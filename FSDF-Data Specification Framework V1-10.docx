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38"/>
      </w:tblGrid>
      <w:tr w:rsidR="00A943B2" w14:paraId="15849A09" w14:textId="77777777" w:rsidTr="00AD275A">
        <w:trPr>
          <w:trHeight w:hRule="exact" w:val="1588"/>
        </w:trPr>
        <w:tc>
          <w:tcPr>
            <w:tcW w:w="9854" w:type="dxa"/>
          </w:tcPr>
          <w:p w14:paraId="3C153AFC" w14:textId="5B197B42" w:rsidR="00A943B2" w:rsidRPr="000D09D9" w:rsidRDefault="00661E7A" w:rsidP="000D09D9">
            <w:pPr>
              <w:pStyle w:val="BusinessUnitName"/>
              <w:rPr>
                <w:sz w:val="22"/>
              </w:rPr>
            </w:pPr>
            <w:r>
              <w:rPr>
                <w:lang w:eastAsia="en-AU"/>
              </w:rPr>
              <mc:AlternateContent>
                <mc:Choice Requires="wpg">
                  <w:drawing>
                    <wp:anchor distT="0" distB="0" distL="114300" distR="114300" simplePos="0" relativeHeight="251720703" behindDoc="1" locked="1" layoutInCell="1" allowOverlap="1" wp14:anchorId="3B6FF001" wp14:editId="29E0EF91">
                      <wp:simplePos x="0" y="0"/>
                      <wp:positionH relativeFrom="column">
                        <wp:posOffset>-1245235</wp:posOffset>
                      </wp:positionH>
                      <wp:positionV relativeFrom="page">
                        <wp:posOffset>-119380</wp:posOffset>
                      </wp:positionV>
                      <wp:extent cx="9381490" cy="10126345"/>
                      <wp:effectExtent l="8255" t="1905" r="1905" b="0"/>
                      <wp:wrapNone/>
                      <wp:docPr id="17"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0126345"/>
                                <a:chOff x="0" y="0"/>
                                <a:chExt cx="93818" cy="101278"/>
                              </a:xfrm>
                            </wpg:grpSpPr>
                            <wpg:grpSp>
                              <wpg:cNvPr id="18" name="Group 99"/>
                              <wpg:cNvGrpSpPr>
                                <a:grpSpLocks/>
                              </wpg:cNvGrpSpPr>
                              <wpg:grpSpPr bwMode="auto">
                                <a:xfrm>
                                  <a:off x="3585" y="0"/>
                                  <a:ext cx="80963" cy="10223"/>
                                  <a:chOff x="0" y="0"/>
                                  <a:chExt cx="80962" cy="10223"/>
                                </a:xfrm>
                              </wpg:grpSpPr>
                              <wpg:grpSp>
                                <wpg:cNvPr id="19" name="Group 81"/>
                                <wpg:cNvGrpSpPr>
                                  <a:grpSpLocks/>
                                </wpg:cNvGrpSpPr>
                                <wpg:grpSpPr bwMode="auto">
                                  <a:xfrm>
                                    <a:off x="0" y="0"/>
                                    <a:ext cx="80962" cy="10223"/>
                                    <a:chOff x="254" y="226"/>
                                    <a:chExt cx="80962" cy="10223"/>
                                  </a:xfrm>
                                </wpg:grpSpPr>
                                <wps:wsp>
                                  <wps:cNvPr id="20" name="Freeform 70"/>
                                  <wps:cNvSpPr>
                                    <a:spLocks noEditPoints="1"/>
                                  </wps:cNvSpPr>
                                  <wps:spPr bwMode="auto">
                                    <a:xfrm>
                                      <a:off x="254" y="226"/>
                                      <a:ext cx="80962" cy="10224"/>
                                    </a:xfrm>
                                    <a:custGeom>
                                      <a:avLst/>
                                      <a:gdLst>
                                        <a:gd name="T0" fmla="*/ 2147483647 w 2488"/>
                                        <a:gd name="T1" fmla="*/ 223900945 h 313"/>
                                        <a:gd name="T2" fmla="*/ 2147483647 w 2488"/>
                                        <a:gd name="T3" fmla="*/ 223900945 h 313"/>
                                        <a:gd name="T4" fmla="*/ 2147483647 w 2488"/>
                                        <a:gd name="T5" fmla="*/ 1460676850 h 313"/>
                                        <a:gd name="T6" fmla="*/ 2147483647 w 2488"/>
                                        <a:gd name="T7" fmla="*/ 2147483647 h 313"/>
                                        <a:gd name="T8" fmla="*/ 2147483647 w 2488"/>
                                        <a:gd name="T9" fmla="*/ 2147483647 h 313"/>
                                        <a:gd name="T10" fmla="*/ 2147483647 w 2488"/>
                                        <a:gd name="T11" fmla="*/ 223900945 h 313"/>
                                        <a:gd name="T12" fmla="*/ 2147483647 w 2488"/>
                                        <a:gd name="T13" fmla="*/ 0 h 313"/>
                                        <a:gd name="T14" fmla="*/ 0 w 2488"/>
                                        <a:gd name="T15" fmla="*/ 0 h 313"/>
                                        <a:gd name="T16" fmla="*/ 0 w 2488"/>
                                        <a:gd name="T17" fmla="*/ 1673916778 h 313"/>
                                        <a:gd name="T18" fmla="*/ 2147483647 w 2488"/>
                                        <a:gd name="T19" fmla="*/ 1673916778 h 313"/>
                                        <a:gd name="T20" fmla="*/ 2147483647 w 2488"/>
                                        <a:gd name="T21" fmla="*/ 1460676850 h 313"/>
                                        <a:gd name="T22" fmla="*/ 2147483647 w 2488"/>
                                        <a:gd name="T23" fmla="*/ 1460676850 h 313"/>
                                        <a:gd name="T24" fmla="*/ 2147483647 w 2488"/>
                                        <a:gd name="T25" fmla="*/ 1460676850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1"/>
                                  <wps:cNvSpPr>
                                    <a:spLocks/>
                                  </wps:cNvSpPr>
                                  <wps:spPr bwMode="auto">
                                    <a:xfrm>
                                      <a:off x="254" y="912"/>
                                      <a:ext cx="58837" cy="4442"/>
                                    </a:xfrm>
                                    <a:custGeom>
                                      <a:avLst/>
                                      <a:gdLst>
                                        <a:gd name="T0" fmla="*/ 2147483647 w 1808"/>
                                        <a:gd name="T1" fmla="*/ 1236475422 h 136"/>
                                        <a:gd name="T2" fmla="*/ 2147483647 w 1808"/>
                                        <a:gd name="T3" fmla="*/ 0 h 136"/>
                                        <a:gd name="T4" fmla="*/ 0 w 1808"/>
                                        <a:gd name="T5" fmla="*/ 0 h 136"/>
                                        <a:gd name="T6" fmla="*/ 0 w 1808"/>
                                        <a:gd name="T7" fmla="*/ 1449659826 h 136"/>
                                        <a:gd name="T8" fmla="*/ 2147483647 w 1808"/>
                                        <a:gd name="T9" fmla="*/ 1449659826 h 136"/>
                                        <a:gd name="T10" fmla="*/ 2147483647 w 1808"/>
                                        <a:gd name="T11" fmla="*/ 1236475422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2" name="Group 105"/>
                                  <wpg:cNvGrpSpPr>
                                    <a:grpSpLocks/>
                                  </wpg:cNvGrpSpPr>
                                  <wpg:grpSpPr bwMode="auto">
                                    <a:xfrm>
                                      <a:off x="9186" y="3326"/>
                                      <a:ext cx="8853" cy="1049"/>
                                      <a:chOff x="6800" y="3263"/>
                                      <a:chExt cx="8851" cy="1047"/>
                                    </a:xfrm>
                                  </wpg:grpSpPr>
                                  <wps:wsp>
                                    <wps:cNvPr id="23" name="Freeform 72"/>
                                    <wps:cNvSpPr>
                                      <a:spLocks/>
                                    </wps:cNvSpPr>
                                    <wps:spPr bwMode="auto">
                                      <a:xfrm>
                                        <a:off x="6800" y="3556"/>
                                        <a:ext cx="1042" cy="717"/>
                                      </a:xfrm>
                                      <a:custGeom>
                                        <a:avLst/>
                                        <a:gdLst>
                                          <a:gd name="T0" fmla="*/ 3391059 w 32"/>
                                          <a:gd name="T1" fmla="*/ 0 h 22"/>
                                          <a:gd name="T2" fmla="*/ 2755243 w 32"/>
                                          <a:gd name="T3" fmla="*/ 2338561 h 22"/>
                                          <a:gd name="T4" fmla="*/ 2119428 w 32"/>
                                          <a:gd name="T5" fmla="*/ 2338561 h 22"/>
                                          <a:gd name="T6" fmla="*/ 1801488 w 32"/>
                                          <a:gd name="T7" fmla="*/ 956674 h 22"/>
                                          <a:gd name="T8" fmla="*/ 1695529 w 32"/>
                                          <a:gd name="T9" fmla="*/ 744083 h 22"/>
                                          <a:gd name="T10" fmla="*/ 1695529 w 32"/>
                                          <a:gd name="T11" fmla="*/ 744083 h 22"/>
                                          <a:gd name="T12" fmla="*/ 1589571 w 32"/>
                                          <a:gd name="T13" fmla="*/ 956674 h 22"/>
                                          <a:gd name="T14" fmla="*/ 1271663 w 32"/>
                                          <a:gd name="T15" fmla="*/ 2338561 h 22"/>
                                          <a:gd name="T16" fmla="*/ 635815 w 32"/>
                                          <a:gd name="T17" fmla="*/ 2338561 h 22"/>
                                          <a:gd name="T18" fmla="*/ 0 w 32"/>
                                          <a:gd name="T19" fmla="*/ 0 h 22"/>
                                          <a:gd name="T20" fmla="*/ 529857 w 32"/>
                                          <a:gd name="T21" fmla="*/ 0 h 22"/>
                                          <a:gd name="T22" fmla="*/ 847765 w 32"/>
                                          <a:gd name="T23" fmla="*/ 1381887 h 22"/>
                                          <a:gd name="T24" fmla="*/ 953723 w 32"/>
                                          <a:gd name="T25" fmla="*/ 1807068 h 22"/>
                                          <a:gd name="T26" fmla="*/ 953723 w 32"/>
                                          <a:gd name="T27" fmla="*/ 1807068 h 22"/>
                                          <a:gd name="T28" fmla="*/ 1059714 w 32"/>
                                          <a:gd name="T29" fmla="*/ 1381887 h 22"/>
                                          <a:gd name="T30" fmla="*/ 1377622 w 32"/>
                                          <a:gd name="T31" fmla="*/ 0 h 22"/>
                                          <a:gd name="T32" fmla="*/ 2013437 w 32"/>
                                          <a:gd name="T33" fmla="*/ 0 h 22"/>
                                          <a:gd name="T34" fmla="*/ 2437336 w 32"/>
                                          <a:gd name="T35" fmla="*/ 1488166 h 22"/>
                                          <a:gd name="T36" fmla="*/ 2437336 w 32"/>
                                          <a:gd name="T37" fmla="*/ 1807068 h 22"/>
                                          <a:gd name="T38" fmla="*/ 2437336 w 32"/>
                                          <a:gd name="T39" fmla="*/ 1807068 h 22"/>
                                          <a:gd name="T40" fmla="*/ 2543294 w 32"/>
                                          <a:gd name="T41" fmla="*/ 1381887 h 22"/>
                                          <a:gd name="T42" fmla="*/ 2861202 w 32"/>
                                          <a:gd name="T43" fmla="*/ 0 h 22"/>
                                          <a:gd name="T44" fmla="*/ 33910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3"/>
                                    <wps:cNvSpPr>
                                      <a:spLocks/>
                                    </wps:cNvSpPr>
                                    <wps:spPr bwMode="auto">
                                      <a:xfrm>
                                        <a:off x="7969" y="3556"/>
                                        <a:ext cx="1073" cy="717"/>
                                      </a:xfrm>
                                      <a:custGeom>
                                        <a:avLst/>
                                        <a:gdLst>
                                          <a:gd name="T0" fmla="*/ 3489363 w 33"/>
                                          <a:gd name="T1" fmla="*/ 0 h 22"/>
                                          <a:gd name="T2" fmla="*/ 2749189 w 33"/>
                                          <a:gd name="T3" fmla="*/ 2338561 h 22"/>
                                          <a:gd name="T4" fmla="*/ 2114753 w 33"/>
                                          <a:gd name="T5" fmla="*/ 2338561 h 22"/>
                                          <a:gd name="T6" fmla="*/ 1797535 w 33"/>
                                          <a:gd name="T7" fmla="*/ 956674 h 22"/>
                                          <a:gd name="T8" fmla="*/ 1691828 w 33"/>
                                          <a:gd name="T9" fmla="*/ 744083 h 22"/>
                                          <a:gd name="T10" fmla="*/ 1691828 w 33"/>
                                          <a:gd name="T11" fmla="*/ 744083 h 22"/>
                                          <a:gd name="T12" fmla="*/ 1691828 w 33"/>
                                          <a:gd name="T13" fmla="*/ 956674 h 22"/>
                                          <a:gd name="T14" fmla="*/ 1268871 w 33"/>
                                          <a:gd name="T15" fmla="*/ 2338561 h 22"/>
                                          <a:gd name="T16" fmla="*/ 634436 w 33"/>
                                          <a:gd name="T17" fmla="*/ 2338561 h 22"/>
                                          <a:gd name="T18" fmla="*/ 0 w 33"/>
                                          <a:gd name="T19" fmla="*/ 0 h 22"/>
                                          <a:gd name="T20" fmla="*/ 528696 w 33"/>
                                          <a:gd name="T21" fmla="*/ 0 h 22"/>
                                          <a:gd name="T22" fmla="*/ 951653 w 33"/>
                                          <a:gd name="T23" fmla="*/ 1381887 h 22"/>
                                          <a:gd name="T24" fmla="*/ 951653 w 33"/>
                                          <a:gd name="T25" fmla="*/ 1807068 h 22"/>
                                          <a:gd name="T26" fmla="*/ 951653 w 33"/>
                                          <a:gd name="T27" fmla="*/ 1807068 h 22"/>
                                          <a:gd name="T28" fmla="*/ 1057393 w 33"/>
                                          <a:gd name="T29" fmla="*/ 1381887 h 22"/>
                                          <a:gd name="T30" fmla="*/ 1480350 w 33"/>
                                          <a:gd name="T31" fmla="*/ 0 h 22"/>
                                          <a:gd name="T32" fmla="*/ 2009014 w 33"/>
                                          <a:gd name="T33" fmla="*/ 0 h 22"/>
                                          <a:gd name="T34" fmla="*/ 2431971 w 33"/>
                                          <a:gd name="T35" fmla="*/ 1488166 h 22"/>
                                          <a:gd name="T36" fmla="*/ 2537710 w 33"/>
                                          <a:gd name="T37" fmla="*/ 1807068 h 22"/>
                                          <a:gd name="T38" fmla="*/ 2537710 w 33"/>
                                          <a:gd name="T39" fmla="*/ 1807068 h 22"/>
                                          <a:gd name="T40" fmla="*/ 2643449 w 33"/>
                                          <a:gd name="T41" fmla="*/ 1381887 h 22"/>
                                          <a:gd name="T42" fmla="*/ 2960667 w 33"/>
                                          <a:gd name="T43" fmla="*/ 0 h 22"/>
                                          <a:gd name="T44" fmla="*/ 3489363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4"/>
                                    <wps:cNvSpPr>
                                      <a:spLocks/>
                                    </wps:cNvSpPr>
                                    <wps:spPr bwMode="auto">
                                      <a:xfrm>
                                        <a:off x="9144" y="3556"/>
                                        <a:ext cx="1073" cy="717"/>
                                      </a:xfrm>
                                      <a:custGeom>
                                        <a:avLst/>
                                        <a:gdLst>
                                          <a:gd name="T0" fmla="*/ 3489363 w 33"/>
                                          <a:gd name="T1" fmla="*/ 0 h 22"/>
                                          <a:gd name="T2" fmla="*/ 2854928 w 33"/>
                                          <a:gd name="T3" fmla="*/ 2338561 h 22"/>
                                          <a:gd name="T4" fmla="*/ 2220492 w 33"/>
                                          <a:gd name="T5" fmla="*/ 2338561 h 22"/>
                                          <a:gd name="T6" fmla="*/ 1797535 w 33"/>
                                          <a:gd name="T7" fmla="*/ 956674 h 22"/>
                                          <a:gd name="T8" fmla="*/ 1691828 w 33"/>
                                          <a:gd name="T9" fmla="*/ 744083 h 22"/>
                                          <a:gd name="T10" fmla="*/ 1691828 w 33"/>
                                          <a:gd name="T11" fmla="*/ 744083 h 22"/>
                                          <a:gd name="T12" fmla="*/ 1691828 w 33"/>
                                          <a:gd name="T13" fmla="*/ 956674 h 22"/>
                                          <a:gd name="T14" fmla="*/ 1374611 w 33"/>
                                          <a:gd name="T15" fmla="*/ 2338561 h 22"/>
                                          <a:gd name="T16" fmla="*/ 634436 w 33"/>
                                          <a:gd name="T17" fmla="*/ 2338561 h 22"/>
                                          <a:gd name="T18" fmla="*/ 0 w 33"/>
                                          <a:gd name="T19" fmla="*/ 0 h 22"/>
                                          <a:gd name="T20" fmla="*/ 634436 w 33"/>
                                          <a:gd name="T21" fmla="*/ 0 h 22"/>
                                          <a:gd name="T22" fmla="*/ 951653 w 33"/>
                                          <a:gd name="T23" fmla="*/ 1381887 h 22"/>
                                          <a:gd name="T24" fmla="*/ 1057393 w 33"/>
                                          <a:gd name="T25" fmla="*/ 1807068 h 22"/>
                                          <a:gd name="T26" fmla="*/ 1057393 w 33"/>
                                          <a:gd name="T27" fmla="*/ 1807068 h 22"/>
                                          <a:gd name="T28" fmla="*/ 1163132 w 33"/>
                                          <a:gd name="T29" fmla="*/ 1381887 h 22"/>
                                          <a:gd name="T30" fmla="*/ 1480350 w 33"/>
                                          <a:gd name="T31" fmla="*/ 0 h 22"/>
                                          <a:gd name="T32" fmla="*/ 2009014 w 33"/>
                                          <a:gd name="T33" fmla="*/ 0 h 22"/>
                                          <a:gd name="T34" fmla="*/ 2431971 w 33"/>
                                          <a:gd name="T35" fmla="*/ 1488166 h 22"/>
                                          <a:gd name="T36" fmla="*/ 2537710 w 33"/>
                                          <a:gd name="T37" fmla="*/ 1807068 h 22"/>
                                          <a:gd name="T38" fmla="*/ 2537710 w 33"/>
                                          <a:gd name="T39" fmla="*/ 1807068 h 22"/>
                                          <a:gd name="T40" fmla="*/ 2643449 w 33"/>
                                          <a:gd name="T41" fmla="*/ 1381887 h 22"/>
                                          <a:gd name="T42" fmla="*/ 2960667 w 33"/>
                                          <a:gd name="T43" fmla="*/ 0 h 22"/>
                                          <a:gd name="T44" fmla="*/ 3489363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5"/>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6"/>
                                    <wps:cNvSpPr>
                                      <a:spLocks/>
                                    </wps:cNvSpPr>
                                    <wps:spPr bwMode="auto">
                                      <a:xfrm>
                                        <a:off x="10674" y="3556"/>
                                        <a:ext cx="552" cy="717"/>
                                      </a:xfrm>
                                      <a:custGeom>
                                        <a:avLst/>
                                        <a:gdLst>
                                          <a:gd name="T0" fmla="*/ 1793838 w 17"/>
                                          <a:gd name="T1" fmla="*/ 2232249 h 22"/>
                                          <a:gd name="T2" fmla="*/ 1055197 w 17"/>
                                          <a:gd name="T3" fmla="*/ 2338561 h 22"/>
                                          <a:gd name="T4" fmla="*/ 0 w 17"/>
                                          <a:gd name="T5" fmla="*/ 1275576 h 22"/>
                                          <a:gd name="T6" fmla="*/ 1160726 w 17"/>
                                          <a:gd name="T7" fmla="*/ 0 h 22"/>
                                          <a:gd name="T8" fmla="*/ 1688308 w 17"/>
                                          <a:gd name="T9" fmla="*/ 106312 h 22"/>
                                          <a:gd name="T10" fmla="*/ 1582811 w 17"/>
                                          <a:gd name="T11" fmla="*/ 531493 h 22"/>
                                          <a:gd name="T12" fmla="*/ 1160726 w 17"/>
                                          <a:gd name="T13" fmla="*/ 425181 h 22"/>
                                          <a:gd name="T14" fmla="*/ 633112 w 17"/>
                                          <a:gd name="T15" fmla="*/ 1169297 h 22"/>
                                          <a:gd name="T16" fmla="*/ 1160726 w 17"/>
                                          <a:gd name="T17" fmla="*/ 1913380 h 22"/>
                                          <a:gd name="T18" fmla="*/ 1688308 w 17"/>
                                          <a:gd name="T19" fmla="*/ 1807068 h 22"/>
                                          <a:gd name="T20" fmla="*/ 1793838 w 17"/>
                                          <a:gd name="T21" fmla="*/ 2232249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7"/>
                                    <wps:cNvSpPr>
                                      <a:spLocks/>
                                    </wps:cNvSpPr>
                                    <wps:spPr bwMode="auto">
                                      <a:xfrm>
                                        <a:off x="11322" y="3556"/>
                                        <a:ext cx="520" cy="755"/>
                                      </a:xfrm>
                                      <a:custGeom>
                                        <a:avLst/>
                                        <a:gdLst>
                                          <a:gd name="T0" fmla="*/ 740383 w 16"/>
                                          <a:gd name="T1" fmla="*/ 2480503 h 23"/>
                                          <a:gd name="T2" fmla="*/ 0 w 16"/>
                                          <a:gd name="T3" fmla="*/ 2372670 h 23"/>
                                          <a:gd name="T4" fmla="*/ 105755 w 16"/>
                                          <a:gd name="T5" fmla="*/ 1833403 h 23"/>
                                          <a:gd name="T6" fmla="*/ 740383 w 16"/>
                                          <a:gd name="T7" fmla="*/ 1941269 h 23"/>
                                          <a:gd name="T8" fmla="*/ 1057680 w 16"/>
                                          <a:gd name="T9" fmla="*/ 1725569 h 23"/>
                                          <a:gd name="T10" fmla="*/ 634595 w 16"/>
                                          <a:gd name="T11" fmla="*/ 1402035 h 23"/>
                                          <a:gd name="T12" fmla="*/ 105755 w 16"/>
                                          <a:gd name="T13" fmla="*/ 754934 h 23"/>
                                          <a:gd name="T14" fmla="*/ 951893 w 16"/>
                                          <a:gd name="T15" fmla="*/ 0 h 23"/>
                                          <a:gd name="T16" fmla="*/ 1480733 w 16"/>
                                          <a:gd name="T17" fmla="*/ 107834 h 23"/>
                                          <a:gd name="T18" fmla="*/ 1480733 w 16"/>
                                          <a:gd name="T19" fmla="*/ 539234 h 23"/>
                                          <a:gd name="T20" fmla="*/ 951893 w 16"/>
                                          <a:gd name="T21" fmla="*/ 431400 h 23"/>
                                          <a:gd name="T22" fmla="*/ 634595 w 16"/>
                                          <a:gd name="T23" fmla="*/ 647101 h 23"/>
                                          <a:gd name="T24" fmla="*/ 1057680 w 16"/>
                                          <a:gd name="T25" fmla="*/ 970635 h 23"/>
                                          <a:gd name="T26" fmla="*/ 1692275 w 16"/>
                                          <a:gd name="T27" fmla="*/ 1617735 h 23"/>
                                          <a:gd name="T28" fmla="*/ 740383 w 16"/>
                                          <a:gd name="T29" fmla="*/ 2480503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8"/>
                                    <wps:cNvSpPr>
                                      <a:spLocks noEditPoints="1"/>
                                    </wps:cNvSpPr>
                                    <wps:spPr bwMode="auto">
                                      <a:xfrm>
                                        <a:off x="11938" y="3263"/>
                                        <a:ext cx="298" cy="1010"/>
                                      </a:xfrm>
                                      <a:custGeom>
                                        <a:avLst/>
                                        <a:gdLst>
                                          <a:gd name="T0" fmla="*/ 329389 w 9"/>
                                          <a:gd name="T1" fmla="*/ 3289505 h 31"/>
                                          <a:gd name="T2" fmla="*/ 329389 w 9"/>
                                          <a:gd name="T3" fmla="*/ 1379465 h 31"/>
                                          <a:gd name="T4" fmla="*/ 0 w 9"/>
                                          <a:gd name="T5" fmla="*/ 1379465 h 31"/>
                                          <a:gd name="T6" fmla="*/ 0 w 9"/>
                                          <a:gd name="T7" fmla="*/ 955004 h 31"/>
                                          <a:gd name="T8" fmla="*/ 878405 w 9"/>
                                          <a:gd name="T9" fmla="*/ 955004 h 31"/>
                                          <a:gd name="T10" fmla="*/ 878405 w 9"/>
                                          <a:gd name="T11" fmla="*/ 3289505 h 31"/>
                                          <a:gd name="T12" fmla="*/ 329389 w 9"/>
                                          <a:gd name="T13" fmla="*/ 3289505 h 31"/>
                                          <a:gd name="T14" fmla="*/ 658812 w 9"/>
                                          <a:gd name="T15" fmla="*/ 636691 h 31"/>
                                          <a:gd name="T16" fmla="*/ 219593 w 9"/>
                                          <a:gd name="T17" fmla="*/ 318345 h 31"/>
                                          <a:gd name="T18" fmla="*/ 658812 w 9"/>
                                          <a:gd name="T19" fmla="*/ 0 h 31"/>
                                          <a:gd name="T20" fmla="*/ 988201 w 9"/>
                                          <a:gd name="T21" fmla="*/ 318345 h 31"/>
                                          <a:gd name="T22" fmla="*/ 658812 w 9"/>
                                          <a:gd name="T23" fmla="*/ 636691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9"/>
                                    <wps:cNvSpPr>
                                      <a:spLocks/>
                                    </wps:cNvSpPr>
                                    <wps:spPr bwMode="auto">
                                      <a:xfrm>
                                        <a:off x="12426" y="3556"/>
                                        <a:ext cx="426" cy="717"/>
                                      </a:xfrm>
                                      <a:custGeom>
                                        <a:avLst/>
                                        <a:gdLst>
                                          <a:gd name="T0" fmla="*/ 1286913 w 13"/>
                                          <a:gd name="T1" fmla="*/ 531493 h 22"/>
                                          <a:gd name="T2" fmla="*/ 1072439 w 13"/>
                                          <a:gd name="T3" fmla="*/ 531493 h 22"/>
                                          <a:gd name="T4" fmla="*/ 536203 w 13"/>
                                          <a:gd name="T5" fmla="*/ 956674 h 22"/>
                                          <a:gd name="T6" fmla="*/ 536203 w 13"/>
                                          <a:gd name="T7" fmla="*/ 2338561 h 22"/>
                                          <a:gd name="T8" fmla="*/ 0 w 13"/>
                                          <a:gd name="T9" fmla="*/ 2338561 h 22"/>
                                          <a:gd name="T10" fmla="*/ 0 w 13"/>
                                          <a:gd name="T11" fmla="*/ 0 h 22"/>
                                          <a:gd name="T12" fmla="*/ 428982 w 13"/>
                                          <a:gd name="T13" fmla="*/ 0 h 22"/>
                                          <a:gd name="T14" fmla="*/ 536203 w 13"/>
                                          <a:gd name="T15" fmla="*/ 425181 h 22"/>
                                          <a:gd name="T16" fmla="*/ 1072439 w 13"/>
                                          <a:gd name="T17" fmla="*/ 0 h 22"/>
                                          <a:gd name="T18" fmla="*/ 1394167 w 13"/>
                                          <a:gd name="T19" fmla="*/ 0 h 22"/>
                                          <a:gd name="T20" fmla="*/ 1286913 w 13"/>
                                          <a:gd name="T21" fmla="*/ 531493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0"/>
                                    <wps:cNvSpPr>
                                      <a:spLocks noEditPoints="1"/>
                                    </wps:cNvSpPr>
                                    <wps:spPr bwMode="auto">
                                      <a:xfrm>
                                        <a:off x="12947" y="3556"/>
                                        <a:ext cx="718" cy="755"/>
                                      </a:xfrm>
                                      <a:custGeom>
                                        <a:avLst/>
                                        <a:gdLst>
                                          <a:gd name="T0" fmla="*/ 1170927 w 22"/>
                                          <a:gd name="T1" fmla="*/ 2480503 h 23"/>
                                          <a:gd name="T2" fmla="*/ 0 w 22"/>
                                          <a:gd name="T3" fmla="*/ 1294168 h 23"/>
                                          <a:gd name="T4" fmla="*/ 1170927 w 22"/>
                                          <a:gd name="T5" fmla="*/ 0 h 23"/>
                                          <a:gd name="T6" fmla="*/ 2341822 w 22"/>
                                          <a:gd name="T7" fmla="*/ 1186335 h 23"/>
                                          <a:gd name="T8" fmla="*/ 1170927 w 22"/>
                                          <a:gd name="T9" fmla="*/ 2480503 h 23"/>
                                          <a:gd name="T10" fmla="*/ 1170927 w 22"/>
                                          <a:gd name="T11" fmla="*/ 431400 h 23"/>
                                          <a:gd name="T12" fmla="*/ 532234 w 22"/>
                                          <a:gd name="T13" fmla="*/ 1186335 h 23"/>
                                          <a:gd name="T14" fmla="*/ 1170927 w 22"/>
                                          <a:gd name="T15" fmla="*/ 1941269 h 23"/>
                                          <a:gd name="T16" fmla="*/ 1703129 w 22"/>
                                          <a:gd name="T17" fmla="*/ 1186335 h 23"/>
                                          <a:gd name="T18" fmla="*/ 1170927 w 22"/>
                                          <a:gd name="T19" fmla="*/ 431400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Oval 81"/>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2"/>
                                    <wps:cNvSpPr>
                                      <a:spLocks noEditPoints="1"/>
                                    </wps:cNvSpPr>
                                    <wps:spPr bwMode="auto">
                                      <a:xfrm>
                                        <a:off x="14217" y="3556"/>
                                        <a:ext cx="584" cy="755"/>
                                      </a:xfrm>
                                      <a:custGeom>
                                        <a:avLst/>
                                        <a:gdLst>
                                          <a:gd name="T0" fmla="*/ 1474211 w 18"/>
                                          <a:gd name="T1" fmla="*/ 2372670 h 23"/>
                                          <a:gd name="T2" fmla="*/ 1474211 w 18"/>
                                          <a:gd name="T3" fmla="*/ 2156969 h 23"/>
                                          <a:gd name="T4" fmla="*/ 737105 w 18"/>
                                          <a:gd name="T5" fmla="*/ 2480503 h 23"/>
                                          <a:gd name="T6" fmla="*/ 0 w 18"/>
                                          <a:gd name="T7" fmla="*/ 1725569 h 23"/>
                                          <a:gd name="T8" fmla="*/ 1053017 w 18"/>
                                          <a:gd name="T9" fmla="*/ 970635 h 23"/>
                                          <a:gd name="T10" fmla="*/ 1368896 w 18"/>
                                          <a:gd name="T11" fmla="*/ 970635 h 23"/>
                                          <a:gd name="T12" fmla="*/ 1368896 w 18"/>
                                          <a:gd name="T13" fmla="*/ 862768 h 23"/>
                                          <a:gd name="T14" fmla="*/ 842388 w 18"/>
                                          <a:gd name="T15" fmla="*/ 431400 h 23"/>
                                          <a:gd name="T16" fmla="*/ 210597 w 18"/>
                                          <a:gd name="T17" fmla="*/ 539234 h 23"/>
                                          <a:gd name="T18" fmla="*/ 105315 w 18"/>
                                          <a:gd name="T19" fmla="*/ 107834 h 23"/>
                                          <a:gd name="T20" fmla="*/ 947702 w 18"/>
                                          <a:gd name="T21" fmla="*/ 0 h 23"/>
                                          <a:gd name="T22" fmla="*/ 1895404 w 18"/>
                                          <a:gd name="T23" fmla="*/ 754934 h 23"/>
                                          <a:gd name="T24" fmla="*/ 1895404 w 18"/>
                                          <a:gd name="T25" fmla="*/ 2372670 h 23"/>
                                          <a:gd name="T26" fmla="*/ 1474211 w 18"/>
                                          <a:gd name="T27" fmla="*/ 2372670 h 23"/>
                                          <a:gd name="T28" fmla="*/ 1368896 w 18"/>
                                          <a:gd name="T29" fmla="*/ 1294168 h 23"/>
                                          <a:gd name="T30" fmla="*/ 1053017 w 18"/>
                                          <a:gd name="T31" fmla="*/ 1294168 h 23"/>
                                          <a:gd name="T32" fmla="*/ 526508 w 18"/>
                                          <a:gd name="T33" fmla="*/ 1725569 h 23"/>
                                          <a:gd name="T34" fmla="*/ 842388 w 18"/>
                                          <a:gd name="T35" fmla="*/ 2049103 h 23"/>
                                          <a:gd name="T36" fmla="*/ 1368896 w 18"/>
                                          <a:gd name="T37" fmla="*/ 1833403 h 23"/>
                                          <a:gd name="T38" fmla="*/ 1368896 w 18"/>
                                          <a:gd name="T39" fmla="*/ 1294168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3"/>
                                    <wps:cNvSpPr>
                                      <a:spLocks/>
                                    </wps:cNvSpPr>
                                    <wps:spPr bwMode="auto">
                                      <a:xfrm>
                                        <a:off x="15030" y="3556"/>
                                        <a:ext cx="622" cy="755"/>
                                      </a:xfrm>
                                      <a:custGeom>
                                        <a:avLst/>
                                        <a:gdLst>
                                          <a:gd name="T0" fmla="*/ 1608328 w 19"/>
                                          <a:gd name="T1" fmla="*/ 2372670 h 23"/>
                                          <a:gd name="T2" fmla="*/ 1608328 w 19"/>
                                          <a:gd name="T3" fmla="*/ 2049103 h 23"/>
                                          <a:gd name="T4" fmla="*/ 750558 w 19"/>
                                          <a:gd name="T5" fmla="*/ 2480503 h 23"/>
                                          <a:gd name="T6" fmla="*/ 0 w 19"/>
                                          <a:gd name="T7" fmla="*/ 1509869 h 23"/>
                                          <a:gd name="T8" fmla="*/ 0 w 19"/>
                                          <a:gd name="T9" fmla="*/ 0 h 23"/>
                                          <a:gd name="T10" fmla="*/ 536099 w 19"/>
                                          <a:gd name="T11" fmla="*/ 0 h 23"/>
                                          <a:gd name="T12" fmla="*/ 536099 w 19"/>
                                          <a:gd name="T13" fmla="*/ 1402035 h 23"/>
                                          <a:gd name="T14" fmla="*/ 964984 w 19"/>
                                          <a:gd name="T15" fmla="*/ 1941269 h 23"/>
                                          <a:gd name="T16" fmla="*/ 1501115 w 19"/>
                                          <a:gd name="T17" fmla="*/ 1617735 h 23"/>
                                          <a:gd name="T18" fmla="*/ 1501115 w 19"/>
                                          <a:gd name="T19" fmla="*/ 0 h 23"/>
                                          <a:gd name="T20" fmla="*/ 2037214 w 19"/>
                                          <a:gd name="T21" fmla="*/ 0 h 23"/>
                                          <a:gd name="T22" fmla="*/ 2037214 w 19"/>
                                          <a:gd name="T23" fmla="*/ 2372670 h 23"/>
                                          <a:gd name="T24" fmla="*/ 1608328 w 19"/>
                                          <a:gd name="T25" fmla="*/ 2372670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 name="Freeform 84"/>
                                  <wps:cNvSpPr>
                                    <a:spLocks/>
                                  </wps:cNvSpPr>
                                  <wps:spPr bwMode="auto">
                                    <a:xfrm>
                                      <a:off x="59091" y="912"/>
                                      <a:ext cx="22125" cy="8883"/>
                                    </a:xfrm>
                                    <a:custGeom>
                                      <a:avLst/>
                                      <a:gdLst>
                                        <a:gd name="T0" fmla="*/ 2147483647 w 680"/>
                                        <a:gd name="T1" fmla="*/ 0 h 272"/>
                                        <a:gd name="T2" fmla="*/ 0 w 680"/>
                                        <a:gd name="T3" fmla="*/ 1236476814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04"/>
                                  <wps:cNvSpPr>
                                    <a:spLocks/>
                                  </wps:cNvSpPr>
                                  <wps:spPr bwMode="auto">
                                    <a:xfrm>
                                      <a:off x="59103" y="929"/>
                                      <a:ext cx="22106" cy="8861"/>
                                    </a:xfrm>
                                    <a:custGeom>
                                      <a:avLst/>
                                      <a:gdLst>
                                        <a:gd name="T0" fmla="*/ 2147483647 w 680"/>
                                        <a:gd name="T1" fmla="*/ 0 h 272"/>
                                        <a:gd name="T2" fmla="*/ 0 w 680"/>
                                        <a:gd name="T3" fmla="*/ 1230451854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014E0" w14:textId="77777777" w:rsidR="002C1A41" w:rsidRPr="007367A7" w:rsidRDefault="002C1A41" w:rsidP="00401C9F">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37" name="Picture 4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8" name="Group 69"/>
                              <wpg:cNvGrpSpPr>
                                <a:grpSpLocks/>
                              </wpg:cNvGrpSpPr>
                              <wpg:grpSpPr bwMode="auto">
                                <a:xfrm>
                                  <a:off x="0" y="58987"/>
                                  <a:ext cx="93818" cy="42291"/>
                                  <a:chOff x="0" y="0"/>
                                  <a:chExt cx="93818" cy="42291"/>
                                </a:xfrm>
                              </wpg:grpSpPr>
                              <wps:wsp>
                                <wps:cNvPr id="39" name="Rectangle 68"/>
                                <wps:cNvSpPr>
                                  <a:spLocks noChangeArrowheads="1"/>
                                </wps:cNvSpPr>
                                <wps:spPr bwMode="auto">
                                  <a:xfrm>
                                    <a:off x="5257" y="10287"/>
                                    <a:ext cx="75990" cy="32004"/>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wpg:cNvPr id="40" name="Group 67"/>
                                <wpg:cNvGrpSpPr>
                                  <a:grpSpLocks/>
                                </wpg:cNvGrpSpPr>
                                <wpg:grpSpPr bwMode="auto">
                                  <a:xfrm>
                                    <a:off x="0" y="0"/>
                                    <a:ext cx="93818" cy="26426"/>
                                    <a:chOff x="0" y="0"/>
                                    <a:chExt cx="93818" cy="26426"/>
                                  </a:xfrm>
                                </wpg:grpSpPr>
                                <wps:wsp>
                                  <wps:cNvPr id="41" name="Freeform 115"/>
                                  <wps:cNvSpPr>
                                    <a:spLocks/>
                                  </wps:cNvSpPr>
                                  <wps:spPr bwMode="auto">
                                    <a:xfrm>
                                      <a:off x="0" y="0"/>
                                      <a:ext cx="47104" cy="12071"/>
                                    </a:xfrm>
                                    <a:custGeom>
                                      <a:avLst/>
                                      <a:gdLst>
                                        <a:gd name="T0" fmla="*/ 2147483647 w 1458"/>
                                        <a:gd name="T1" fmla="*/ 2147483647 h 374"/>
                                        <a:gd name="T2" fmla="*/ 2147483647 w 1458"/>
                                        <a:gd name="T3" fmla="*/ 0 h 374"/>
                                        <a:gd name="T4" fmla="*/ 0 w 1458"/>
                                        <a:gd name="T5" fmla="*/ 0 h 374"/>
                                        <a:gd name="T6" fmla="*/ 0 w 1458"/>
                                        <a:gd name="T7" fmla="*/ 2147483647 h 374"/>
                                        <a:gd name="T8" fmla="*/ 2147483647 w 1458"/>
                                        <a:gd name="T9" fmla="*/ 2147483647 h 374"/>
                                        <a:gd name="T10" fmla="*/ 2147483647 w 1458"/>
                                        <a:gd name="T11" fmla="*/ 2147483647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8" h="374">
                                          <a:moveTo>
                                            <a:pt x="1458" y="321"/>
                                          </a:moveTo>
                                          <a:cubicBezTo>
                                            <a:pt x="1158" y="150"/>
                                            <a:pt x="746" y="0"/>
                                            <a:pt x="214" y="0"/>
                                          </a:cubicBezTo>
                                          <a:cubicBezTo>
                                            <a:pt x="0" y="0"/>
                                            <a:pt x="0" y="0"/>
                                            <a:pt x="0" y="0"/>
                                          </a:cubicBezTo>
                                          <a:cubicBezTo>
                                            <a:pt x="0" y="374"/>
                                            <a:pt x="0" y="374"/>
                                            <a:pt x="0" y="374"/>
                                          </a:cubicBezTo>
                                          <a:cubicBezTo>
                                            <a:pt x="680" y="374"/>
                                            <a:pt x="680" y="374"/>
                                            <a:pt x="680" y="374"/>
                                          </a:cubicBezTo>
                                          <a:cubicBezTo>
                                            <a:pt x="1186" y="374"/>
                                            <a:pt x="1351" y="362"/>
                                            <a:pt x="1458"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16"/>
                                  <wps:cNvSpPr>
                                    <a:spLocks/>
                                  </wps:cNvSpPr>
                                  <wps:spPr bwMode="auto">
                                    <a:xfrm>
                                      <a:off x="0" y="14031"/>
                                      <a:ext cx="21545" cy="6197"/>
                                    </a:xfrm>
                                    <a:custGeom>
                                      <a:avLst/>
                                      <a:gdLst>
                                        <a:gd name="T0" fmla="*/ 2147483647 w 667"/>
                                        <a:gd name="T1" fmla="*/ 1719207784 h 192"/>
                                        <a:gd name="T2" fmla="*/ 302593844 w 667"/>
                                        <a:gd name="T3" fmla="*/ 0 h 192"/>
                                        <a:gd name="T4" fmla="*/ 0 w 667"/>
                                        <a:gd name="T5" fmla="*/ 0 h 192"/>
                                        <a:gd name="T6" fmla="*/ 0 w 667"/>
                                        <a:gd name="T7" fmla="*/ 2000533633 h 192"/>
                                        <a:gd name="T8" fmla="*/ 2147483647 w 667"/>
                                        <a:gd name="T9" fmla="*/ 2000533633 h 192"/>
                                        <a:gd name="T10" fmla="*/ 2147483647 w 667"/>
                                        <a:gd name="T11" fmla="*/ 1719207784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7"/>
                                  <wps:cNvSpPr>
                                    <a:spLocks/>
                                  </wps:cNvSpPr>
                                  <wps:spPr bwMode="auto">
                                    <a:xfrm>
                                      <a:off x="21441" y="14031"/>
                                      <a:ext cx="72269" cy="12395"/>
                                    </a:xfrm>
                                    <a:custGeom>
                                      <a:avLst/>
                                      <a:gdLst>
                                        <a:gd name="T0" fmla="*/ 2147483647 w 2237"/>
                                        <a:gd name="T1" fmla="*/ 0 h 384"/>
                                        <a:gd name="T2" fmla="*/ 0 w 2237"/>
                                        <a:gd name="T3" fmla="*/ 1719207784 h 384"/>
                                        <a:gd name="T4" fmla="*/ 2147483647 w 2237"/>
                                        <a:gd name="T5" fmla="*/ 2147483647 h 384"/>
                                        <a:gd name="T6" fmla="*/ 2147483647 w 2237"/>
                                        <a:gd name="T7" fmla="*/ 2147483647 h 384"/>
                                        <a:gd name="T8" fmla="*/ 2147483647 w 2237"/>
                                        <a:gd name="T9" fmla="*/ 0 h 384"/>
                                        <a:gd name="T10" fmla="*/ 2147483647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18"/>
                                  <wps:cNvSpPr>
                                    <a:spLocks/>
                                  </wps:cNvSpPr>
                                  <wps:spPr bwMode="auto">
                                    <a:xfrm>
                                      <a:off x="46981" y="0"/>
                                      <a:ext cx="46837" cy="24180"/>
                                    </a:xfrm>
                                    <a:custGeom>
                                      <a:avLst/>
                                      <a:gdLst>
                                        <a:gd name="T0" fmla="*/ 2147483647 w 1450"/>
                                        <a:gd name="T1" fmla="*/ 0 h 749"/>
                                        <a:gd name="T2" fmla="*/ 0 w 1450"/>
                                        <a:gd name="T3" fmla="*/ 2147483647 h 749"/>
                                        <a:gd name="T4" fmla="*/ 2147483647 w 1450"/>
                                        <a:gd name="T5" fmla="*/ 2147483647 h 749"/>
                                        <a:gd name="T6" fmla="*/ 2147483647 w 1450"/>
                                        <a:gd name="T7" fmla="*/ 2147483647 h 749"/>
                                        <a:gd name="T8" fmla="*/ 2147483647 w 1450"/>
                                        <a:gd name="T9" fmla="*/ 0 h 749"/>
                                        <a:gd name="T10" fmla="*/ 2147483647 w 1450"/>
                                        <a:gd name="T11" fmla="*/ 0 h 74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50" h="749">
                                          <a:moveTo>
                                            <a:pt x="1306" y="0"/>
                                          </a:moveTo>
                                          <a:cubicBezTo>
                                            <a:pt x="512" y="0"/>
                                            <a:pt x="218" y="238"/>
                                            <a:pt x="0" y="321"/>
                                          </a:cubicBezTo>
                                          <a:cubicBezTo>
                                            <a:pt x="351" y="522"/>
                                            <a:pt x="628" y="749"/>
                                            <a:pt x="1291" y="749"/>
                                          </a:cubicBezTo>
                                          <a:cubicBezTo>
                                            <a:pt x="1450" y="749"/>
                                            <a:pt x="1446" y="749"/>
                                            <a:pt x="1446" y="749"/>
                                          </a:cubicBezTo>
                                          <a:cubicBezTo>
                                            <a:pt x="1446" y="0"/>
                                            <a:pt x="1446" y="0"/>
                                            <a:pt x="1446" y="0"/>
                                          </a:cubicBezTo>
                                          <a:lnTo>
                                            <a:pt x="1306"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19"/>
                                  <wps:cNvSpPr>
                                    <a:spLocks/>
                                  </wps:cNvSpPr>
                                  <wps:spPr bwMode="auto">
                                    <a:xfrm>
                                      <a:off x="0" y="22702"/>
                                      <a:ext cx="71170" cy="1422"/>
                                    </a:xfrm>
                                    <a:custGeom>
                                      <a:avLst/>
                                      <a:gdLst>
                                        <a:gd name="T0" fmla="*/ 2147483647 w 2203"/>
                                        <a:gd name="T1" fmla="*/ 397121149 h 44"/>
                                        <a:gd name="T2" fmla="*/ 2147483647 w 2203"/>
                                        <a:gd name="T3" fmla="*/ 0 h 44"/>
                                        <a:gd name="T4" fmla="*/ 0 w 2203"/>
                                        <a:gd name="T5" fmla="*/ 0 h 44"/>
                                        <a:gd name="T6" fmla="*/ 0 w 2203"/>
                                        <a:gd name="T7" fmla="*/ 459823127 h 44"/>
                                        <a:gd name="T8" fmla="*/ 2147483647 w 2203"/>
                                        <a:gd name="T9" fmla="*/ 459823127 h 44"/>
                                        <a:gd name="T10" fmla="*/ 2147483647 w 2203"/>
                                        <a:gd name="T11" fmla="*/ 397121149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0"/>
                                  <wps:cNvSpPr>
                                    <a:spLocks/>
                                  </wps:cNvSpPr>
                                  <wps:spPr bwMode="auto">
                                    <a:xfrm>
                                      <a:off x="71102" y="22702"/>
                                      <a:ext cx="22644" cy="2838"/>
                                    </a:xfrm>
                                    <a:custGeom>
                                      <a:avLst/>
                                      <a:gdLst>
                                        <a:gd name="T0" fmla="*/ 1596486576 w 701"/>
                                        <a:gd name="T1" fmla="*/ 0 h 88"/>
                                        <a:gd name="T2" fmla="*/ 0 w 701"/>
                                        <a:gd name="T3" fmla="*/ 395347702 h 88"/>
                                        <a:gd name="T4" fmla="*/ 1575619117 w 701"/>
                                        <a:gd name="T5" fmla="*/ 915545273 h 88"/>
                                        <a:gd name="T6" fmla="*/ 2147483647 w 701"/>
                                        <a:gd name="T7" fmla="*/ 915545273 h 88"/>
                                        <a:gd name="T8" fmla="*/ 2147483647 w 701"/>
                                        <a:gd name="T9" fmla="*/ 0 h 88"/>
                                        <a:gd name="T10" fmla="*/ 1596486576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22"/>
                                  <wps:cNvSpPr>
                                    <a:spLocks/>
                                  </wps:cNvSpPr>
                                  <wps:spPr bwMode="auto">
                                    <a:xfrm>
                                      <a:off x="0" y="18445"/>
                                      <a:ext cx="60090" cy="2807"/>
                                    </a:xfrm>
                                    <a:custGeom>
                                      <a:avLst/>
                                      <a:gdLst>
                                        <a:gd name="T0" fmla="*/ 2147483647 w 1860"/>
                                        <a:gd name="T1" fmla="*/ 905467229 h 87"/>
                                        <a:gd name="T2" fmla="*/ 2147483647 w 1860"/>
                                        <a:gd name="T3" fmla="*/ 520384763 h 87"/>
                                        <a:gd name="T4" fmla="*/ 2147483647 w 1860"/>
                                        <a:gd name="T5" fmla="*/ 0 h 87"/>
                                        <a:gd name="T6" fmla="*/ 0 w 1860"/>
                                        <a:gd name="T7" fmla="*/ 0 h 87"/>
                                        <a:gd name="T8" fmla="*/ 0 w 1860"/>
                                        <a:gd name="T9" fmla="*/ 905467229 h 87"/>
                                        <a:gd name="T10" fmla="*/ 2147483647 w 1860"/>
                                        <a:gd name="T11" fmla="*/ 905467229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B6FF001" id="Group 100" o:spid="_x0000_s1026" style="position:absolute;margin-left:-98.05pt;margin-top:-9.4pt;width:738.7pt;height:797.35pt;z-index:-251595777;mso-position-vertical-relative:page;mso-width-relative:margin;mso-height-relative:margin" coordsize="93818,1012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">
                      <v:group id="Group 99" o:spid="_x0000_s1027" style="position:absolute;left:3585;width:80963;height:10223"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81" o:spid="_x0000_s1028" style="position:absolute;width:80962;height:10223" coordorigin="254,226"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70" o:spid="_x0000_s1029"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2X8AA&#10;AADbAAAADwAAAGRycy9kb3ducmV2LnhtbERPTYvCMBC9C/6HMMLeNLWgaNcoiyIuiELVi7fZZrYt&#10;NpPQRK3/3hwW9vh434tVZxrxoNbXlhWMRwkI4sLqmksFl/N2OAPhA7LGxjIpeJGH1bLfW2Cm7ZNz&#10;epxCKWII+wwVVCG4TEpfVGTQj6wjjtyvbQ2GCNtS6hafMdw0Mk2SqTRYc2yo0NG6ouJ2uhsFx30e&#10;XPqz4etuMnEXfZ7f9vVBqY9B9/UJIlAX/sV/7m+tII3r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g2X8AAAADbAAAADwAAAAAAAAAAAAAAAACYAgAAZHJzL2Rvd25y&#10;ZXYueG1sUEsFBgAAAAAEAAQA9QAAAIUDA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30"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GicMA&#10;AADbAAAADwAAAGRycy9kb3ducmV2LnhtbESPQWvCQBSE7wX/w/KE3upGK0VSV5GI0lsxeujxNfuS&#10;Tc2+Ddk1Sf99VxB6HGbmG2a9HW0jeup87VjBfJaAIC6crrlScDkfXlYgfEDW2DgmBb/kYbuZPK0x&#10;1W7gE/V5qESEsE9RgQmhTaX0hSGLfuZa4uiVrrMYouwqqTscItw2cpEkb9JizXHBYEuZoeKa36yC&#10;42uy67Ov8uezXA7fWUV7Y/K9Us/TcfcOItAY/sOP9odWsJjD/U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5GicMAAADbAAAADwAAAAAAAAAAAAAAAACYAgAAZHJzL2Rv&#10;d25yZXYueG1sUEsFBgAAAAAEAAQA9QAAAIgDAAAAAA==&#10;" path="m1808,116c1698,54,1548,,1354,,,,,,,,,136,,136,,136v1524,,1524,,1524,c1709,136,1769,131,1808,116e" fillcolor="#00a9ce [3204]" stroked="f">
                            <v:path arrowok="t" o:connecttype="custom" o:connectlocs="2147483646,2147483646;2147483646,0;0,0;0,2147483646;2147483646,2147483646;2147483646,2147483646" o:connectangles="0,0,0,0,0,0"/>
                          </v:shape>
                          <v:group id="Group 105" o:spid="_x0000_s1031"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72" o:spid="_x0000_s1032"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obMMA&#10;AADbAAAADwAAAGRycy9kb3ducmV2LnhtbESPQYvCMBSE74L/ITzBi2i6ClK6TWV3YVE8CFYPHt82&#10;b9ti81KaqPXfG0HwOMzMN0y66k0jrtS52rKCj1kEgriwuuZSwfHwO41BOI+ssbFMCu7kYJUNBykm&#10;2t54T9fclyJA2CWooPK+TaR0RUUG3cy2xMH7t51BH2RXSt3hLcBNI+dRtJQGaw4LFbb0U1Fxzi9G&#10;we7+bfptfmova/LxHx4nZ2lJqfGo//oE4an37/CrvdEK5gt4fg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obMMAAADbAAAADwAAAAAAAAAAAAAAAACYAgAAZHJzL2Rv&#10;d25yZXYueG1sUEsFBgAAAAAEAAQA9QAAAIgDAAAAAA==&#10;" path="m32,c31,8,29,15,26,22v-6,,-6,,-6,c17,9,17,9,17,9,16,7,16,7,16,7v,,,,,c15,9,15,9,15,9,12,22,12,22,12,22v-6,,-6,,-6,c3,15,1,8,,,5,,5,,5,,6,5,7,9,8,13v1,1,1,3,1,4c9,17,9,17,9,17v1,-4,1,-4,1,-4c13,,13,,13,v6,,6,,6,c23,14,23,14,23,14v,3,,3,,3c23,17,23,17,23,17v1,-1,1,-3,1,-4c25,9,26,5,27,r5,xe" fillcolor="#00313c [3205]" stroked="f">
                              <v:path arrowok="t" o:connecttype="custom" o:connectlocs="110421359,0;89717600,76215829;69013874,76215829;58660953,31178875;55210663,24250341;55210663,24250341;51760406,31178875;41408526,76215829;20703726,76215829;0,0;17253469,0;27605348,45036954;31055605,58893989;31055605,58893989;34506937,45036954;44858816,0;65562542,0;79365754,48500683;79365754,58893989;79365754,58893989;82816011,45036954;93167890,0;110421359,0" o:connectangles="0,0,0,0,0,0,0,0,0,0,0,0,0,0,0,0,0,0,0,0,0,0,0"/>
                            </v:shape>
                            <v:shape id="Freeform 73" o:spid="_x0000_s1033"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n7MMA&#10;AADbAAAADwAAAGRycy9kb3ducmV2LnhtbESP0YrCMBRE3xf2H8IVfBFNFXG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n7MMAAADbAAAADwAAAAAAAAAAAAAAAACYAgAAZHJzL2Rv&#10;d25yZXYueG1sUEsFBgAAAAAEAAQA9QAAAIgDAAAAAA==&#10;" path="m33,c31,8,29,15,26,22v-6,,-6,,-6,c17,9,17,9,17,9,16,7,16,7,16,7v,,,,,c16,9,16,9,16,9,12,22,12,22,12,22v-6,,-6,,-6,c4,15,1,8,,,5,,5,,5,,6,5,7,9,9,13v,1,,3,,4c9,17,9,17,9,17v1,-4,1,-4,1,-4c14,,14,,14,v5,,5,,5,c23,14,23,14,23,14v1,3,1,3,1,3c24,17,24,17,24,17v,-1,,-3,1,-4c26,9,27,5,28,r5,xe" fillcolor="#00313c [3205]" stroked="f">
                              <v:path arrowok="t" o:connecttype="custom" o:connectlocs="113457167,0;89390297,76215829;68761514,76215829;58447123,31178875;55010044,24250341;55010044,24250341;55010044,31178875;41257533,76215829;20628783,76215829;0,0;17190631,0;30943141,45036954;30943141,58893989;30943141,58893989;34381294,45036954;48133805,0;65323395,0;79075906,48500683;82514025,58893989;82514025,58893989;85952145,45036954;96266536,0;113457167,0" o:connectangles="0,0,0,0,0,0,0,0,0,0,0,0,0,0,0,0,0,0,0,0,0,0,0"/>
                            </v:shape>
                            <v:shape id="Freeform 74" o:spid="_x0000_s1034"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Cd8MA&#10;AADbAAAADwAAAGRycy9kb3ducmV2LnhtbESP0YrCMBRE3xf2H8IVfBFNFXS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kCd8MAAADbAAAADwAAAAAAAAAAAAAAAACYAgAAZHJzL2Rv&#10;d25yZXYueG1sUEsFBgAAAAAEAAQA9QAAAIgDAAAAAA==&#10;" path="m33,c31,8,29,15,27,22v-6,,-6,,-6,c17,9,17,9,17,9,16,7,16,7,16,7v,,,,,c16,9,16,9,16,9,13,22,13,22,13,22v-7,,-7,,-7,c4,15,2,8,,,6,,6,,6,,7,5,8,9,9,13v,1,,3,1,4c10,17,10,17,10,17v1,-4,1,-4,1,-4c14,,14,,14,v5,,5,,5,c23,14,23,14,23,14v1,3,1,3,1,3c24,17,24,17,24,17v,-1,1,-3,1,-4c26,9,27,5,28,r5,xe" fillcolor="#00313c [3205]" stroked="f">
                              <v:path arrowok="t" o:connecttype="custom" o:connectlocs="113457167,0;92828416,76215829;72199634,76215829;58447123,31178875;55010044,24250341;55010044,24250341;55010044,31178875;44695685,76215829;20628783,76215829;0,0;20628783,0;30943141,45036954;34381294,58893989;34381294,58893989;37819413,45036954;48133805,0;65323395,0;79075906,48500683;82514025,58893989;82514025,58893989;85952145,45036954;96266536,0;113457167,0" o:connectangles="0,0,0,0,0,0,0,0,0,0,0,0,0,0,0,0,0,0,0,0,0,0,0"/>
                            </v:shape>
                            <v:oval id="Oval 75" o:spid="_x0000_s1035" style="position:absolute;left:10312;top:4044;width:22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li8YA&#10;AADbAAAADwAAAGRycy9kb3ducmV2LnhtbESPQWvCQBSE7wX/w/IEL0U35iAluoraWAQPpZqDx0f2&#10;mYRk38bsVlN/vVso9DjMzDfMYtWbRtyoc5VlBdNJBII4t7riQkF22o3fQDiPrLGxTAp+yMFqOXhZ&#10;YKLtnb/odvSFCBB2CSoovW8TKV1ekkE3sS1x8C62M+iD7AqpO7wHuGlkHEUzabDisFBiS9uS8vr4&#10;bRTUj/T9Gqen6/k1uxyyz039MeVUqdGwX89BeOr9f/ivvdcK4hn8fgk/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li8YAAADbAAAADwAAAAAAAAAAAAAAAACYAgAAZHJz&#10;L2Rvd25yZXYueG1sUEsFBgAAAAAEAAQA9QAAAIsDAAAAAA==&#10;" fillcolor="#00313c [3205]" stroked="f"/>
                            <v:shape id="Freeform 76" o:spid="_x0000_s1036"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tMMA&#10;AADbAAAADwAAAGRycy9kb3ducmV2LnhtbESPQWsCMRSE74L/IbyCN81WaCurWRFBKMUWahWvj81z&#10;N+zmZUlSXf31jSD0OMzMN8xi2dtWnMkH41jB8yQDQVw6bbhSsP/ZjGcgQkTW2DomBVcKsCyGgwXm&#10;2l34m867WIkE4ZCjgjrGLpcylDVZDBPXESfv5LzFmKSvpPZ4SXDbymmWvUqLhtNCjR2tayqb3a9V&#10;8IkvzmTYbD+Oh5v2pdl8HVyr1OipX81BROrjf/jRftcKpm9w/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YtMMAAADbAAAADwAAAAAAAAAAAAAAAACYAgAAZHJzL2Rv&#10;d25yZXYueG1sUEsFBgAAAAAEAAQA9QAAAIgDAAAAAA==&#10;" path="m17,21v-3,1,-5,1,-7,1c3,22,,18,,12,,4,5,,11,v2,,4,,5,1c15,5,15,5,15,5,14,5,13,4,11,4,8,4,6,7,6,11v,5,2,7,5,7c13,18,14,18,16,17r1,4xe" fillcolor="#00313c [3205]" stroked="f">
                              <v:path arrowok="t" o:connecttype="custom" o:connectlocs="58246975,72751024;34262867,76215829;0,41572181;37689456,0;54820354,3464805;51394804,17321840;37689456,13857035;20557519,38108452;37689456,62358794;54820354,58893989;58246975,72751024" o:connectangles="0,0,0,0,0,0,0,0,0,0,0"/>
                            </v:shape>
                            <v:shape id="Freeform 77" o:spid="_x0000_s1037"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l4r8A&#10;AADbAAAADwAAAGRycy9kb3ducmV2LnhtbERPzWrCQBC+F/oOyxS81U2FVomuUgQhFTwYfYAhOyYx&#10;2dmYHTW+ffcgePz4/herwbXqRn2oPRv4GiegiAtvay4NHA+bzxmoIMgWW89k4EEBVsv3twWm1t95&#10;T7dcShVDOKRooBLpUq1DUZHDMPYdceROvncoEfaltj3eY7hr9SRJfrTDmmNDhR2tKyqa/OoMfPNu&#10;O82a406aYvtXZrlcztoaM/oYfueghAZ5iZ/uzBqYxLHxS/w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qXivwAAANsAAAAPAAAAAAAAAAAAAAAAAJgCAABkcnMvZG93bnJl&#10;di54bWxQSwUGAAAAAAQABAD1AAAAhAMAAAAA&#10;" path="m7,23c5,23,3,22,,22,1,17,1,17,1,17v2,1,4,1,6,1c9,18,10,18,10,16,10,15,9,14,6,13,3,12,1,10,1,7,1,3,4,,9,v2,,4,,5,1c14,5,14,5,14,5,12,4,11,4,9,4,7,4,6,5,6,6v,2,1,2,4,3c14,10,16,12,16,15v,5,-4,8,-9,8xe" fillcolor="#00313c [3205]" stroked="f">
                              <v:path arrowok="t" o:connecttype="custom" o:connectlocs="24062448,81425207;0,77885472;3437038,60183446;24062448,63724265;34374600,56643678;20624338,46023323;3437038,24781529;30936523,0;48123823,3539768;48123823,17700942;30936523,14161174;20624338,21241794;34374600,31862149;54998938,53103910;24062448,81425207" o:connectangles="0,0,0,0,0,0,0,0,0,0,0,0,0,0,0"/>
                            </v:shape>
                            <v:shape id="Freeform 78" o:spid="_x0000_s1038"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WNcQA&#10;AADbAAAADwAAAGRycy9kb3ducmV2LnhtbESP0WoCMRRE3wv9h3ALvohma2tpV6MUwSIIgtYPuGyu&#10;2bWbm20S1/XvjSD4OMzMGWY672wtWvKhcqzgdZiBIC6crtgo2P8uB58gQkTWWDsmBRcKMJ89P00x&#10;1+7MW2p30YgE4ZCjgjLGJpcyFCVZDEPXECfv4LzFmKQ3Uns8J7it5SjLPqTFitNCiQ0tSir+dier&#10;IG5+3pZj0/r3ft38H7Nj/2TWG6V6L933BESkLj7C9/ZKKxh9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ljXEAAAA2wAAAA8AAAAAAAAAAAAAAAAAmAIAAGRycy9k&#10;b3ducmV2LnhtbFBLBQYAAAAABAAEAPUAAACJAwAAAAA=&#10;" path="m3,31c3,13,3,13,3,13,,13,,13,,13,,9,,9,,9v8,,8,,8,c8,31,8,31,8,31r-5,xm6,6c4,6,2,5,2,3,2,1,4,,6,,8,,9,1,9,3,9,5,8,6,6,6xe" fillcolor="#00313c [3205]" stroked="f">
                              <v:path arrowok="t" o:connecttype="custom" o:connectlocs="10906436,107174195;10906436,44943860;0,44943860;0,31114646;29084966,31114646;29084966,107174195;10906436,107174195;21813997,20743804;7270968,10371885;21813997,0;32720433,10371885;21813997,20743804" o:connectangles="0,0,0,0,0,0,0,0,0,0,0,0"/>
                              <o:lock v:ext="edit" verticies="t"/>
                            </v:shape>
                            <v:shape id="Freeform 79" o:spid="_x0000_s1039"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V/cAA&#10;AADbAAAADwAAAGRycy9kb3ducmV2LnhtbERPS2vCQBC+F/oflhG81Y1Ki6RugogB6a1W8DpkxyQ0&#10;O5tmN4/213cOhR4/vvc+n12rRupD49nAepWAIi69bbgycP0onnagQkS22HomA98UIM8eH/aYWj/x&#10;O42XWCkJ4ZCigTrGLtU6lDU5DCvfEQt3973DKLCvtO1xknDX6k2SvGiHDUtDjR0dayo/L4MzsB1C&#10;Ma5v7uv5mhTjfXib7M+pMma5mA+voCLN8V/85z5b8cl6+SI/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V/cAAAADbAAAADwAAAAAAAAAAAAAAAACYAgAAZHJzL2Rvd25y&#10;ZXYueG1sUEsFBgAAAAAEAAQA9QAAAIUDAAAAAA==&#10;" path="m12,5v,,-1,,-2,c9,5,7,6,5,9v,13,,13,,13c,22,,22,,22,,,,,,,4,,4,,4,,5,4,5,4,5,4,7,1,8,,10,v1,,2,,3,l12,5xe" fillcolor="#00313c [3205]" stroked="f">
                              <v:path arrowok="t" o:connecttype="custom" o:connectlocs="42171149,17321840;35143001,17321840;17570960,31178875;17570960,76215829;0,76215829;0,0;14057410,0;17570960,13857035;35143001,0;45685780,0;42171149,17321840" o:connectangles="0,0,0,0,0,0,0,0,0,0,0"/>
                            </v:shape>
                            <v:shape id="Freeform 80" o:spid="_x0000_s1040"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BXcMA&#10;AADbAAAADwAAAGRycy9kb3ducmV2LnhtbESPQUsDMRSE74X+h/AEb222rRRZmxYpLYonu3rQ22Pz&#10;3CxuXpbkuV3/vREKPQ4z8w2z2Y2+UwPF1AY2sJgXoIjrYFtuDLy/HWf3oJIgW+wCk4FfSrDbTicb&#10;LG0484mGShqVIZxKNOBE+lLrVDvymOahJ87eV4geJcvYaBvxnOG+08uiWGuPLecFhz3tHdXf1Y83&#10;0H8Mh1fhQ5OiK55WeIefg7wYc3szPj6AEhrlGr60n62B1QL+v+Qf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pBXcMAAADbAAAADwAAAAAAAAAAAAAAAACYAgAAZHJzL2Rv&#10;d25yZXYueG1sUEsFBgAAAAAEAAQA9QAAAIgDAAAAAA==&#10;" path="m11,23c3,23,,18,,12,,4,4,,11,v7,,11,4,11,11c22,18,18,23,11,23xm11,4c7,4,5,7,5,11v,4,2,7,6,7c15,18,16,15,16,11,16,7,15,4,11,4xe" fillcolor="#00313c [3205]" stroked="f">
                              <v:path arrowok="t" o:connecttype="custom" o:connectlocs="38214799,81425207;0,42482471;38214799,0;76428554,38942736;38214799,81425207;38214799,14161174;17370182,38942736;38214799,63724265;55583937,38942736;38214799,14161174" o:connectangles="0,0,0,0,0,0,0,0,0,0"/>
                              <o:lock v:ext="edit" verticies="t"/>
                            </v:shape>
                            <v:oval id="Oval 81" o:spid="_x0000_s1041" style="position:absolute;left:13830;top:4044;width:19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1VcYA&#10;AADbAAAADwAAAGRycy9kb3ducmV2LnhtbESPQWvCQBSE7wX/w/IEL0U3plAkuoq2UYQeSjUHj4/s&#10;MwnJvo3ZVVN/fbdQ6HGYmW+Yxao3jbhR5yrLCqaTCARxbnXFhYLsuB3PQDiPrLGxTAq+ycFqOXha&#10;YKLtnb/odvCFCBB2CSoovW8TKV1ekkE3sS1x8M62M+iD7AqpO7wHuGlkHEWv0mDFYaHElt5KyuvD&#10;1SioH+n7JU6Pl9Nzdv7IPjf1bsqpUqNhv56D8NT7//Bfe68VvMTw+yX8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b1VcYAAADbAAAADwAAAAAAAAAAAAAAAACYAgAAZHJz&#10;L2Rvd25yZXYueG1sUEsFBgAAAAAEAAQA9QAAAIsDAAAAAA==&#10;" fillcolor="#00313c [3205]" stroked="f"/>
                            <v:shape id="Freeform 82" o:spid="_x0000_s1042"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BFMMA&#10;AADbAAAADwAAAGRycy9kb3ducmV2LnhtbESPQWvCQBSE7wX/w/IEL0E3KpQSXUWUguCljRY9PrLP&#10;JJh9G7KvGv99t1DocZiZb5jluneNulMXas8GppMUFHHhbc2lgdPxffwGKgiyxcYzGXhSgPVq8LLE&#10;zPoHf9I9l1JFCIcMDVQibaZ1KCpyGCa+JY7e1XcOJcqu1LbDR4S7Rs/S9FU7rDkuVNjStqLiln87&#10;A3RJznU+TQ6nXTK7uGPZfIh8GTMa9psFKKFe/sN/7b01MJ/D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MBFMMAAADbAAAADwAAAAAAAAAAAAAAAACYAgAAZHJzL2Rv&#10;d25yZXYueG1sUEsFBgAAAAAEAAQA9QAAAIgDAAAAAA==&#10;" path="m14,22v,-2,,-2,,-2c12,22,10,23,7,23,2,23,,20,,16,,11,4,9,10,9v3,,3,,3,c13,8,13,8,13,8,13,5,12,4,8,4,6,4,4,4,2,5,1,1,1,1,1,1,3,,6,,9,v7,,9,3,9,7c18,22,18,22,18,22r-4,xm13,12v-3,,-3,,-3,c7,12,5,14,5,16v,1,1,3,3,3c10,19,12,18,13,17r,-5xe" fillcolor="#00313c [3205]" stroked="f">
                              <v:path arrowok="t" o:connecttype="custom" o:connectlocs="47829957,77885472;47829957,70804852;23914962,81425207;0,56643678;34164552,31862149;44413070,31862149;44413070,28321297;27330811,14161174;6832703,17700942;3416887,3539768;30747665,0;61495330,24781529;61495330,77885472;47829957,77885472;44413070,42482471;34164552,42482471;17082260,56643678;27330811,67264033;44413070,60183446;44413070,42482471" o:connectangles="0,0,0,0,0,0,0,0,0,0,0,0,0,0,0,0,0,0,0,0"/>
                              <o:lock v:ext="edit" verticies="t"/>
                            </v:shape>
                            <v:shape id="Freeform 83" o:spid="_x0000_s1043"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kIsYA&#10;AADbAAAADwAAAGRycy9kb3ducmV2LnhtbESPQWvCQBSE7wX/w/IEL8VstMXY6CoiBCz00rQXb8/s&#10;axLMvg3ZNYn99d1CocdhZr5htvvRNKKnztWWFSyiGARxYXXNpYLPj2y+BuE8ssbGMim4k4P9bvKw&#10;xVTbgd+pz30pAoRdigoq79tUSldUZNBFtiUO3pftDPogu1LqDocAN41cxvFKGqw5LFTY0rGi4prf&#10;jILsJXl7vCYlvn5fmvE0JOc6WbVKzabjYQPC0+j/w3/tk1bw9Ay/X8IP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VkIsYAAADbAAAADwAAAAAAAAAAAAAAAACYAgAAZHJz&#10;L2Rvd25yZXYueG1sUEsFBgAAAAAEAAQA9QAAAIsDAAAAAA==&#10;" path="m15,22v,-3,,-3,,-3c12,22,10,23,7,23,2,23,,19,,14,,,,,,,5,,5,,5,v,13,,13,,13c5,16,6,18,9,18v2,,3,-1,5,-3c14,,14,,14,v5,,5,,5,c19,22,19,22,19,22r-4,xe" fillcolor="#00313c [3205]" stroked="f">
                              <v:path arrowok="t" o:connecttype="custom" o:connectlocs="52651580,77885472;52651580,67264033;24570899,81425207;0,49563091;0,0;17550188,0;17550188,46023323;31590529,63724265;49141765,53103910;49141765,0;66691953,0;66691953,77885472;52651580,77885472" o:connectangles="0,0,0,0,0,0,0,0,0,0,0,0,0"/>
                            </v:shape>
                          </v:group>
                          <v:shape id="Freeform 84" o:spid="_x0000_s1044"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5m8EA&#10;AADbAAAADwAAAGRycy9kb3ducmV2LnhtbESPwWrDMBBE74X8g9hAb42cFofgRAkhUHAPOdRN7ou1&#10;sYytlZFU2/37KlDocZiZN8z+ONtejORD61jBepWBIK6dbrlRcP16f9mCCBFZY++YFPxQgONh8bTH&#10;QruJP2msYiMShEOBCkyMQyFlqA1ZDCs3ECfv7rzFmKRvpPY4Jbjt5WuWbaTFltOCwYHOhuqu+rYK&#10;Yt67Ut+s78rLx1yabnNiQqWel/NpByLSHP/Df+1SK3jL4fEl/QB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COZvBAAAA2wAAAA8AAAAAAAAAAAAAAAAAmAIAAGRycy9kb3du&#10;cmV2LnhtbFBLBQYAAAAABAAEAPUAAACGAwAAAAA=&#10;" path="m476,c186,,79,86,,116v128,73,229,156,470,156c528,272,680,272,680,272,680,,680,,680,l476,xe" fillcolor="#fbfeff [3212]" stroked="f">
                            <v:path arrowok="t" o:connecttype="custom" o:connectlocs="2147483646,0;0,2147483646;2147483646,2147483646;2147483646,2147483646;2147483646,0;2147483646,0" o:connectangles="0,0,0,0,0,0"/>
                          </v:shape>
                          <v:shape id="Freeform 104" o:spid="_x0000_s1045" style="position:absolute;left:59103;top:929;width:22106;height:8861;visibility:visible;mso-wrap-style:square;v-text-anchor:top"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asRcAA&#10;AADbAAAADwAAAGRycy9kb3ducmV2LnhtbESPQYvCMBSE7wv+h/AEb2uqQlmrUURQvKmt4PXRPNtq&#10;81KaqPXfG0HY4zAz3zDzZWdq8aDWVZYVjIYRCOLc6ooLBads8/sHwnlkjbVlUvAiB8tF72eOibZP&#10;PtIj9YUIEHYJKii9bxIpXV6SQTe0DXHwLrY16INsC6lbfAa4qeU4imJpsOKwUGJD65LyW3o3Cvbx&#10;fX9ZT282T5vtga7nzEubKTXod6sZCE+d/w9/2zutYBLD50v4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asRcAAAADbAAAADwAAAAAAAAAAAAAAAACYAgAAZHJzL2Rvd25y&#10;ZXYueG1sUEsFBgAAAAAEAAQA9QAAAIUDA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14:paraId="217014E0" w14:textId="77777777" w:rsidR="002C1A41" w:rsidRPr="007367A7" w:rsidRDefault="002C1A41" w:rsidP="00401C9F">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style="position:absolute;left:65836;top:863;width:8941;height:8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jjbrFAAAA2wAAAA8AAABkcnMvZG93bnJldi54bWxEj09rAjEUxO+C3yE8oTfNtgX/bI0igiBl&#10;S9H2oLfXzXOzdPOy3aSafnsjFDwOM/MbZr6MthFn6nztWMHjKANBXDpdc6Xg82MznILwAVlj45gU&#10;/JGH5aLfm2Ou3YV3dN6HSiQI+xwVmBDaXEpfGrLoR64lTt7JdRZDkl0ldYeXBLeNfMqysbRYc1ow&#10;2NLaUPm9/7UKvoqf5nBws/G7iW8Rj6/FacKFUg+DuHoBESiGe/i/vdUKnidw+5J+gF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4426xQAAANsAAAAPAAAAAAAAAAAAAAAA&#10;AJ8CAABkcnMvZG93bnJldi54bWxQSwUGAAAAAAQABAD3AAAAkQMAAAAA&#10;">
                          <v:imagedata r:id="rId9" o:title=""/>
                          <v:path arrowok="t"/>
                        </v:shape>
                      </v:group>
                      <v:group id="Group 69" o:spid="_x0000_s1047" style="position:absolute;top:58987;width:93818;height:42291" coordsize="93818,42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68" o:spid="_x0000_s1048" style="position:absolute;left:5257;top:10287;width:75990;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qqOsQA&#10;AADbAAAADwAAAGRycy9kb3ducmV2LnhtbESPQWvCQBSE70L/w/IEb2ajorapq5RSQ/TWtOn5kX1N&#10;QrNvY3bV9N93BaHHYWa+YTa7wbTiQr1rLCuYRTEI4tLqhisFnx/76SMI55E1tpZJwS852G0fRhtM&#10;tL3yO11yX4kAYZeggtr7LpHSlTUZdJHtiIP3bXuDPsi+krrHa4CbVs7jeCUNNhwWauzotabyJz8b&#10;Befl+vA2fJ3SRREX62PRLjOfdkpNxsPLMwhPg/8P39uZVrB4gtuX8AP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qjrEAAAA2wAAAA8AAAAAAAAAAAAAAAAAmAIAAGRycy9k&#10;b3ducmV2LnhtbFBLBQYAAAAABAAEAPUAAACJAwAAAAA=&#10;" fillcolor="#fbfeff [3212]" stroked="f" strokeweight="2pt"/>
                        <v:group id="Group 67" o:spid="_x0000_s1049" style="position:absolute;width:93818;height:26426" coordsize="93818,2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115" o:spid="_x0000_s1050" style="position:absolute;width:47104;height:12071;visibility:visible;mso-wrap-style:square;v-text-anchor:top" coordsize="1458,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7MMUA&#10;AADbAAAADwAAAGRycy9kb3ducmV2LnhtbESPQUvDQBSE7wX/w/KE3tpNQykSuy1iUHsoqNV6fmRf&#10;s9Hs27C7SdN/7wpCj8PMfMOst6NtxUA+NI4VLOYZCOLK6YZrBZ8fT7M7ECEia2wdk4ILBdhubiZr&#10;LLQ78zsNh1iLBOFQoAITY1dIGSpDFsPcdcTJOzlvMSbpa6k9nhPctjLPspW02HBaMNjRo6Hq59Bb&#10;BT7k5vWlPJ7y/vv5bTj25de+L5Wa3o4P9yAijfEa/m/vtILlAv6+p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9zswxQAAANsAAAAPAAAAAAAAAAAAAAAAAJgCAABkcnMv&#10;ZG93bnJldi54bWxQSwUGAAAAAAQABAD1AAAAigMAAAAA&#10;" path="m1458,321c1158,150,746,,214,,,,,,,,,374,,374,,374v680,,680,,680,c1186,374,1351,362,1458,321e" fillcolor="#00313c [3205]" stroked="f">
                            <v:path arrowok="t" o:connecttype="custom" o:connectlocs="2147483646,2147483646;2147483646,0;0,0;0,2147483646;2147483646,2147483646;2147483646,2147483646" o:connectangles="0,0,0,0,0,0"/>
                          </v:shape>
                          <v:shape id="Freeform 116" o:spid="_x0000_s1051" style="position:absolute;top:14031;width:21545;height:6197;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bIsQA&#10;AADbAAAADwAAAGRycy9kb3ducmV2LnhtbESPQWvCQBSE70L/w/IKvemm2opGNyEULPWmVkFvj+xr&#10;Epp9G3a3mvrrXaHQ4zAz3zDLvDetOJPzjWUFz6MEBHFpdcOVgv3najgD4QOyxtYyKfglD3n2MFhi&#10;qu2Ft3TehUpECPsUFdQhdKmUvqzJoB/Zjjh6X9YZDFG6SmqHlwg3rRwnyVQabDgu1NjRW03l9+7H&#10;KJjY00EXzfW92Dha2+O8G09Pa6WeHvtiASJQH/7Df+0PreD1Be5f4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myLEAAAA2wAAAA8AAAAAAAAAAAAAAAAAmAIAAGRycy9k&#10;b3ducmV2LnhtbFBLBQYAAAAABAAEAPUAAACJAwAAAAA=&#10;" path="m667,165c513,77,302,,29,,,,,,,,,192,,192,,192v268,,268,,268,c528,192,612,186,667,165e" fillcolor="#00a9ce [3204]" stroked="f">
                            <v:path arrowok="t" o:connecttype="custom" o:connectlocs="2147483646,2147483646;2147483646,0;0,0;0,2147483646;2147483646,2147483646;2147483646,2147483646" o:connectangles="0,0,0,0,0,0"/>
                          </v:shape>
                          <v:shape id="Freeform 117" o:spid="_x0000_s1052" style="position:absolute;left:21441;top:14031;width:72269;height:12395;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z1cMA&#10;AADbAAAADwAAAGRycy9kb3ducmV2LnhtbESPQWvCQBSE7wX/w/IEb3VjMaGkrqIFUegpUfD6yD6T&#10;YPZtyK4m5te7hUKPw8x8w6w2g2nEgzpXW1awmEcgiAuray4VnE/7908QziNrbCyTgic52KwnbytM&#10;te05o0fuSxEg7FJUUHnfplK6oiKDbm5b4uBdbWfQB9mVUnfYB7hp5EcUJdJgzWGhwpa+Kypu+d0o&#10;OLTZtd9tLzan/c9iTMbLsuSDUrPpsP0C4Wnw/+G/9lEriGP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sz1cMAAADbAAAADwAAAAAAAAAAAAAAAACYAgAAZHJzL2Rv&#10;d25yZXYueG1sUEsFBgAAAAAEAAQA9QAAAIgDAAAAAA==&#10;" path="m669,c262,,112,122,,165,180,268,322,384,661,384v82,,1576,,1576,c2237,,2237,,2237,l669,xe" fillcolor="#00a9ce [3204]" stroked="f">
                            <v:path arrowok="t" o:connecttype="custom" o:connectlocs="2147483646,0;0,2147483646;2147483646,2147483646;2147483646,2147483646;2147483646,0;2147483646,0" o:connectangles="0,0,0,0,0,0"/>
                          </v:shape>
                          <v:shape id="Freeform 118" o:spid="_x0000_s1053" style="position:absolute;left:46981;width:46837;height:24180;visibility:visible;mso-wrap-style:square;v-text-anchor:top" coordsize="1450,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tQ8QA&#10;AADbAAAADwAAAGRycy9kb3ducmV2LnhtbESPUWvCMBSF3wX/Q7jC3jR1sDA70+IcgyLsYeoPuDR3&#10;bbW5CU2mnb/eDAZ7PJxzvsNZl6PtxYWG0DnWsFxkIIhrZzpuNBwP7/NnECEiG+wdk4YfClAW08ka&#10;c+Ou/EmXfWxEgnDIUUMbo8+lDHVLFsPCeeLkfbnBYkxyaKQZ8JrgtpePWaakxY7TQoueti3V5/23&#10;1aC2WL2+nSq/++CVP91so3Zqo/XDbNy8gIg0xv/wX7syGp4U/H5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p7UPEAAAA2wAAAA8AAAAAAAAAAAAAAAAAmAIAAGRycy9k&#10;b3ducmV2LnhtbFBLBQYAAAAABAAEAPUAAACJAwAAAAA=&#10;" path="m1306,c512,,218,238,,321,351,522,628,749,1291,749v159,,155,,155,c1446,,1446,,1446,l1306,xe" fillcolor="#00313c [3205]" stroked="f">
                            <v:path arrowok="t" o:connecttype="custom" o:connectlocs="2147483646,0;0,2147483646;2147483646,2147483646;2147483646,2147483646;2147483646,0;2147483646,0" o:connectangles="0,0,0,0,0,0"/>
                          </v:shape>
                          <v:shape id="Freeform 119" o:spid="_x0000_s1054" style="position:absolute;top:22702;width:71170;height:1422;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3CC8IA&#10;AADbAAAADwAAAGRycy9kb3ducmV2LnhtbESP0YrCMBRE34X9h3AXfNNUUVe6RhFBEcQHdT/g0txt&#10;is1NSaLt7tcbQfBxmJkzzGLV2VrcyYfKsYLRMANBXDhdcang57IdzEGEiKyxdkwK/ijAavnRW2Cu&#10;Xcsnup9jKRKEQ44KTIxNLmUoDFkMQ9cQJ+/XeYsxSV9K7bFNcFvLcZbNpMWK04LBhjaGiuv5ZhXs&#10;D/87Pl31aDqbr40/TnQxbqNS/c9u/Q0iUhff4Vd7rxVMv+D5Jf0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ILwgAAANsAAAAPAAAAAAAAAAAAAAAAAJgCAABkcnMvZG93&#10;bnJldi54bWxQSwUGAAAAAAQABAD1AAAAhwMAAAAA&#10;" path="m2203,38c2169,21,2120,,2058,,,,,,,,,44,,44,,44v2112,,2112,,2112,c2112,44,2193,40,2203,38e" fillcolor="#00313c [3205]" stroked="f">
                            <v:path arrowok="t" o:connecttype="custom" o:connectlocs="2147483646,2147483646;2147483646,0;0,0;0,2147483646;2147483646,2147483646;2147483646,2147483646" o:connectangles="0,0,0,0,0,0"/>
                          </v:shape>
                          <v:shape id="Freeform 120" o:spid="_x0000_s1055" style="position:absolute;left:71102;top:22702;width:22644;height:2838;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4hMboA&#10;AADbAAAADwAAAGRycy9kb3ducmV2LnhtbERPvQrCMBDeBd8hnOCmqaIi1SgiiDqqdT+asy02l9BE&#10;W9/eDILjx/e/3namFm9qfGVZwWScgCDOra64UJDdDqMlCB+QNdaWScGHPGw3/d4aU21bvtD7GgoR&#10;Q9inqKAMwaVS+rwkg35sHXHkHrYxGCJsCqkbbGO4qeU0SRbSYMWxoURH+5Ly5/VlFBg3O2d396hu&#10;+2PLeMgSbk9PpYaDbrcCEagLf/HPfdIK5nFs/BJ/gNx8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H14hMboAAADbAAAADwAAAAAAAAAAAAAAAACYAgAAZHJzL2Rvd25yZXYueG1s&#10;UEsFBgAAAAAEAAQA9QAAAH8DAAAAAA==&#10;" path="m153,c60,,26,28,,38,41,61,74,88,151,88v550,,550,,550,c701,,701,,701,l153,xe" stroked="f">
                            <v:path arrowok="t" o:connecttype="custom" o:connectlocs="2147483646,0;0,2147483646;2147483646,2147483646;2147483646,2147483646;2147483646,0;2147483646,0" o:connectangles="0,0,0,0,0,0"/>
                          </v:shape>
                          <v:shape id="Freeform 122" o:spid="_x0000_s1056" style="position:absolute;top:18445;width:60090;height:2807;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xo8YA&#10;AADbAAAADwAAAGRycy9kb3ducmV2LnhtbESPT2sCMRTE74LfITyht5pVsOrWKCqWein4p4d6e2xe&#10;dxc3L2uSrms/fSMUPA4z8xtmtmhNJRpyvrSsYNBPQBBnVpecK/g8vj1PQPiArLGyTApu5GEx73Zm&#10;mGp75T01h5CLCGGfooIihDqV0mcFGfR9WxNH79s6gyFKl0vt8BrhppLDJHmRBkuOCwXWtC4oOx9+&#10;jIKpv4XT12qzW20/Lu+/p8aZ9Was1FOvXb6CCNSGR/i/vdUKRlO4f4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Xxo8YAAADbAAAADwAAAAAAAAAAAAAAAACYAgAAZHJz&#10;L2Rvd25yZXYueG1sUEsFBgAAAAAEAAQA9QAAAIsDAAAAAA==&#10;" path="m1707,87v93,,127,-28,153,-37c1819,26,1786,,1709,,,,,,,,,87,,87,,87r1707,xe" stroked="f">
                            <v:path arrowok="t" o:connecttype="custom" o:connectlocs="2147483646,2147483646;2147483646,2147483646;2147483646,0;0,0;0,2147483646;2147483646,2147483646" o:connectangles="0,0,0,0,0,0"/>
                          </v:shape>
                        </v:group>
                      </v:group>
                      <w10:wrap anchory="page"/>
                      <w10:anchorlock/>
                    </v:group>
                  </w:pict>
                </mc:Fallback>
              </mc:AlternateContent>
            </w:r>
            <w:r w:rsidR="000D09D9">
              <w:rPr>
                <w:rFonts w:eastAsiaTheme="minorEastAsia"/>
                <w:lang w:eastAsia="en-AU"/>
              </w:rPr>
              <w:t>Land and Water Flagship</w:t>
            </w:r>
          </w:p>
        </w:tc>
      </w:tr>
      <w:tr w:rsidR="00A943B2" w:rsidRPr="00716588" w14:paraId="41333AAB" w14:textId="77777777" w:rsidTr="00897FEE">
        <w:tc>
          <w:tcPr>
            <w:tcW w:w="9854" w:type="dxa"/>
          </w:tcPr>
          <w:p w14:paraId="35F775C4" w14:textId="0B1F91C0" w:rsidR="005815F9" w:rsidRDefault="00732D84" w:rsidP="005815F9">
            <w:pPr>
              <w:pStyle w:val="CoverTitle"/>
            </w:pPr>
            <w:bookmarkStart w:id="0" w:name="OLE_LINK1"/>
            <w:bookmarkStart w:id="1" w:name="OLE_LINK2"/>
            <w:r>
              <w:t>A Data Specification Framework</w:t>
            </w:r>
            <w:r w:rsidR="00564909">
              <w:t xml:space="preserve"> </w:t>
            </w:r>
            <w:r>
              <w:t xml:space="preserve">for the </w:t>
            </w:r>
          </w:p>
          <w:p w14:paraId="716DB6BE" w14:textId="77777777" w:rsidR="005815F9" w:rsidRPr="005815F9" w:rsidRDefault="005815F9" w:rsidP="005815F9">
            <w:pPr>
              <w:pStyle w:val="CoverTitle"/>
              <w:pBdr>
                <w:bottom w:val="single" w:sz="4" w:space="1" w:color="auto"/>
              </w:pBdr>
            </w:pPr>
            <w:r w:rsidRPr="005815F9">
              <w:t>Foundation Spatial Data Framework</w:t>
            </w:r>
            <w:bookmarkEnd w:id="0"/>
            <w:bookmarkEnd w:id="1"/>
          </w:p>
          <w:p w14:paraId="19088F5C" w14:textId="77777777" w:rsidR="00A943B2" w:rsidRDefault="00A943B2" w:rsidP="009023CD">
            <w:pPr>
              <w:jc w:val="both"/>
              <w:rPr>
                <w:color w:val="auto"/>
                <w:sz w:val="22"/>
                <w:szCs w:val="22"/>
              </w:rPr>
            </w:pPr>
          </w:p>
          <w:p w14:paraId="78708B78" w14:textId="77777777" w:rsidR="00C91629" w:rsidRDefault="00C91629" w:rsidP="009023CD">
            <w:pPr>
              <w:jc w:val="both"/>
              <w:rPr>
                <w:color w:val="auto"/>
                <w:sz w:val="22"/>
                <w:szCs w:val="22"/>
              </w:rPr>
            </w:pPr>
            <w:r>
              <w:rPr>
                <w:color w:val="auto"/>
                <w:sz w:val="22"/>
                <w:szCs w:val="22"/>
              </w:rPr>
              <w:t xml:space="preserve">Initial discussion draft for internal review with Department of Communications </w:t>
            </w:r>
          </w:p>
          <w:p w14:paraId="688B6E5F" w14:textId="77777777" w:rsidR="00C91629" w:rsidRDefault="00C91629" w:rsidP="009023CD">
            <w:pPr>
              <w:jc w:val="both"/>
              <w:rPr>
                <w:color w:val="auto"/>
                <w:sz w:val="22"/>
                <w:szCs w:val="22"/>
              </w:rPr>
            </w:pPr>
            <w:r>
              <w:rPr>
                <w:color w:val="auto"/>
                <w:sz w:val="22"/>
                <w:szCs w:val="22"/>
              </w:rPr>
              <w:t>Not for distribution</w:t>
            </w:r>
          </w:p>
          <w:p w14:paraId="14A79F0C" w14:textId="43821103" w:rsidR="00A943B2" w:rsidRPr="00716588" w:rsidRDefault="005815F9" w:rsidP="009023CD">
            <w:pPr>
              <w:jc w:val="both"/>
              <w:rPr>
                <w:color w:val="auto"/>
                <w:sz w:val="22"/>
                <w:szCs w:val="22"/>
              </w:rPr>
            </w:pPr>
            <w:r>
              <w:rPr>
                <w:color w:val="auto"/>
                <w:sz w:val="22"/>
                <w:szCs w:val="22"/>
              </w:rPr>
              <w:t>Paul Box</w:t>
            </w:r>
            <w:r w:rsidR="00943C1E" w:rsidRPr="00943C1E">
              <w:rPr>
                <w:color w:val="auto"/>
                <w:sz w:val="22"/>
                <w:szCs w:val="22"/>
                <w:vertAlign w:val="superscript"/>
              </w:rPr>
              <w:t>1</w:t>
            </w:r>
            <w:r>
              <w:rPr>
                <w:color w:val="auto"/>
                <w:sz w:val="22"/>
                <w:szCs w:val="22"/>
              </w:rPr>
              <w:t>, Bruce Simons</w:t>
            </w:r>
            <w:r w:rsidR="00943C1E" w:rsidRPr="00943C1E">
              <w:rPr>
                <w:color w:val="auto"/>
                <w:sz w:val="22"/>
                <w:szCs w:val="22"/>
                <w:vertAlign w:val="superscript"/>
              </w:rPr>
              <w:t>1</w:t>
            </w:r>
            <w:r>
              <w:rPr>
                <w:color w:val="auto"/>
                <w:sz w:val="22"/>
                <w:szCs w:val="22"/>
              </w:rPr>
              <w:t xml:space="preserve">, </w:t>
            </w:r>
            <w:r w:rsidR="00FC38C5">
              <w:rPr>
                <w:color w:val="auto"/>
                <w:sz w:val="22"/>
                <w:szCs w:val="22"/>
              </w:rPr>
              <w:t>Simon Cox</w:t>
            </w:r>
            <w:r w:rsidR="00943C1E" w:rsidRPr="00943C1E">
              <w:rPr>
                <w:color w:val="auto"/>
                <w:sz w:val="22"/>
                <w:szCs w:val="22"/>
                <w:vertAlign w:val="superscript"/>
              </w:rPr>
              <w:t>1</w:t>
            </w:r>
            <w:r w:rsidR="00F8627F">
              <w:rPr>
                <w:color w:val="auto"/>
                <w:sz w:val="22"/>
                <w:szCs w:val="22"/>
                <w:vertAlign w:val="superscript"/>
              </w:rPr>
              <w:t xml:space="preserve"> </w:t>
            </w:r>
            <w:r>
              <w:rPr>
                <w:color w:val="auto"/>
                <w:sz w:val="22"/>
                <w:szCs w:val="22"/>
              </w:rPr>
              <w:t>Stephen Maguire</w:t>
            </w:r>
            <w:r w:rsidR="00943C1E" w:rsidRPr="00943C1E">
              <w:rPr>
                <w:color w:val="auto"/>
                <w:sz w:val="22"/>
                <w:szCs w:val="22"/>
                <w:vertAlign w:val="superscript"/>
              </w:rPr>
              <w:t xml:space="preserve"> </w:t>
            </w:r>
            <w:r w:rsidR="00943C1E">
              <w:rPr>
                <w:color w:val="auto"/>
                <w:sz w:val="22"/>
                <w:szCs w:val="22"/>
                <w:vertAlign w:val="superscript"/>
              </w:rPr>
              <w:t>2</w:t>
            </w:r>
            <w:r>
              <w:rPr>
                <w:color w:val="auto"/>
                <w:sz w:val="22"/>
                <w:szCs w:val="22"/>
              </w:rPr>
              <w:t>, and Jonathan Yu</w:t>
            </w:r>
            <w:r w:rsidR="00943C1E" w:rsidRPr="00943C1E">
              <w:rPr>
                <w:color w:val="auto"/>
                <w:sz w:val="22"/>
                <w:szCs w:val="22"/>
                <w:vertAlign w:val="superscript"/>
              </w:rPr>
              <w:t>1</w:t>
            </w:r>
            <w:r>
              <w:rPr>
                <w:color w:val="auto"/>
                <w:sz w:val="22"/>
                <w:szCs w:val="22"/>
              </w:rPr>
              <w:t xml:space="preserve"> </w:t>
            </w:r>
          </w:p>
          <w:p w14:paraId="7D8D42E8" w14:textId="77777777" w:rsidR="001D38EC" w:rsidRDefault="001D38EC" w:rsidP="009023CD">
            <w:pPr>
              <w:jc w:val="both"/>
              <w:rPr>
                <w:color w:val="auto"/>
                <w:sz w:val="22"/>
                <w:szCs w:val="22"/>
              </w:rPr>
            </w:pPr>
          </w:p>
          <w:p w14:paraId="2F4CBD49" w14:textId="26EC8E25" w:rsidR="00943C1E" w:rsidRDefault="00943C1E" w:rsidP="009023CD">
            <w:pPr>
              <w:jc w:val="both"/>
              <w:rPr>
                <w:color w:val="auto"/>
                <w:sz w:val="22"/>
                <w:szCs w:val="22"/>
              </w:rPr>
            </w:pPr>
            <w:r w:rsidRPr="00943C1E">
              <w:rPr>
                <w:color w:val="auto"/>
                <w:sz w:val="22"/>
                <w:szCs w:val="22"/>
                <w:vertAlign w:val="superscript"/>
              </w:rPr>
              <w:t>1</w:t>
            </w:r>
            <w:r>
              <w:rPr>
                <w:color w:val="auto"/>
                <w:sz w:val="22"/>
                <w:szCs w:val="22"/>
              </w:rPr>
              <w:t xml:space="preserve"> CSIRO </w:t>
            </w:r>
            <w:r w:rsidR="000D09D9">
              <w:rPr>
                <w:rFonts w:eastAsiaTheme="minorEastAsia"/>
                <w:noProof/>
              </w:rPr>
              <w:t>Environmental Information Infrastructures,</w:t>
            </w:r>
            <w:r w:rsidR="000D09D9">
              <w:rPr>
                <w:color w:val="auto"/>
                <w:sz w:val="22"/>
                <w:szCs w:val="22"/>
              </w:rPr>
              <w:t xml:space="preserve"> </w:t>
            </w:r>
            <w:r>
              <w:rPr>
                <w:color w:val="auto"/>
                <w:sz w:val="22"/>
                <w:szCs w:val="22"/>
              </w:rPr>
              <w:t>Land and Water Flagship</w:t>
            </w:r>
          </w:p>
          <w:p w14:paraId="2E066EDD" w14:textId="77777777" w:rsidR="00943C1E" w:rsidRDefault="00943C1E" w:rsidP="009023CD">
            <w:pPr>
              <w:jc w:val="both"/>
              <w:rPr>
                <w:color w:val="auto"/>
                <w:sz w:val="22"/>
                <w:szCs w:val="22"/>
              </w:rPr>
            </w:pPr>
            <w:r w:rsidRPr="00943C1E">
              <w:rPr>
                <w:color w:val="auto"/>
                <w:sz w:val="22"/>
                <w:szCs w:val="22"/>
                <w:vertAlign w:val="superscript"/>
              </w:rPr>
              <w:t>2</w:t>
            </w:r>
            <w:r>
              <w:rPr>
                <w:color w:val="auto"/>
                <w:sz w:val="22"/>
                <w:szCs w:val="22"/>
              </w:rPr>
              <w:t xml:space="preserve"> Zicomi Systems </w:t>
            </w:r>
          </w:p>
          <w:p w14:paraId="47D7E9DA" w14:textId="77777777" w:rsidR="00A943B2" w:rsidRPr="00716588" w:rsidRDefault="001D38EC" w:rsidP="009023CD">
            <w:pPr>
              <w:jc w:val="both"/>
              <w:rPr>
                <w:sz w:val="22"/>
                <w:szCs w:val="22"/>
              </w:rPr>
            </w:pPr>
            <w:r>
              <w:rPr>
                <w:color w:val="auto"/>
                <w:sz w:val="22"/>
                <w:szCs w:val="22"/>
              </w:rPr>
              <w:t xml:space="preserve">Prepared for the </w:t>
            </w:r>
            <w:r w:rsidR="005815F9">
              <w:rPr>
                <w:color w:val="auto"/>
                <w:sz w:val="22"/>
                <w:szCs w:val="22"/>
              </w:rPr>
              <w:t xml:space="preserve">Department of Communications </w:t>
            </w:r>
          </w:p>
        </w:tc>
      </w:tr>
    </w:tbl>
    <w:p w14:paraId="77D006AA" w14:textId="77777777" w:rsidR="00787338" w:rsidRDefault="00787338" w:rsidP="009023CD">
      <w:pPr>
        <w:jc w:val="both"/>
      </w:pPr>
    </w:p>
    <w:tbl>
      <w:tblPr>
        <w:tblStyle w:val="TableGrid"/>
        <w:tblpPr w:leftFromText="181" w:rightFromText="181" w:vertAnchor="page" w:horzAnchor="margin" w:tblpY="144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2274F9" w14:paraId="4E1E031D" w14:textId="77777777" w:rsidTr="00141D5A">
        <w:trPr>
          <w:cantSplit/>
          <w:trHeight w:hRule="exact" w:val="1701"/>
        </w:trPr>
        <w:tc>
          <w:tcPr>
            <w:tcW w:w="9854" w:type="dxa"/>
            <w:vAlign w:val="bottom"/>
          </w:tcPr>
          <w:p w14:paraId="029CA2CB" w14:textId="77777777" w:rsidR="002274F9" w:rsidRPr="008F7A9C" w:rsidRDefault="00277610" w:rsidP="009023CD">
            <w:pPr>
              <w:jc w:val="both"/>
              <w:rPr>
                <w:sz w:val="22"/>
                <w:szCs w:val="22"/>
              </w:rPr>
            </w:pPr>
            <w:r w:rsidRPr="008F7A9C">
              <w:rPr>
                <w:sz w:val="22"/>
                <w:szCs w:val="22"/>
              </w:rPr>
              <w:lastRenderedPageBreak/>
              <w:t>[Insert partner or collaborator logos here</w:t>
            </w:r>
            <w:r w:rsidR="001772D6">
              <w:rPr>
                <w:sz w:val="22"/>
                <w:szCs w:val="22"/>
              </w:rPr>
              <w:t>, scale to fit, 3cm maximum height</w:t>
            </w:r>
            <w:r w:rsidRPr="008F7A9C">
              <w:rPr>
                <w:sz w:val="22"/>
                <w:szCs w:val="22"/>
              </w:rPr>
              <w:t xml:space="preserve"> (delete if not required)]</w:t>
            </w:r>
          </w:p>
        </w:tc>
      </w:tr>
    </w:tbl>
    <w:p w14:paraId="37320033" w14:textId="355369EA" w:rsidR="005815F9" w:rsidRDefault="005815F9" w:rsidP="009023CD">
      <w:pPr>
        <w:jc w:val="both"/>
      </w:pPr>
      <w:r>
        <w:t xml:space="preserve">Digital Productivity Flagship and Land and Water Flagship </w:t>
      </w:r>
    </w:p>
    <w:p w14:paraId="143E74C7" w14:textId="77777777" w:rsidR="00A943B2" w:rsidRDefault="00A943B2" w:rsidP="00F444B7">
      <w:pPr>
        <w:pStyle w:val="VersoPageHeading"/>
      </w:pPr>
      <w:r>
        <w:t>Citation</w:t>
      </w:r>
    </w:p>
    <w:p w14:paraId="3B12BE60" w14:textId="2C2C58F9" w:rsidR="00A943B2" w:rsidRPr="00F444B7" w:rsidRDefault="005815F9" w:rsidP="009023CD">
      <w:pPr>
        <w:jc w:val="both"/>
      </w:pPr>
      <w:r w:rsidRPr="00C21A82">
        <w:rPr>
          <w:highlight w:val="yellow"/>
        </w:rPr>
        <w:t>Box P</w:t>
      </w:r>
      <w:r w:rsidR="00A943B2" w:rsidRPr="00C21A82">
        <w:rPr>
          <w:highlight w:val="yellow"/>
        </w:rPr>
        <w:t>,</w:t>
      </w:r>
      <w:r w:rsidR="00F8627F">
        <w:rPr>
          <w:highlight w:val="yellow"/>
        </w:rPr>
        <w:t xml:space="preserve"> </w:t>
      </w:r>
      <w:r w:rsidRPr="00C21A82">
        <w:rPr>
          <w:highlight w:val="yellow"/>
        </w:rPr>
        <w:t xml:space="preserve">Simons B, </w:t>
      </w:r>
      <w:r w:rsidR="00F415E4" w:rsidRPr="00C21A82">
        <w:rPr>
          <w:highlight w:val="yellow"/>
        </w:rPr>
        <w:t xml:space="preserve">Cox S., </w:t>
      </w:r>
      <w:r w:rsidR="00BC0E52">
        <w:rPr>
          <w:highlight w:val="yellow"/>
        </w:rPr>
        <w:t xml:space="preserve">Maguire S, </w:t>
      </w:r>
      <w:r w:rsidRPr="00C21A82">
        <w:rPr>
          <w:highlight w:val="yellow"/>
        </w:rPr>
        <w:t>Yu J</w:t>
      </w:r>
      <w:r w:rsidR="00BC0E52">
        <w:rPr>
          <w:highlight w:val="yellow"/>
        </w:rPr>
        <w:t>.</w:t>
      </w:r>
      <w:r w:rsidRPr="00C21A82">
        <w:rPr>
          <w:highlight w:val="yellow"/>
        </w:rPr>
        <w:t xml:space="preserve"> (2014)</w:t>
      </w:r>
      <w:r w:rsidR="00F8627F">
        <w:rPr>
          <w:highlight w:val="yellow"/>
        </w:rPr>
        <w:t xml:space="preserve"> </w:t>
      </w:r>
      <w:r w:rsidR="00A943B2" w:rsidRPr="00C21A82">
        <w:rPr>
          <w:highlight w:val="yellow"/>
        </w:rPr>
        <w:t xml:space="preserve">The </w:t>
      </w:r>
      <w:r w:rsidRPr="00C21A82">
        <w:rPr>
          <w:highlight w:val="yellow"/>
        </w:rPr>
        <w:t>Foundation Data Specification Framework</w:t>
      </w:r>
      <w:r w:rsidR="00A943B2" w:rsidRPr="00C21A82">
        <w:rPr>
          <w:highlight w:val="yellow"/>
        </w:rPr>
        <w:t xml:space="preserve">. CSIRO, </w:t>
      </w:r>
      <w:smartTag w:uri="urn:schemas-microsoft-com:office:smarttags" w:element="place">
        <w:smartTag w:uri="urn:schemas-microsoft-com:office:smarttags" w:element="country-region">
          <w:r w:rsidR="00A943B2" w:rsidRPr="00C21A82">
            <w:rPr>
              <w:highlight w:val="yellow"/>
            </w:rPr>
            <w:t>Australia</w:t>
          </w:r>
        </w:smartTag>
      </w:smartTag>
      <w:r w:rsidR="00A943B2" w:rsidRPr="00C21A82">
        <w:rPr>
          <w:highlight w:val="yellow"/>
        </w:rPr>
        <w:t>.</w:t>
      </w:r>
      <w:r w:rsidR="00A943B2" w:rsidRPr="00E825CA">
        <w:t xml:space="preserve"> </w:t>
      </w:r>
    </w:p>
    <w:p w14:paraId="591E38AC" w14:textId="77777777" w:rsidR="00A943B2" w:rsidRDefault="00A943B2" w:rsidP="00F444B7">
      <w:pPr>
        <w:pStyle w:val="VersoPageHeading"/>
      </w:pPr>
      <w:commentRangeStart w:id="2"/>
      <w:r>
        <w:t>Copyright and disclaimer</w:t>
      </w:r>
    </w:p>
    <w:p w14:paraId="7771097B" w14:textId="77777777" w:rsidR="00A943B2" w:rsidRDefault="00732D84" w:rsidP="009023CD">
      <w:pPr>
        <w:jc w:val="both"/>
      </w:pPr>
      <w:commentRangeStart w:id="3"/>
      <w:r>
        <w:t>© 2015</w:t>
      </w:r>
      <w:r w:rsidR="00A943B2">
        <w:t xml:space="preserve"> CSIRO To the extent permitted by law, all rights are reserved and no part of this publication covered by copyright may be reproduced or copied in any form or by any means except with the written permission of CSIRO.</w:t>
      </w:r>
      <w:commentRangeEnd w:id="3"/>
      <w:r w:rsidR="000F46A0">
        <w:rPr>
          <w:rStyle w:val="CommentReference"/>
        </w:rPr>
        <w:commentReference w:id="3"/>
      </w:r>
    </w:p>
    <w:p w14:paraId="46859C35" w14:textId="77777777" w:rsidR="00A943B2" w:rsidRDefault="00A943B2" w:rsidP="00F444B7">
      <w:pPr>
        <w:pStyle w:val="VersoPageHeading"/>
      </w:pPr>
      <w:r>
        <w:t>Important disclaimer</w:t>
      </w:r>
    </w:p>
    <w:p w14:paraId="0EC68615" w14:textId="77777777" w:rsidR="00A943B2" w:rsidRDefault="00A943B2" w:rsidP="009023CD">
      <w:pPr>
        <w:jc w:val="both"/>
      </w:pPr>
      <w:r>
        <w:t xml:space="preserve">CSIRO advises that the information contained in this publication comprises general statements based </w:t>
      </w:r>
      <w:commentRangeStart w:id="4"/>
      <w:r>
        <w:t>on scientific research</w:t>
      </w:r>
      <w:commentRangeEnd w:id="4"/>
      <w:r w:rsidR="000F46A0">
        <w:rPr>
          <w:rStyle w:val="CommentReference"/>
        </w:rPr>
        <w:commentReference w:id="4"/>
      </w:r>
      <w:r>
        <w:t xml:space="preserve">. The reader is advised and needs to be aware that such information may be incomplete or unable to be used in any specific situation. </w:t>
      </w:r>
      <w:commentRangeStart w:id="5"/>
      <w:r>
        <w:t xml:space="preserve">No reliance or actions must therefore be made on that information without seeking prior expert professional, scientific and technical advice. </w:t>
      </w:r>
      <w:commentRangeEnd w:id="5"/>
      <w:r w:rsidR="000F46A0">
        <w:rPr>
          <w:rStyle w:val="CommentReference"/>
        </w:rPr>
        <w:commentReference w:id="5"/>
      </w:r>
      <w:commentRangeStart w:id="6"/>
      <w:r>
        <w:t>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commentRangeEnd w:id="6"/>
      <w:r w:rsidR="000F46A0">
        <w:rPr>
          <w:rStyle w:val="CommentReference"/>
        </w:rPr>
        <w:commentReference w:id="6"/>
      </w:r>
    </w:p>
    <w:commentRangeEnd w:id="2"/>
    <w:p w14:paraId="71128B86" w14:textId="77777777" w:rsidR="00A943B2" w:rsidRDefault="00E15B05" w:rsidP="009023CD">
      <w:pPr>
        <w:jc w:val="both"/>
      </w:pPr>
      <w:r>
        <w:rPr>
          <w:rStyle w:val="CommentReference"/>
        </w:rPr>
        <w:commentReference w:id="2"/>
      </w:r>
    </w:p>
    <w:p w14:paraId="6F7F80D9" w14:textId="77777777" w:rsidR="00A943B2" w:rsidRDefault="00A943B2" w:rsidP="009023CD">
      <w:pPr>
        <w:spacing w:after="200"/>
        <w:jc w:val="both"/>
      </w:pPr>
    </w:p>
    <w:p w14:paraId="097EF7B3" w14:textId="77777777" w:rsidR="00A943B2" w:rsidRDefault="00A943B2" w:rsidP="009023CD">
      <w:pPr>
        <w:spacing w:after="200"/>
        <w:jc w:val="both"/>
        <w:sectPr w:rsidR="00A943B2" w:rsidSect="005D5D01">
          <w:footerReference w:type="default" r:id="rId12"/>
          <w:type w:val="continuous"/>
          <w:pgSz w:w="11906" w:h="16838" w:code="9"/>
          <w:pgMar w:top="1106" w:right="1134" w:bottom="1134" w:left="1134" w:header="510" w:footer="624" w:gutter="0"/>
          <w:pgNumType w:fmt="lowerRoman" w:start="1"/>
          <w:cols w:space="284"/>
          <w:titlePg/>
          <w:docGrid w:linePitch="360"/>
        </w:sectPr>
      </w:pPr>
    </w:p>
    <w:p w14:paraId="66F15309" w14:textId="77777777" w:rsidR="00A943B2" w:rsidRDefault="00A943B2" w:rsidP="001D36DC">
      <w:pPr>
        <w:pStyle w:val="Heading1noTOC"/>
      </w:pPr>
      <w:r w:rsidRPr="00890BD7">
        <w:lastRenderedPageBreak/>
        <w:t>Contents</w:t>
      </w:r>
    </w:p>
    <w:p w14:paraId="0D64F63C" w14:textId="77777777" w:rsidR="001A39A2" w:rsidRDefault="00D13F7B">
      <w:pPr>
        <w:pStyle w:val="TOC2"/>
        <w:rPr>
          <w:rFonts w:asciiTheme="minorHAnsi" w:eastAsiaTheme="minorEastAsia" w:hAnsiTheme="minorHAnsi" w:cstheme="minorBidi"/>
          <w:noProof/>
          <w:color w:val="auto"/>
        </w:rPr>
      </w:pPr>
      <w:r>
        <w:rPr>
          <w:b/>
          <w:noProof/>
          <w:color w:val="FFFFFF"/>
          <w:spacing w:val="-7"/>
        </w:rPr>
        <w:fldChar w:fldCharType="begin"/>
      </w:r>
      <w:r w:rsidR="00462182">
        <w:rPr>
          <w:b/>
          <w:noProof/>
          <w:color w:val="FFFFFF"/>
          <w:spacing w:val="-7"/>
        </w:rPr>
        <w:instrText xml:space="preserve"> TOC \h \z \t "Heading 1,2,Heading 2,3,PartTitle,1,Heading 1 Numbered,2,Heading 1 not numbered,2,Heading 2 not numbered,3,Appendix Heading 1,2" </w:instrText>
      </w:r>
      <w:r>
        <w:rPr>
          <w:b/>
          <w:noProof/>
          <w:color w:val="FFFFFF"/>
          <w:spacing w:val="-7"/>
        </w:rPr>
        <w:fldChar w:fldCharType="separate"/>
      </w:r>
      <w:hyperlink w:anchor="_Toc415562733" w:history="1">
        <w:r w:rsidR="001A39A2" w:rsidRPr="002F2363">
          <w:rPr>
            <w:rStyle w:val="Hyperlink"/>
            <w:noProof/>
            <w:highlight w:val="yellow"/>
          </w:rPr>
          <w:t>Acknowledgments</w:t>
        </w:r>
        <w:r w:rsidR="001A39A2">
          <w:rPr>
            <w:noProof/>
            <w:webHidden/>
          </w:rPr>
          <w:tab/>
        </w:r>
        <w:r w:rsidR="001A39A2">
          <w:rPr>
            <w:noProof/>
            <w:webHidden/>
          </w:rPr>
          <w:fldChar w:fldCharType="begin"/>
        </w:r>
        <w:r w:rsidR="001A39A2">
          <w:rPr>
            <w:noProof/>
            <w:webHidden/>
          </w:rPr>
          <w:instrText xml:space="preserve"> PAGEREF _Toc415562733 \h </w:instrText>
        </w:r>
        <w:r w:rsidR="001A39A2">
          <w:rPr>
            <w:noProof/>
            <w:webHidden/>
          </w:rPr>
        </w:r>
        <w:r w:rsidR="001A39A2">
          <w:rPr>
            <w:noProof/>
            <w:webHidden/>
          </w:rPr>
          <w:fldChar w:fldCharType="separate"/>
        </w:r>
        <w:r w:rsidR="001A39A2">
          <w:rPr>
            <w:noProof/>
            <w:webHidden/>
          </w:rPr>
          <w:t>iii</w:t>
        </w:r>
        <w:r w:rsidR="001A39A2">
          <w:rPr>
            <w:noProof/>
            <w:webHidden/>
          </w:rPr>
          <w:fldChar w:fldCharType="end"/>
        </w:r>
      </w:hyperlink>
    </w:p>
    <w:p w14:paraId="7547200E" w14:textId="77777777" w:rsidR="001A39A2" w:rsidRDefault="002C1A41">
      <w:pPr>
        <w:pStyle w:val="TOC2"/>
        <w:rPr>
          <w:rFonts w:asciiTheme="minorHAnsi" w:eastAsiaTheme="minorEastAsia" w:hAnsiTheme="minorHAnsi" w:cstheme="minorBidi"/>
          <w:noProof/>
          <w:color w:val="auto"/>
        </w:rPr>
      </w:pPr>
      <w:hyperlink w:anchor="_Toc415562734" w:history="1">
        <w:r w:rsidR="001A39A2" w:rsidRPr="002F2363">
          <w:rPr>
            <w:rStyle w:val="Hyperlink"/>
            <w:noProof/>
          </w:rPr>
          <w:t>Executive summary</w:t>
        </w:r>
        <w:r w:rsidR="001A39A2">
          <w:rPr>
            <w:noProof/>
            <w:webHidden/>
          </w:rPr>
          <w:tab/>
        </w:r>
        <w:r w:rsidR="001A39A2">
          <w:rPr>
            <w:noProof/>
            <w:webHidden/>
          </w:rPr>
          <w:fldChar w:fldCharType="begin"/>
        </w:r>
        <w:r w:rsidR="001A39A2">
          <w:rPr>
            <w:noProof/>
            <w:webHidden/>
          </w:rPr>
          <w:instrText xml:space="preserve"> PAGEREF _Toc415562734 \h </w:instrText>
        </w:r>
        <w:r w:rsidR="001A39A2">
          <w:rPr>
            <w:noProof/>
            <w:webHidden/>
          </w:rPr>
        </w:r>
        <w:r w:rsidR="001A39A2">
          <w:rPr>
            <w:noProof/>
            <w:webHidden/>
          </w:rPr>
          <w:fldChar w:fldCharType="separate"/>
        </w:r>
        <w:r w:rsidR="001A39A2">
          <w:rPr>
            <w:noProof/>
            <w:webHidden/>
          </w:rPr>
          <w:t>iv</w:t>
        </w:r>
        <w:r w:rsidR="001A39A2">
          <w:rPr>
            <w:noProof/>
            <w:webHidden/>
          </w:rPr>
          <w:fldChar w:fldCharType="end"/>
        </w:r>
      </w:hyperlink>
    </w:p>
    <w:p w14:paraId="44A5A522" w14:textId="77777777" w:rsidR="001A39A2" w:rsidRDefault="002C1A41">
      <w:pPr>
        <w:pStyle w:val="TOC2"/>
        <w:rPr>
          <w:rFonts w:asciiTheme="minorHAnsi" w:eastAsiaTheme="minorEastAsia" w:hAnsiTheme="minorHAnsi" w:cstheme="minorBidi"/>
          <w:noProof/>
          <w:color w:val="auto"/>
        </w:rPr>
      </w:pPr>
      <w:hyperlink w:anchor="_Toc415562735" w:history="1">
        <w:r w:rsidR="001A39A2" w:rsidRPr="002F2363">
          <w:rPr>
            <w:rStyle w:val="Hyperlink"/>
            <w:noProof/>
          </w:rPr>
          <w:t>1</w:t>
        </w:r>
        <w:r w:rsidR="001A39A2">
          <w:rPr>
            <w:rFonts w:asciiTheme="minorHAnsi" w:eastAsiaTheme="minorEastAsia" w:hAnsiTheme="minorHAnsi" w:cstheme="minorBidi"/>
            <w:noProof/>
            <w:color w:val="auto"/>
          </w:rPr>
          <w:tab/>
        </w:r>
        <w:r w:rsidR="001A39A2" w:rsidRPr="002F2363">
          <w:rPr>
            <w:rStyle w:val="Hyperlink"/>
            <w:noProof/>
          </w:rPr>
          <w:t>Introduction</w:t>
        </w:r>
        <w:r w:rsidR="001A39A2">
          <w:rPr>
            <w:noProof/>
            <w:webHidden/>
          </w:rPr>
          <w:tab/>
        </w:r>
        <w:r w:rsidR="001A39A2">
          <w:rPr>
            <w:noProof/>
            <w:webHidden/>
          </w:rPr>
          <w:fldChar w:fldCharType="begin"/>
        </w:r>
        <w:r w:rsidR="001A39A2">
          <w:rPr>
            <w:noProof/>
            <w:webHidden/>
          </w:rPr>
          <w:instrText xml:space="preserve"> PAGEREF _Toc415562735 \h </w:instrText>
        </w:r>
        <w:r w:rsidR="001A39A2">
          <w:rPr>
            <w:noProof/>
            <w:webHidden/>
          </w:rPr>
        </w:r>
        <w:r w:rsidR="001A39A2">
          <w:rPr>
            <w:noProof/>
            <w:webHidden/>
          </w:rPr>
          <w:fldChar w:fldCharType="separate"/>
        </w:r>
        <w:r w:rsidR="001A39A2">
          <w:rPr>
            <w:noProof/>
            <w:webHidden/>
          </w:rPr>
          <w:t>1</w:t>
        </w:r>
        <w:r w:rsidR="001A39A2">
          <w:rPr>
            <w:noProof/>
            <w:webHidden/>
          </w:rPr>
          <w:fldChar w:fldCharType="end"/>
        </w:r>
      </w:hyperlink>
    </w:p>
    <w:p w14:paraId="21BCE07F" w14:textId="77777777" w:rsidR="001A39A2" w:rsidRDefault="002C1A41">
      <w:pPr>
        <w:pStyle w:val="TOC3"/>
        <w:rPr>
          <w:rFonts w:asciiTheme="minorHAnsi" w:eastAsiaTheme="minorEastAsia" w:hAnsiTheme="minorHAnsi" w:cstheme="minorBidi"/>
          <w:noProof/>
          <w:color w:val="auto"/>
        </w:rPr>
      </w:pPr>
      <w:hyperlink w:anchor="_Toc415562736" w:history="1">
        <w:r w:rsidR="001A39A2" w:rsidRPr="002F2363">
          <w:rPr>
            <w:rStyle w:val="Hyperlink"/>
            <w:noProof/>
          </w:rPr>
          <w:t>1.1</w:t>
        </w:r>
        <w:r w:rsidR="001A39A2">
          <w:rPr>
            <w:rFonts w:asciiTheme="minorHAnsi" w:eastAsiaTheme="minorEastAsia" w:hAnsiTheme="minorHAnsi" w:cstheme="minorBidi"/>
            <w:noProof/>
            <w:color w:val="auto"/>
          </w:rPr>
          <w:tab/>
        </w:r>
        <w:r w:rsidR="001A39A2" w:rsidRPr="002F2363">
          <w:rPr>
            <w:rStyle w:val="Hyperlink"/>
            <w:noProof/>
          </w:rPr>
          <w:t>Purpose</w:t>
        </w:r>
        <w:r w:rsidR="001A39A2">
          <w:rPr>
            <w:noProof/>
            <w:webHidden/>
          </w:rPr>
          <w:tab/>
        </w:r>
        <w:r w:rsidR="001A39A2">
          <w:rPr>
            <w:noProof/>
            <w:webHidden/>
          </w:rPr>
          <w:fldChar w:fldCharType="begin"/>
        </w:r>
        <w:r w:rsidR="001A39A2">
          <w:rPr>
            <w:noProof/>
            <w:webHidden/>
          </w:rPr>
          <w:instrText xml:space="preserve"> PAGEREF _Toc415562736 \h </w:instrText>
        </w:r>
        <w:r w:rsidR="001A39A2">
          <w:rPr>
            <w:noProof/>
            <w:webHidden/>
          </w:rPr>
        </w:r>
        <w:r w:rsidR="001A39A2">
          <w:rPr>
            <w:noProof/>
            <w:webHidden/>
          </w:rPr>
          <w:fldChar w:fldCharType="separate"/>
        </w:r>
        <w:r w:rsidR="001A39A2">
          <w:rPr>
            <w:noProof/>
            <w:webHidden/>
          </w:rPr>
          <w:t>1</w:t>
        </w:r>
        <w:r w:rsidR="001A39A2">
          <w:rPr>
            <w:noProof/>
            <w:webHidden/>
          </w:rPr>
          <w:fldChar w:fldCharType="end"/>
        </w:r>
      </w:hyperlink>
    </w:p>
    <w:p w14:paraId="65FD2520" w14:textId="77777777" w:rsidR="001A39A2" w:rsidRDefault="002C1A41">
      <w:pPr>
        <w:pStyle w:val="TOC3"/>
        <w:rPr>
          <w:rFonts w:asciiTheme="minorHAnsi" w:eastAsiaTheme="minorEastAsia" w:hAnsiTheme="minorHAnsi" w:cstheme="minorBidi"/>
          <w:noProof/>
          <w:color w:val="auto"/>
        </w:rPr>
      </w:pPr>
      <w:hyperlink w:anchor="_Toc415562737" w:history="1">
        <w:r w:rsidR="001A39A2" w:rsidRPr="002F2363">
          <w:rPr>
            <w:rStyle w:val="Hyperlink"/>
            <w:noProof/>
          </w:rPr>
          <w:t>1.2</w:t>
        </w:r>
        <w:r w:rsidR="001A39A2">
          <w:rPr>
            <w:rFonts w:asciiTheme="minorHAnsi" w:eastAsiaTheme="minorEastAsia" w:hAnsiTheme="minorHAnsi" w:cstheme="minorBidi"/>
            <w:noProof/>
            <w:color w:val="auto"/>
          </w:rPr>
          <w:tab/>
        </w:r>
        <w:r w:rsidR="001A39A2" w:rsidRPr="002F2363">
          <w:rPr>
            <w:rStyle w:val="Hyperlink"/>
            <w:noProof/>
          </w:rPr>
          <w:t>Scope</w:t>
        </w:r>
        <w:r w:rsidR="001A39A2">
          <w:rPr>
            <w:noProof/>
            <w:webHidden/>
          </w:rPr>
          <w:tab/>
        </w:r>
        <w:r w:rsidR="001A39A2">
          <w:rPr>
            <w:noProof/>
            <w:webHidden/>
          </w:rPr>
          <w:fldChar w:fldCharType="begin"/>
        </w:r>
        <w:r w:rsidR="001A39A2">
          <w:rPr>
            <w:noProof/>
            <w:webHidden/>
          </w:rPr>
          <w:instrText xml:space="preserve"> PAGEREF _Toc415562737 \h </w:instrText>
        </w:r>
        <w:r w:rsidR="001A39A2">
          <w:rPr>
            <w:noProof/>
            <w:webHidden/>
          </w:rPr>
        </w:r>
        <w:r w:rsidR="001A39A2">
          <w:rPr>
            <w:noProof/>
            <w:webHidden/>
          </w:rPr>
          <w:fldChar w:fldCharType="separate"/>
        </w:r>
        <w:r w:rsidR="001A39A2">
          <w:rPr>
            <w:noProof/>
            <w:webHidden/>
          </w:rPr>
          <w:t>1</w:t>
        </w:r>
        <w:r w:rsidR="001A39A2">
          <w:rPr>
            <w:noProof/>
            <w:webHidden/>
          </w:rPr>
          <w:fldChar w:fldCharType="end"/>
        </w:r>
      </w:hyperlink>
    </w:p>
    <w:p w14:paraId="3B863749" w14:textId="77777777" w:rsidR="001A39A2" w:rsidRDefault="002C1A41">
      <w:pPr>
        <w:pStyle w:val="TOC3"/>
        <w:rPr>
          <w:rFonts w:asciiTheme="minorHAnsi" w:eastAsiaTheme="minorEastAsia" w:hAnsiTheme="minorHAnsi" w:cstheme="minorBidi"/>
          <w:noProof/>
          <w:color w:val="auto"/>
        </w:rPr>
      </w:pPr>
      <w:hyperlink w:anchor="_Toc415562738" w:history="1">
        <w:r w:rsidR="001A39A2" w:rsidRPr="002F2363">
          <w:rPr>
            <w:rStyle w:val="Hyperlink"/>
            <w:noProof/>
          </w:rPr>
          <w:t>1.3</w:t>
        </w:r>
        <w:r w:rsidR="001A39A2">
          <w:rPr>
            <w:rFonts w:asciiTheme="minorHAnsi" w:eastAsiaTheme="minorEastAsia" w:hAnsiTheme="minorHAnsi" w:cstheme="minorBidi"/>
            <w:noProof/>
            <w:color w:val="auto"/>
          </w:rPr>
          <w:tab/>
        </w:r>
        <w:r w:rsidR="001A39A2" w:rsidRPr="002F2363">
          <w:rPr>
            <w:rStyle w:val="Hyperlink"/>
            <w:noProof/>
          </w:rPr>
          <w:t>The Foundation Spatial Data Framework (FSDF)</w:t>
        </w:r>
        <w:r w:rsidR="001A39A2">
          <w:rPr>
            <w:noProof/>
            <w:webHidden/>
          </w:rPr>
          <w:tab/>
        </w:r>
        <w:r w:rsidR="001A39A2">
          <w:rPr>
            <w:noProof/>
            <w:webHidden/>
          </w:rPr>
          <w:fldChar w:fldCharType="begin"/>
        </w:r>
        <w:r w:rsidR="001A39A2">
          <w:rPr>
            <w:noProof/>
            <w:webHidden/>
          </w:rPr>
          <w:instrText xml:space="preserve"> PAGEREF _Toc415562738 \h </w:instrText>
        </w:r>
        <w:r w:rsidR="001A39A2">
          <w:rPr>
            <w:noProof/>
            <w:webHidden/>
          </w:rPr>
        </w:r>
        <w:r w:rsidR="001A39A2">
          <w:rPr>
            <w:noProof/>
            <w:webHidden/>
          </w:rPr>
          <w:fldChar w:fldCharType="separate"/>
        </w:r>
        <w:r w:rsidR="001A39A2">
          <w:rPr>
            <w:noProof/>
            <w:webHidden/>
          </w:rPr>
          <w:t>1</w:t>
        </w:r>
        <w:r w:rsidR="001A39A2">
          <w:rPr>
            <w:noProof/>
            <w:webHidden/>
          </w:rPr>
          <w:fldChar w:fldCharType="end"/>
        </w:r>
      </w:hyperlink>
    </w:p>
    <w:p w14:paraId="2703AC42" w14:textId="77777777" w:rsidR="001A39A2" w:rsidRDefault="002C1A41">
      <w:pPr>
        <w:pStyle w:val="TOC3"/>
        <w:rPr>
          <w:rFonts w:asciiTheme="minorHAnsi" w:eastAsiaTheme="minorEastAsia" w:hAnsiTheme="minorHAnsi" w:cstheme="minorBidi"/>
          <w:noProof/>
          <w:color w:val="auto"/>
        </w:rPr>
      </w:pPr>
      <w:hyperlink w:anchor="_Toc415562739" w:history="1">
        <w:r w:rsidR="001A39A2" w:rsidRPr="002F2363">
          <w:rPr>
            <w:rStyle w:val="Hyperlink"/>
            <w:noProof/>
          </w:rPr>
          <w:t>1.4</w:t>
        </w:r>
        <w:r w:rsidR="001A39A2">
          <w:rPr>
            <w:rFonts w:asciiTheme="minorHAnsi" w:eastAsiaTheme="minorEastAsia" w:hAnsiTheme="minorHAnsi" w:cstheme="minorBidi"/>
            <w:noProof/>
            <w:color w:val="auto"/>
          </w:rPr>
          <w:tab/>
        </w:r>
        <w:r w:rsidR="001A39A2" w:rsidRPr="002F2363">
          <w:rPr>
            <w:rStyle w:val="Hyperlink"/>
            <w:noProof/>
          </w:rPr>
          <w:t>Geospatial data interoperability</w:t>
        </w:r>
        <w:r w:rsidR="001A39A2">
          <w:rPr>
            <w:noProof/>
            <w:webHidden/>
          </w:rPr>
          <w:tab/>
        </w:r>
        <w:r w:rsidR="001A39A2">
          <w:rPr>
            <w:noProof/>
            <w:webHidden/>
          </w:rPr>
          <w:fldChar w:fldCharType="begin"/>
        </w:r>
        <w:r w:rsidR="001A39A2">
          <w:rPr>
            <w:noProof/>
            <w:webHidden/>
          </w:rPr>
          <w:instrText xml:space="preserve"> PAGEREF _Toc415562739 \h </w:instrText>
        </w:r>
        <w:r w:rsidR="001A39A2">
          <w:rPr>
            <w:noProof/>
            <w:webHidden/>
          </w:rPr>
        </w:r>
        <w:r w:rsidR="001A39A2">
          <w:rPr>
            <w:noProof/>
            <w:webHidden/>
          </w:rPr>
          <w:fldChar w:fldCharType="separate"/>
        </w:r>
        <w:r w:rsidR="001A39A2">
          <w:rPr>
            <w:noProof/>
            <w:webHidden/>
          </w:rPr>
          <w:t>3</w:t>
        </w:r>
        <w:r w:rsidR="001A39A2">
          <w:rPr>
            <w:noProof/>
            <w:webHidden/>
          </w:rPr>
          <w:fldChar w:fldCharType="end"/>
        </w:r>
      </w:hyperlink>
    </w:p>
    <w:p w14:paraId="52F4376B" w14:textId="77777777" w:rsidR="001A39A2" w:rsidRDefault="002C1A41">
      <w:pPr>
        <w:pStyle w:val="TOC3"/>
        <w:rPr>
          <w:rFonts w:asciiTheme="minorHAnsi" w:eastAsiaTheme="minorEastAsia" w:hAnsiTheme="minorHAnsi" w:cstheme="minorBidi"/>
          <w:noProof/>
          <w:color w:val="auto"/>
        </w:rPr>
      </w:pPr>
      <w:hyperlink w:anchor="_Toc415562740" w:history="1">
        <w:r w:rsidR="001A39A2" w:rsidRPr="002F2363">
          <w:rPr>
            <w:rStyle w:val="Hyperlink"/>
            <w:noProof/>
          </w:rPr>
          <w:t>1.5</w:t>
        </w:r>
        <w:r w:rsidR="001A39A2">
          <w:rPr>
            <w:rFonts w:asciiTheme="minorHAnsi" w:eastAsiaTheme="minorEastAsia" w:hAnsiTheme="minorHAnsi" w:cstheme="minorBidi"/>
            <w:noProof/>
            <w:color w:val="auto"/>
          </w:rPr>
          <w:tab/>
        </w:r>
        <w:r w:rsidR="001A39A2" w:rsidRPr="002F2363">
          <w:rPr>
            <w:rStyle w:val="Hyperlink"/>
            <w:noProof/>
          </w:rPr>
          <w:t>The role of information modelling in geospatial data production</w:t>
        </w:r>
        <w:r w:rsidR="001A39A2">
          <w:rPr>
            <w:noProof/>
            <w:webHidden/>
          </w:rPr>
          <w:tab/>
        </w:r>
        <w:r w:rsidR="001A39A2">
          <w:rPr>
            <w:noProof/>
            <w:webHidden/>
          </w:rPr>
          <w:fldChar w:fldCharType="begin"/>
        </w:r>
        <w:r w:rsidR="001A39A2">
          <w:rPr>
            <w:noProof/>
            <w:webHidden/>
          </w:rPr>
          <w:instrText xml:space="preserve"> PAGEREF _Toc415562740 \h </w:instrText>
        </w:r>
        <w:r w:rsidR="001A39A2">
          <w:rPr>
            <w:noProof/>
            <w:webHidden/>
          </w:rPr>
        </w:r>
        <w:r w:rsidR="001A39A2">
          <w:rPr>
            <w:noProof/>
            <w:webHidden/>
          </w:rPr>
          <w:fldChar w:fldCharType="separate"/>
        </w:r>
        <w:r w:rsidR="001A39A2">
          <w:rPr>
            <w:noProof/>
            <w:webHidden/>
          </w:rPr>
          <w:t>7</w:t>
        </w:r>
        <w:r w:rsidR="001A39A2">
          <w:rPr>
            <w:noProof/>
            <w:webHidden/>
          </w:rPr>
          <w:fldChar w:fldCharType="end"/>
        </w:r>
      </w:hyperlink>
    </w:p>
    <w:p w14:paraId="7DFEDCBC" w14:textId="77777777" w:rsidR="001A39A2" w:rsidRDefault="002C1A41">
      <w:pPr>
        <w:pStyle w:val="TOC3"/>
        <w:rPr>
          <w:rFonts w:asciiTheme="minorHAnsi" w:eastAsiaTheme="minorEastAsia" w:hAnsiTheme="minorHAnsi" w:cstheme="minorBidi"/>
          <w:noProof/>
          <w:color w:val="auto"/>
        </w:rPr>
      </w:pPr>
      <w:hyperlink w:anchor="_Toc415562741" w:history="1">
        <w:r w:rsidR="001A39A2" w:rsidRPr="002F2363">
          <w:rPr>
            <w:rStyle w:val="Hyperlink"/>
            <w:noProof/>
          </w:rPr>
          <w:t>1.6</w:t>
        </w:r>
        <w:r w:rsidR="001A39A2">
          <w:rPr>
            <w:rFonts w:asciiTheme="minorHAnsi" w:eastAsiaTheme="minorEastAsia" w:hAnsiTheme="minorHAnsi" w:cstheme="minorBidi"/>
            <w:noProof/>
            <w:color w:val="auto"/>
          </w:rPr>
          <w:tab/>
        </w:r>
        <w:r w:rsidR="001A39A2" w:rsidRPr="002F2363">
          <w:rPr>
            <w:rStyle w:val="Hyperlink"/>
            <w:noProof/>
          </w:rPr>
          <w:t>Towards a national Spatial Data Infrastructure (SDI)</w:t>
        </w:r>
        <w:r w:rsidR="001A39A2">
          <w:rPr>
            <w:noProof/>
            <w:webHidden/>
          </w:rPr>
          <w:tab/>
        </w:r>
        <w:r w:rsidR="001A39A2">
          <w:rPr>
            <w:noProof/>
            <w:webHidden/>
          </w:rPr>
          <w:fldChar w:fldCharType="begin"/>
        </w:r>
        <w:r w:rsidR="001A39A2">
          <w:rPr>
            <w:noProof/>
            <w:webHidden/>
          </w:rPr>
          <w:instrText xml:space="preserve"> PAGEREF _Toc415562741 \h </w:instrText>
        </w:r>
        <w:r w:rsidR="001A39A2">
          <w:rPr>
            <w:noProof/>
            <w:webHidden/>
          </w:rPr>
        </w:r>
        <w:r w:rsidR="001A39A2">
          <w:rPr>
            <w:noProof/>
            <w:webHidden/>
          </w:rPr>
          <w:fldChar w:fldCharType="separate"/>
        </w:r>
        <w:r w:rsidR="001A39A2">
          <w:rPr>
            <w:noProof/>
            <w:webHidden/>
          </w:rPr>
          <w:t>8</w:t>
        </w:r>
        <w:r w:rsidR="001A39A2">
          <w:rPr>
            <w:noProof/>
            <w:webHidden/>
          </w:rPr>
          <w:fldChar w:fldCharType="end"/>
        </w:r>
      </w:hyperlink>
    </w:p>
    <w:p w14:paraId="35670279" w14:textId="77777777" w:rsidR="001A39A2" w:rsidRDefault="002C1A41">
      <w:pPr>
        <w:pStyle w:val="TOC2"/>
        <w:rPr>
          <w:rFonts w:asciiTheme="minorHAnsi" w:eastAsiaTheme="minorEastAsia" w:hAnsiTheme="minorHAnsi" w:cstheme="minorBidi"/>
          <w:noProof/>
          <w:color w:val="auto"/>
        </w:rPr>
      </w:pPr>
      <w:hyperlink w:anchor="_Toc415562742" w:history="1">
        <w:r w:rsidR="001A39A2" w:rsidRPr="002F2363">
          <w:rPr>
            <w:rStyle w:val="Hyperlink"/>
            <w:noProof/>
          </w:rPr>
          <w:t>2</w:t>
        </w:r>
        <w:r w:rsidR="001A39A2">
          <w:rPr>
            <w:rFonts w:asciiTheme="minorHAnsi" w:eastAsiaTheme="minorEastAsia" w:hAnsiTheme="minorHAnsi" w:cstheme="minorBidi"/>
            <w:noProof/>
            <w:color w:val="auto"/>
          </w:rPr>
          <w:tab/>
        </w:r>
        <w:r w:rsidR="001A39A2" w:rsidRPr="002F2363">
          <w:rPr>
            <w:rStyle w:val="Hyperlink"/>
            <w:noProof/>
          </w:rPr>
          <w:t>Geospatial data supply chains</w:t>
        </w:r>
        <w:r w:rsidR="001A39A2">
          <w:rPr>
            <w:noProof/>
            <w:webHidden/>
          </w:rPr>
          <w:tab/>
        </w:r>
        <w:r w:rsidR="001A39A2">
          <w:rPr>
            <w:noProof/>
            <w:webHidden/>
          </w:rPr>
          <w:fldChar w:fldCharType="begin"/>
        </w:r>
        <w:r w:rsidR="001A39A2">
          <w:rPr>
            <w:noProof/>
            <w:webHidden/>
          </w:rPr>
          <w:instrText xml:space="preserve"> PAGEREF _Toc415562742 \h </w:instrText>
        </w:r>
        <w:r w:rsidR="001A39A2">
          <w:rPr>
            <w:noProof/>
            <w:webHidden/>
          </w:rPr>
        </w:r>
        <w:r w:rsidR="001A39A2">
          <w:rPr>
            <w:noProof/>
            <w:webHidden/>
          </w:rPr>
          <w:fldChar w:fldCharType="separate"/>
        </w:r>
        <w:r w:rsidR="001A39A2">
          <w:rPr>
            <w:noProof/>
            <w:webHidden/>
          </w:rPr>
          <w:t>9</w:t>
        </w:r>
        <w:r w:rsidR="001A39A2">
          <w:rPr>
            <w:noProof/>
            <w:webHidden/>
          </w:rPr>
          <w:fldChar w:fldCharType="end"/>
        </w:r>
      </w:hyperlink>
    </w:p>
    <w:p w14:paraId="4BD69E45" w14:textId="77777777" w:rsidR="001A39A2" w:rsidRDefault="002C1A41">
      <w:pPr>
        <w:pStyle w:val="TOC3"/>
        <w:rPr>
          <w:rFonts w:asciiTheme="minorHAnsi" w:eastAsiaTheme="minorEastAsia" w:hAnsiTheme="minorHAnsi" w:cstheme="minorBidi"/>
          <w:noProof/>
          <w:color w:val="auto"/>
        </w:rPr>
      </w:pPr>
      <w:hyperlink w:anchor="_Toc415562743" w:history="1">
        <w:r w:rsidR="001A39A2" w:rsidRPr="002F2363">
          <w:rPr>
            <w:rStyle w:val="Hyperlink"/>
            <w:noProof/>
          </w:rPr>
          <w:t>2.1</w:t>
        </w:r>
        <w:r w:rsidR="001A39A2">
          <w:rPr>
            <w:rFonts w:asciiTheme="minorHAnsi" w:eastAsiaTheme="minorEastAsia" w:hAnsiTheme="minorHAnsi" w:cstheme="minorBidi"/>
            <w:noProof/>
            <w:color w:val="auto"/>
          </w:rPr>
          <w:tab/>
        </w:r>
        <w:r w:rsidR="001A39A2" w:rsidRPr="002F2363">
          <w:rPr>
            <w:rStyle w:val="Hyperlink"/>
            <w:noProof/>
          </w:rPr>
          <w:t>Overview</w:t>
        </w:r>
        <w:r w:rsidR="001A39A2">
          <w:rPr>
            <w:noProof/>
            <w:webHidden/>
          </w:rPr>
          <w:tab/>
        </w:r>
        <w:r w:rsidR="001A39A2">
          <w:rPr>
            <w:noProof/>
            <w:webHidden/>
          </w:rPr>
          <w:fldChar w:fldCharType="begin"/>
        </w:r>
        <w:r w:rsidR="001A39A2">
          <w:rPr>
            <w:noProof/>
            <w:webHidden/>
          </w:rPr>
          <w:instrText xml:space="preserve"> PAGEREF _Toc415562743 \h </w:instrText>
        </w:r>
        <w:r w:rsidR="001A39A2">
          <w:rPr>
            <w:noProof/>
            <w:webHidden/>
          </w:rPr>
        </w:r>
        <w:r w:rsidR="001A39A2">
          <w:rPr>
            <w:noProof/>
            <w:webHidden/>
          </w:rPr>
          <w:fldChar w:fldCharType="separate"/>
        </w:r>
        <w:r w:rsidR="001A39A2">
          <w:rPr>
            <w:noProof/>
            <w:webHidden/>
          </w:rPr>
          <w:t>9</w:t>
        </w:r>
        <w:r w:rsidR="001A39A2">
          <w:rPr>
            <w:noProof/>
            <w:webHidden/>
          </w:rPr>
          <w:fldChar w:fldCharType="end"/>
        </w:r>
      </w:hyperlink>
    </w:p>
    <w:p w14:paraId="03828D65" w14:textId="77777777" w:rsidR="001A39A2" w:rsidRDefault="002C1A41">
      <w:pPr>
        <w:pStyle w:val="TOC3"/>
        <w:rPr>
          <w:rFonts w:asciiTheme="minorHAnsi" w:eastAsiaTheme="minorEastAsia" w:hAnsiTheme="minorHAnsi" w:cstheme="minorBidi"/>
          <w:noProof/>
          <w:color w:val="auto"/>
        </w:rPr>
      </w:pPr>
      <w:hyperlink w:anchor="_Toc415562744" w:history="1">
        <w:r w:rsidR="001A39A2" w:rsidRPr="002F2363">
          <w:rPr>
            <w:rStyle w:val="Hyperlink"/>
            <w:noProof/>
          </w:rPr>
          <w:t>2.2</w:t>
        </w:r>
        <w:r w:rsidR="001A39A2">
          <w:rPr>
            <w:rFonts w:asciiTheme="minorHAnsi" w:eastAsiaTheme="minorEastAsia" w:hAnsiTheme="minorHAnsi" w:cstheme="minorBidi"/>
            <w:noProof/>
            <w:color w:val="auto"/>
          </w:rPr>
          <w:tab/>
        </w:r>
        <w:r w:rsidR="001A39A2" w:rsidRPr="002F2363">
          <w:rPr>
            <w:rStyle w:val="Hyperlink"/>
            <w:noProof/>
          </w:rPr>
          <w:t>Geospatial data production and delivery patterns</w:t>
        </w:r>
        <w:r w:rsidR="001A39A2">
          <w:rPr>
            <w:noProof/>
            <w:webHidden/>
          </w:rPr>
          <w:tab/>
        </w:r>
        <w:r w:rsidR="001A39A2">
          <w:rPr>
            <w:noProof/>
            <w:webHidden/>
          </w:rPr>
          <w:fldChar w:fldCharType="begin"/>
        </w:r>
        <w:r w:rsidR="001A39A2">
          <w:rPr>
            <w:noProof/>
            <w:webHidden/>
          </w:rPr>
          <w:instrText xml:space="preserve"> PAGEREF _Toc415562744 \h </w:instrText>
        </w:r>
        <w:r w:rsidR="001A39A2">
          <w:rPr>
            <w:noProof/>
            <w:webHidden/>
          </w:rPr>
        </w:r>
        <w:r w:rsidR="001A39A2">
          <w:rPr>
            <w:noProof/>
            <w:webHidden/>
          </w:rPr>
          <w:fldChar w:fldCharType="separate"/>
        </w:r>
        <w:r w:rsidR="001A39A2">
          <w:rPr>
            <w:noProof/>
            <w:webHidden/>
          </w:rPr>
          <w:t>9</w:t>
        </w:r>
        <w:r w:rsidR="001A39A2">
          <w:rPr>
            <w:noProof/>
            <w:webHidden/>
          </w:rPr>
          <w:fldChar w:fldCharType="end"/>
        </w:r>
      </w:hyperlink>
    </w:p>
    <w:p w14:paraId="42770461" w14:textId="77777777" w:rsidR="001A39A2" w:rsidRDefault="002C1A41">
      <w:pPr>
        <w:pStyle w:val="TOC3"/>
        <w:rPr>
          <w:rFonts w:asciiTheme="minorHAnsi" w:eastAsiaTheme="minorEastAsia" w:hAnsiTheme="minorHAnsi" w:cstheme="minorBidi"/>
          <w:noProof/>
          <w:color w:val="auto"/>
        </w:rPr>
      </w:pPr>
      <w:hyperlink w:anchor="_Toc415562745" w:history="1">
        <w:r w:rsidR="001A39A2" w:rsidRPr="002F2363">
          <w:rPr>
            <w:rStyle w:val="Hyperlink"/>
            <w:noProof/>
          </w:rPr>
          <w:t>2.3</w:t>
        </w:r>
        <w:r w:rsidR="001A39A2">
          <w:rPr>
            <w:rFonts w:asciiTheme="minorHAnsi" w:eastAsiaTheme="minorEastAsia" w:hAnsiTheme="minorHAnsi" w:cstheme="minorBidi"/>
            <w:noProof/>
            <w:color w:val="auto"/>
          </w:rPr>
          <w:tab/>
        </w:r>
        <w:r w:rsidR="001A39A2" w:rsidRPr="002F2363">
          <w:rPr>
            <w:rStyle w:val="Hyperlink"/>
            <w:noProof/>
          </w:rPr>
          <w:t>Supply chain pattern analysis</w:t>
        </w:r>
        <w:r w:rsidR="001A39A2">
          <w:rPr>
            <w:noProof/>
            <w:webHidden/>
          </w:rPr>
          <w:tab/>
        </w:r>
        <w:r w:rsidR="001A39A2">
          <w:rPr>
            <w:noProof/>
            <w:webHidden/>
          </w:rPr>
          <w:fldChar w:fldCharType="begin"/>
        </w:r>
        <w:r w:rsidR="001A39A2">
          <w:rPr>
            <w:noProof/>
            <w:webHidden/>
          </w:rPr>
          <w:instrText xml:space="preserve"> PAGEREF _Toc415562745 \h </w:instrText>
        </w:r>
        <w:r w:rsidR="001A39A2">
          <w:rPr>
            <w:noProof/>
            <w:webHidden/>
          </w:rPr>
        </w:r>
        <w:r w:rsidR="001A39A2">
          <w:rPr>
            <w:noProof/>
            <w:webHidden/>
          </w:rPr>
          <w:fldChar w:fldCharType="separate"/>
        </w:r>
        <w:r w:rsidR="001A39A2">
          <w:rPr>
            <w:noProof/>
            <w:webHidden/>
          </w:rPr>
          <w:t>2</w:t>
        </w:r>
        <w:r w:rsidR="001A39A2">
          <w:rPr>
            <w:noProof/>
            <w:webHidden/>
          </w:rPr>
          <w:fldChar w:fldCharType="end"/>
        </w:r>
      </w:hyperlink>
    </w:p>
    <w:p w14:paraId="6AEFC8EA" w14:textId="77777777" w:rsidR="001A39A2" w:rsidRDefault="002C1A41">
      <w:pPr>
        <w:pStyle w:val="TOC3"/>
        <w:rPr>
          <w:rFonts w:asciiTheme="minorHAnsi" w:eastAsiaTheme="minorEastAsia" w:hAnsiTheme="minorHAnsi" w:cstheme="minorBidi"/>
          <w:noProof/>
          <w:color w:val="auto"/>
        </w:rPr>
      </w:pPr>
      <w:hyperlink w:anchor="_Toc415562746" w:history="1">
        <w:r w:rsidR="001A39A2" w:rsidRPr="002F2363">
          <w:rPr>
            <w:rStyle w:val="Hyperlink"/>
            <w:noProof/>
          </w:rPr>
          <w:t>2.4</w:t>
        </w:r>
        <w:r w:rsidR="001A39A2">
          <w:rPr>
            <w:rFonts w:asciiTheme="minorHAnsi" w:eastAsiaTheme="minorEastAsia" w:hAnsiTheme="minorHAnsi" w:cstheme="minorBidi"/>
            <w:noProof/>
            <w:color w:val="auto"/>
          </w:rPr>
          <w:tab/>
        </w:r>
        <w:r w:rsidR="001A39A2" w:rsidRPr="002F2363">
          <w:rPr>
            <w:rStyle w:val="Hyperlink"/>
            <w:noProof/>
          </w:rPr>
          <w:t>Towards a framework of foundation spatial data</w:t>
        </w:r>
        <w:r w:rsidR="001A39A2">
          <w:rPr>
            <w:noProof/>
            <w:webHidden/>
          </w:rPr>
          <w:tab/>
        </w:r>
        <w:r w:rsidR="001A39A2">
          <w:rPr>
            <w:noProof/>
            <w:webHidden/>
          </w:rPr>
          <w:fldChar w:fldCharType="begin"/>
        </w:r>
        <w:r w:rsidR="001A39A2">
          <w:rPr>
            <w:noProof/>
            <w:webHidden/>
          </w:rPr>
          <w:instrText xml:space="preserve"> PAGEREF _Toc415562746 \h </w:instrText>
        </w:r>
        <w:r w:rsidR="001A39A2">
          <w:rPr>
            <w:noProof/>
            <w:webHidden/>
          </w:rPr>
        </w:r>
        <w:r w:rsidR="001A39A2">
          <w:rPr>
            <w:noProof/>
            <w:webHidden/>
          </w:rPr>
          <w:fldChar w:fldCharType="separate"/>
        </w:r>
        <w:r w:rsidR="001A39A2">
          <w:rPr>
            <w:noProof/>
            <w:webHidden/>
          </w:rPr>
          <w:t>5</w:t>
        </w:r>
        <w:r w:rsidR="001A39A2">
          <w:rPr>
            <w:noProof/>
            <w:webHidden/>
          </w:rPr>
          <w:fldChar w:fldCharType="end"/>
        </w:r>
      </w:hyperlink>
    </w:p>
    <w:p w14:paraId="0BFBA462" w14:textId="77777777" w:rsidR="001A39A2" w:rsidRDefault="002C1A41">
      <w:pPr>
        <w:pStyle w:val="TOC3"/>
        <w:rPr>
          <w:rFonts w:asciiTheme="minorHAnsi" w:eastAsiaTheme="minorEastAsia" w:hAnsiTheme="minorHAnsi" w:cstheme="minorBidi"/>
          <w:noProof/>
          <w:color w:val="auto"/>
        </w:rPr>
      </w:pPr>
      <w:hyperlink w:anchor="_Toc415562747" w:history="1">
        <w:r w:rsidR="001A39A2" w:rsidRPr="002F2363">
          <w:rPr>
            <w:rStyle w:val="Hyperlink"/>
            <w:noProof/>
          </w:rPr>
          <w:t>2.5</w:t>
        </w:r>
        <w:r w:rsidR="001A39A2">
          <w:rPr>
            <w:rFonts w:asciiTheme="minorHAnsi" w:eastAsiaTheme="minorEastAsia" w:hAnsiTheme="minorHAnsi" w:cstheme="minorBidi"/>
            <w:noProof/>
            <w:color w:val="auto"/>
          </w:rPr>
          <w:tab/>
        </w:r>
        <w:r w:rsidR="001A39A2" w:rsidRPr="002F2363">
          <w:rPr>
            <w:rStyle w:val="Hyperlink"/>
            <w:noProof/>
          </w:rPr>
          <w:t>Value proposition for modelling</w:t>
        </w:r>
        <w:r w:rsidR="001A39A2">
          <w:rPr>
            <w:noProof/>
            <w:webHidden/>
          </w:rPr>
          <w:tab/>
        </w:r>
        <w:r w:rsidR="001A39A2">
          <w:rPr>
            <w:noProof/>
            <w:webHidden/>
          </w:rPr>
          <w:fldChar w:fldCharType="begin"/>
        </w:r>
        <w:r w:rsidR="001A39A2">
          <w:rPr>
            <w:noProof/>
            <w:webHidden/>
          </w:rPr>
          <w:instrText xml:space="preserve"> PAGEREF _Toc415562747 \h </w:instrText>
        </w:r>
        <w:r w:rsidR="001A39A2">
          <w:rPr>
            <w:noProof/>
            <w:webHidden/>
          </w:rPr>
        </w:r>
        <w:r w:rsidR="001A39A2">
          <w:rPr>
            <w:noProof/>
            <w:webHidden/>
          </w:rPr>
          <w:fldChar w:fldCharType="separate"/>
        </w:r>
        <w:r w:rsidR="001A39A2">
          <w:rPr>
            <w:noProof/>
            <w:webHidden/>
          </w:rPr>
          <w:t>7</w:t>
        </w:r>
        <w:r w:rsidR="001A39A2">
          <w:rPr>
            <w:noProof/>
            <w:webHidden/>
          </w:rPr>
          <w:fldChar w:fldCharType="end"/>
        </w:r>
      </w:hyperlink>
    </w:p>
    <w:p w14:paraId="4FDE0251" w14:textId="77777777" w:rsidR="001A39A2" w:rsidRDefault="002C1A41">
      <w:pPr>
        <w:pStyle w:val="TOC3"/>
        <w:rPr>
          <w:rFonts w:asciiTheme="minorHAnsi" w:eastAsiaTheme="minorEastAsia" w:hAnsiTheme="minorHAnsi" w:cstheme="minorBidi"/>
          <w:noProof/>
          <w:color w:val="auto"/>
        </w:rPr>
      </w:pPr>
      <w:hyperlink w:anchor="_Toc415562748" w:history="1">
        <w:r w:rsidR="001A39A2" w:rsidRPr="002F2363">
          <w:rPr>
            <w:rStyle w:val="Hyperlink"/>
            <w:noProof/>
          </w:rPr>
          <w:t>2.6</w:t>
        </w:r>
        <w:r w:rsidR="001A39A2">
          <w:rPr>
            <w:rFonts w:asciiTheme="minorHAnsi" w:eastAsiaTheme="minorEastAsia" w:hAnsiTheme="minorHAnsi" w:cstheme="minorBidi"/>
            <w:noProof/>
            <w:color w:val="auto"/>
          </w:rPr>
          <w:tab/>
        </w:r>
        <w:r w:rsidR="001A39A2" w:rsidRPr="002F2363">
          <w:rPr>
            <w:rStyle w:val="Hyperlink"/>
            <w:noProof/>
          </w:rPr>
          <w:t>International best practice and lessons learned</w:t>
        </w:r>
        <w:r w:rsidR="001A39A2">
          <w:rPr>
            <w:noProof/>
            <w:webHidden/>
          </w:rPr>
          <w:tab/>
        </w:r>
        <w:r w:rsidR="001A39A2">
          <w:rPr>
            <w:noProof/>
            <w:webHidden/>
          </w:rPr>
          <w:fldChar w:fldCharType="begin"/>
        </w:r>
        <w:r w:rsidR="001A39A2">
          <w:rPr>
            <w:noProof/>
            <w:webHidden/>
          </w:rPr>
          <w:instrText xml:space="preserve"> PAGEREF _Toc415562748 \h </w:instrText>
        </w:r>
        <w:r w:rsidR="001A39A2">
          <w:rPr>
            <w:noProof/>
            <w:webHidden/>
          </w:rPr>
        </w:r>
        <w:r w:rsidR="001A39A2">
          <w:rPr>
            <w:noProof/>
            <w:webHidden/>
          </w:rPr>
          <w:fldChar w:fldCharType="separate"/>
        </w:r>
        <w:r w:rsidR="001A39A2">
          <w:rPr>
            <w:noProof/>
            <w:webHidden/>
          </w:rPr>
          <w:t>9</w:t>
        </w:r>
        <w:r w:rsidR="001A39A2">
          <w:rPr>
            <w:noProof/>
            <w:webHidden/>
          </w:rPr>
          <w:fldChar w:fldCharType="end"/>
        </w:r>
      </w:hyperlink>
    </w:p>
    <w:p w14:paraId="130BB88B" w14:textId="77777777" w:rsidR="001A39A2" w:rsidRDefault="002C1A41">
      <w:pPr>
        <w:pStyle w:val="TOC2"/>
        <w:rPr>
          <w:rFonts w:asciiTheme="minorHAnsi" w:eastAsiaTheme="minorEastAsia" w:hAnsiTheme="minorHAnsi" w:cstheme="minorBidi"/>
          <w:noProof/>
          <w:color w:val="auto"/>
        </w:rPr>
      </w:pPr>
      <w:hyperlink w:anchor="_Toc415562749" w:history="1">
        <w:r w:rsidR="001A39A2" w:rsidRPr="002F2363">
          <w:rPr>
            <w:rStyle w:val="Hyperlink"/>
            <w:noProof/>
          </w:rPr>
          <w:t>3</w:t>
        </w:r>
        <w:r w:rsidR="001A39A2">
          <w:rPr>
            <w:rFonts w:asciiTheme="minorHAnsi" w:eastAsiaTheme="minorEastAsia" w:hAnsiTheme="minorHAnsi" w:cstheme="minorBidi"/>
            <w:noProof/>
            <w:color w:val="auto"/>
          </w:rPr>
          <w:tab/>
        </w:r>
        <w:r w:rsidR="001A39A2" w:rsidRPr="002F2363">
          <w:rPr>
            <w:rStyle w:val="Hyperlink"/>
            <w:noProof/>
          </w:rPr>
          <w:t>FSDF modelling process</w:t>
        </w:r>
        <w:r w:rsidR="001A39A2">
          <w:rPr>
            <w:noProof/>
            <w:webHidden/>
          </w:rPr>
          <w:tab/>
        </w:r>
        <w:r w:rsidR="001A39A2">
          <w:rPr>
            <w:noProof/>
            <w:webHidden/>
          </w:rPr>
          <w:fldChar w:fldCharType="begin"/>
        </w:r>
        <w:r w:rsidR="001A39A2">
          <w:rPr>
            <w:noProof/>
            <w:webHidden/>
          </w:rPr>
          <w:instrText xml:space="preserve"> PAGEREF _Toc415562749 \h </w:instrText>
        </w:r>
        <w:r w:rsidR="001A39A2">
          <w:rPr>
            <w:noProof/>
            <w:webHidden/>
          </w:rPr>
        </w:r>
        <w:r w:rsidR="001A39A2">
          <w:rPr>
            <w:noProof/>
            <w:webHidden/>
          </w:rPr>
          <w:fldChar w:fldCharType="separate"/>
        </w:r>
        <w:r w:rsidR="001A39A2">
          <w:rPr>
            <w:noProof/>
            <w:webHidden/>
          </w:rPr>
          <w:t>11</w:t>
        </w:r>
        <w:r w:rsidR="001A39A2">
          <w:rPr>
            <w:noProof/>
            <w:webHidden/>
          </w:rPr>
          <w:fldChar w:fldCharType="end"/>
        </w:r>
      </w:hyperlink>
    </w:p>
    <w:p w14:paraId="43B35B2D" w14:textId="77777777" w:rsidR="001A39A2" w:rsidRDefault="002C1A41">
      <w:pPr>
        <w:pStyle w:val="TOC3"/>
        <w:rPr>
          <w:rFonts w:asciiTheme="minorHAnsi" w:eastAsiaTheme="minorEastAsia" w:hAnsiTheme="minorHAnsi" w:cstheme="minorBidi"/>
          <w:noProof/>
          <w:color w:val="auto"/>
        </w:rPr>
      </w:pPr>
      <w:hyperlink w:anchor="_Toc415562750" w:history="1">
        <w:r w:rsidR="001A39A2" w:rsidRPr="002F2363">
          <w:rPr>
            <w:rStyle w:val="Hyperlink"/>
            <w:noProof/>
          </w:rPr>
          <w:t>3.1</w:t>
        </w:r>
        <w:r w:rsidR="001A39A2">
          <w:rPr>
            <w:rFonts w:asciiTheme="minorHAnsi" w:eastAsiaTheme="minorEastAsia" w:hAnsiTheme="minorHAnsi" w:cstheme="minorBidi"/>
            <w:noProof/>
            <w:color w:val="auto"/>
          </w:rPr>
          <w:tab/>
        </w:r>
        <w:r w:rsidR="001A39A2" w:rsidRPr="002F2363">
          <w:rPr>
            <w:rStyle w:val="Hyperlink"/>
            <w:noProof/>
          </w:rPr>
          <w:t>Setting the scene</w:t>
        </w:r>
        <w:r w:rsidR="001A39A2">
          <w:rPr>
            <w:noProof/>
            <w:webHidden/>
          </w:rPr>
          <w:tab/>
        </w:r>
        <w:r w:rsidR="001A39A2">
          <w:rPr>
            <w:noProof/>
            <w:webHidden/>
          </w:rPr>
          <w:fldChar w:fldCharType="begin"/>
        </w:r>
        <w:r w:rsidR="001A39A2">
          <w:rPr>
            <w:noProof/>
            <w:webHidden/>
          </w:rPr>
          <w:instrText xml:space="preserve"> PAGEREF _Toc415562750 \h </w:instrText>
        </w:r>
        <w:r w:rsidR="001A39A2">
          <w:rPr>
            <w:noProof/>
            <w:webHidden/>
          </w:rPr>
        </w:r>
        <w:r w:rsidR="001A39A2">
          <w:rPr>
            <w:noProof/>
            <w:webHidden/>
          </w:rPr>
          <w:fldChar w:fldCharType="separate"/>
        </w:r>
        <w:r w:rsidR="001A39A2">
          <w:rPr>
            <w:noProof/>
            <w:webHidden/>
          </w:rPr>
          <w:t>11</w:t>
        </w:r>
        <w:r w:rsidR="001A39A2">
          <w:rPr>
            <w:noProof/>
            <w:webHidden/>
          </w:rPr>
          <w:fldChar w:fldCharType="end"/>
        </w:r>
      </w:hyperlink>
    </w:p>
    <w:p w14:paraId="52BDAD68" w14:textId="77777777" w:rsidR="001A39A2" w:rsidRDefault="002C1A41">
      <w:pPr>
        <w:pStyle w:val="TOC3"/>
        <w:rPr>
          <w:rFonts w:asciiTheme="minorHAnsi" w:eastAsiaTheme="minorEastAsia" w:hAnsiTheme="minorHAnsi" w:cstheme="minorBidi"/>
          <w:noProof/>
          <w:color w:val="auto"/>
        </w:rPr>
      </w:pPr>
      <w:hyperlink w:anchor="_Toc415562751" w:history="1">
        <w:r w:rsidR="001A39A2" w:rsidRPr="002F2363">
          <w:rPr>
            <w:rStyle w:val="Hyperlink"/>
            <w:noProof/>
          </w:rPr>
          <w:t>3.2</w:t>
        </w:r>
        <w:r w:rsidR="001A39A2">
          <w:rPr>
            <w:rFonts w:asciiTheme="minorHAnsi" w:eastAsiaTheme="minorEastAsia" w:hAnsiTheme="minorHAnsi" w:cstheme="minorBidi"/>
            <w:noProof/>
            <w:color w:val="auto"/>
          </w:rPr>
          <w:tab/>
        </w:r>
        <w:r w:rsidR="001A39A2" w:rsidRPr="002F2363">
          <w:rPr>
            <w:rStyle w:val="Hyperlink"/>
            <w:noProof/>
          </w:rPr>
          <w:t>The FSDF model suite</w:t>
        </w:r>
        <w:r w:rsidR="001A39A2">
          <w:rPr>
            <w:noProof/>
            <w:webHidden/>
          </w:rPr>
          <w:tab/>
        </w:r>
        <w:r w:rsidR="001A39A2">
          <w:rPr>
            <w:noProof/>
            <w:webHidden/>
          </w:rPr>
          <w:fldChar w:fldCharType="begin"/>
        </w:r>
        <w:r w:rsidR="001A39A2">
          <w:rPr>
            <w:noProof/>
            <w:webHidden/>
          </w:rPr>
          <w:instrText xml:space="preserve"> PAGEREF _Toc415562751 \h </w:instrText>
        </w:r>
        <w:r w:rsidR="001A39A2">
          <w:rPr>
            <w:noProof/>
            <w:webHidden/>
          </w:rPr>
        </w:r>
        <w:r w:rsidR="001A39A2">
          <w:rPr>
            <w:noProof/>
            <w:webHidden/>
          </w:rPr>
          <w:fldChar w:fldCharType="separate"/>
        </w:r>
        <w:r w:rsidR="001A39A2">
          <w:rPr>
            <w:noProof/>
            <w:webHidden/>
          </w:rPr>
          <w:t>13</w:t>
        </w:r>
        <w:r w:rsidR="001A39A2">
          <w:rPr>
            <w:noProof/>
            <w:webHidden/>
          </w:rPr>
          <w:fldChar w:fldCharType="end"/>
        </w:r>
      </w:hyperlink>
    </w:p>
    <w:p w14:paraId="51B24360" w14:textId="77777777" w:rsidR="001A39A2" w:rsidRDefault="002C1A41">
      <w:pPr>
        <w:pStyle w:val="TOC3"/>
        <w:rPr>
          <w:rFonts w:asciiTheme="minorHAnsi" w:eastAsiaTheme="minorEastAsia" w:hAnsiTheme="minorHAnsi" w:cstheme="minorBidi"/>
          <w:noProof/>
          <w:color w:val="auto"/>
        </w:rPr>
      </w:pPr>
      <w:hyperlink w:anchor="_Toc415562752" w:history="1">
        <w:r w:rsidR="001A39A2" w:rsidRPr="002F2363">
          <w:rPr>
            <w:rStyle w:val="Hyperlink"/>
            <w:noProof/>
          </w:rPr>
          <w:t>3.3</w:t>
        </w:r>
        <w:r w:rsidR="001A39A2">
          <w:rPr>
            <w:rFonts w:asciiTheme="minorHAnsi" w:eastAsiaTheme="minorEastAsia" w:hAnsiTheme="minorHAnsi" w:cstheme="minorBidi"/>
            <w:noProof/>
            <w:color w:val="auto"/>
          </w:rPr>
          <w:tab/>
        </w:r>
        <w:r w:rsidR="001A39A2" w:rsidRPr="002F2363">
          <w:rPr>
            <w:rStyle w:val="Hyperlink"/>
            <w:noProof/>
          </w:rPr>
          <w:t>The modelling process</w:t>
        </w:r>
        <w:r w:rsidR="001A39A2">
          <w:rPr>
            <w:noProof/>
            <w:webHidden/>
          </w:rPr>
          <w:tab/>
        </w:r>
        <w:r w:rsidR="001A39A2">
          <w:rPr>
            <w:noProof/>
            <w:webHidden/>
          </w:rPr>
          <w:fldChar w:fldCharType="begin"/>
        </w:r>
        <w:r w:rsidR="001A39A2">
          <w:rPr>
            <w:noProof/>
            <w:webHidden/>
          </w:rPr>
          <w:instrText xml:space="preserve"> PAGEREF _Toc415562752 \h </w:instrText>
        </w:r>
        <w:r w:rsidR="001A39A2">
          <w:rPr>
            <w:noProof/>
            <w:webHidden/>
          </w:rPr>
        </w:r>
        <w:r w:rsidR="001A39A2">
          <w:rPr>
            <w:noProof/>
            <w:webHidden/>
          </w:rPr>
          <w:fldChar w:fldCharType="separate"/>
        </w:r>
        <w:r w:rsidR="001A39A2">
          <w:rPr>
            <w:noProof/>
            <w:webHidden/>
          </w:rPr>
          <w:t>15</w:t>
        </w:r>
        <w:r w:rsidR="001A39A2">
          <w:rPr>
            <w:noProof/>
            <w:webHidden/>
          </w:rPr>
          <w:fldChar w:fldCharType="end"/>
        </w:r>
      </w:hyperlink>
    </w:p>
    <w:p w14:paraId="3ECF967D" w14:textId="77777777" w:rsidR="001A39A2" w:rsidRDefault="002C1A41">
      <w:pPr>
        <w:pStyle w:val="TOC3"/>
        <w:rPr>
          <w:rFonts w:asciiTheme="minorHAnsi" w:eastAsiaTheme="minorEastAsia" w:hAnsiTheme="minorHAnsi" w:cstheme="minorBidi"/>
          <w:noProof/>
          <w:color w:val="auto"/>
        </w:rPr>
      </w:pPr>
      <w:hyperlink w:anchor="_Toc415562753" w:history="1">
        <w:r w:rsidR="001A39A2" w:rsidRPr="002F2363">
          <w:rPr>
            <w:rStyle w:val="Hyperlink"/>
            <w:noProof/>
          </w:rPr>
          <w:t>3.4</w:t>
        </w:r>
        <w:r w:rsidR="001A39A2">
          <w:rPr>
            <w:rFonts w:asciiTheme="minorHAnsi" w:eastAsiaTheme="minorEastAsia" w:hAnsiTheme="minorHAnsi" w:cstheme="minorBidi"/>
            <w:noProof/>
            <w:color w:val="auto"/>
          </w:rPr>
          <w:tab/>
        </w:r>
        <w:r w:rsidR="001A39A2" w:rsidRPr="002F2363">
          <w:rPr>
            <w:rStyle w:val="Hyperlink"/>
            <w:noProof/>
          </w:rPr>
          <w:t>Data delivery/deployment</w:t>
        </w:r>
        <w:r w:rsidR="001A39A2">
          <w:rPr>
            <w:noProof/>
            <w:webHidden/>
          </w:rPr>
          <w:tab/>
        </w:r>
        <w:r w:rsidR="001A39A2">
          <w:rPr>
            <w:noProof/>
            <w:webHidden/>
          </w:rPr>
          <w:fldChar w:fldCharType="begin"/>
        </w:r>
        <w:r w:rsidR="001A39A2">
          <w:rPr>
            <w:noProof/>
            <w:webHidden/>
          </w:rPr>
          <w:instrText xml:space="preserve"> PAGEREF _Toc415562753 \h </w:instrText>
        </w:r>
        <w:r w:rsidR="001A39A2">
          <w:rPr>
            <w:noProof/>
            <w:webHidden/>
          </w:rPr>
        </w:r>
        <w:r w:rsidR="001A39A2">
          <w:rPr>
            <w:noProof/>
            <w:webHidden/>
          </w:rPr>
          <w:fldChar w:fldCharType="separate"/>
        </w:r>
        <w:r w:rsidR="001A39A2">
          <w:rPr>
            <w:noProof/>
            <w:webHidden/>
          </w:rPr>
          <w:t>20</w:t>
        </w:r>
        <w:r w:rsidR="001A39A2">
          <w:rPr>
            <w:noProof/>
            <w:webHidden/>
          </w:rPr>
          <w:fldChar w:fldCharType="end"/>
        </w:r>
      </w:hyperlink>
    </w:p>
    <w:p w14:paraId="3CCD005E" w14:textId="77777777" w:rsidR="001A39A2" w:rsidRDefault="002C1A41">
      <w:pPr>
        <w:pStyle w:val="TOC2"/>
        <w:rPr>
          <w:rFonts w:asciiTheme="minorHAnsi" w:eastAsiaTheme="minorEastAsia" w:hAnsiTheme="minorHAnsi" w:cstheme="minorBidi"/>
          <w:noProof/>
          <w:color w:val="auto"/>
        </w:rPr>
      </w:pPr>
      <w:hyperlink w:anchor="_Toc415562754" w:history="1">
        <w:r w:rsidR="001A39A2" w:rsidRPr="002F2363">
          <w:rPr>
            <w:rStyle w:val="Hyperlink"/>
            <w:noProof/>
          </w:rPr>
          <w:t>4</w:t>
        </w:r>
        <w:r w:rsidR="001A39A2">
          <w:rPr>
            <w:rFonts w:asciiTheme="minorHAnsi" w:eastAsiaTheme="minorEastAsia" w:hAnsiTheme="minorHAnsi" w:cstheme="minorBidi"/>
            <w:noProof/>
            <w:color w:val="auto"/>
          </w:rPr>
          <w:tab/>
        </w:r>
        <w:r w:rsidR="001A39A2" w:rsidRPr="002F2363">
          <w:rPr>
            <w:rStyle w:val="Hyperlink"/>
            <w:noProof/>
          </w:rPr>
          <w:t>The data specification framework</w:t>
        </w:r>
        <w:r w:rsidR="001A39A2">
          <w:rPr>
            <w:noProof/>
            <w:webHidden/>
          </w:rPr>
          <w:tab/>
        </w:r>
        <w:r w:rsidR="001A39A2">
          <w:rPr>
            <w:noProof/>
            <w:webHidden/>
          </w:rPr>
          <w:fldChar w:fldCharType="begin"/>
        </w:r>
        <w:r w:rsidR="001A39A2">
          <w:rPr>
            <w:noProof/>
            <w:webHidden/>
          </w:rPr>
          <w:instrText xml:space="preserve"> PAGEREF _Toc415562754 \h </w:instrText>
        </w:r>
        <w:r w:rsidR="001A39A2">
          <w:rPr>
            <w:noProof/>
            <w:webHidden/>
          </w:rPr>
        </w:r>
        <w:r w:rsidR="001A39A2">
          <w:rPr>
            <w:noProof/>
            <w:webHidden/>
          </w:rPr>
          <w:fldChar w:fldCharType="separate"/>
        </w:r>
        <w:r w:rsidR="001A39A2">
          <w:rPr>
            <w:noProof/>
            <w:webHidden/>
          </w:rPr>
          <w:t>21</w:t>
        </w:r>
        <w:r w:rsidR="001A39A2">
          <w:rPr>
            <w:noProof/>
            <w:webHidden/>
          </w:rPr>
          <w:fldChar w:fldCharType="end"/>
        </w:r>
      </w:hyperlink>
    </w:p>
    <w:p w14:paraId="1F93F084" w14:textId="77777777" w:rsidR="001A39A2" w:rsidRDefault="002C1A41">
      <w:pPr>
        <w:pStyle w:val="TOC3"/>
        <w:rPr>
          <w:rFonts w:asciiTheme="minorHAnsi" w:eastAsiaTheme="minorEastAsia" w:hAnsiTheme="minorHAnsi" w:cstheme="minorBidi"/>
          <w:noProof/>
          <w:color w:val="auto"/>
        </w:rPr>
      </w:pPr>
      <w:hyperlink w:anchor="_Toc415562755" w:history="1">
        <w:r w:rsidR="001A39A2" w:rsidRPr="002F2363">
          <w:rPr>
            <w:rStyle w:val="Hyperlink"/>
            <w:noProof/>
          </w:rPr>
          <w:t>4.1</w:t>
        </w:r>
        <w:r w:rsidR="001A39A2">
          <w:rPr>
            <w:rFonts w:asciiTheme="minorHAnsi" w:eastAsiaTheme="minorEastAsia" w:hAnsiTheme="minorHAnsi" w:cstheme="minorBidi"/>
            <w:noProof/>
            <w:color w:val="auto"/>
          </w:rPr>
          <w:tab/>
        </w:r>
        <w:r w:rsidR="001A39A2" w:rsidRPr="002F2363">
          <w:rPr>
            <w:rStyle w:val="Hyperlink"/>
            <w:noProof/>
          </w:rPr>
          <w:t>Overview</w:t>
        </w:r>
        <w:r w:rsidR="001A39A2">
          <w:rPr>
            <w:noProof/>
            <w:webHidden/>
          </w:rPr>
          <w:tab/>
        </w:r>
        <w:r w:rsidR="001A39A2">
          <w:rPr>
            <w:noProof/>
            <w:webHidden/>
          </w:rPr>
          <w:fldChar w:fldCharType="begin"/>
        </w:r>
        <w:r w:rsidR="001A39A2">
          <w:rPr>
            <w:noProof/>
            <w:webHidden/>
          </w:rPr>
          <w:instrText xml:space="preserve"> PAGEREF _Toc415562755 \h </w:instrText>
        </w:r>
        <w:r w:rsidR="001A39A2">
          <w:rPr>
            <w:noProof/>
            <w:webHidden/>
          </w:rPr>
        </w:r>
        <w:r w:rsidR="001A39A2">
          <w:rPr>
            <w:noProof/>
            <w:webHidden/>
          </w:rPr>
          <w:fldChar w:fldCharType="separate"/>
        </w:r>
        <w:r w:rsidR="001A39A2">
          <w:rPr>
            <w:noProof/>
            <w:webHidden/>
          </w:rPr>
          <w:t>21</w:t>
        </w:r>
        <w:r w:rsidR="001A39A2">
          <w:rPr>
            <w:noProof/>
            <w:webHidden/>
          </w:rPr>
          <w:fldChar w:fldCharType="end"/>
        </w:r>
      </w:hyperlink>
    </w:p>
    <w:p w14:paraId="097EADAE" w14:textId="77777777" w:rsidR="001A39A2" w:rsidRDefault="002C1A41">
      <w:pPr>
        <w:pStyle w:val="TOC3"/>
        <w:rPr>
          <w:rFonts w:asciiTheme="minorHAnsi" w:eastAsiaTheme="minorEastAsia" w:hAnsiTheme="minorHAnsi" w:cstheme="minorBidi"/>
          <w:noProof/>
          <w:color w:val="auto"/>
        </w:rPr>
      </w:pPr>
      <w:hyperlink w:anchor="_Toc415562756" w:history="1">
        <w:r w:rsidR="001A39A2" w:rsidRPr="002F2363">
          <w:rPr>
            <w:rStyle w:val="Hyperlink"/>
            <w:noProof/>
          </w:rPr>
          <w:t>4.2</w:t>
        </w:r>
        <w:r w:rsidR="001A39A2">
          <w:rPr>
            <w:rFonts w:asciiTheme="minorHAnsi" w:eastAsiaTheme="minorEastAsia" w:hAnsiTheme="minorHAnsi" w:cstheme="minorBidi"/>
            <w:noProof/>
            <w:color w:val="auto"/>
          </w:rPr>
          <w:tab/>
        </w:r>
        <w:r w:rsidR="001A39A2" w:rsidRPr="002F2363">
          <w:rPr>
            <w:rStyle w:val="Hyperlink"/>
            <w:noProof/>
          </w:rPr>
          <w:t>The FSDF model suite</w:t>
        </w:r>
        <w:r w:rsidR="001A39A2">
          <w:rPr>
            <w:noProof/>
            <w:webHidden/>
          </w:rPr>
          <w:tab/>
        </w:r>
        <w:r w:rsidR="001A39A2">
          <w:rPr>
            <w:noProof/>
            <w:webHidden/>
          </w:rPr>
          <w:fldChar w:fldCharType="begin"/>
        </w:r>
        <w:r w:rsidR="001A39A2">
          <w:rPr>
            <w:noProof/>
            <w:webHidden/>
          </w:rPr>
          <w:instrText xml:space="preserve"> PAGEREF _Toc415562756 \h </w:instrText>
        </w:r>
        <w:r w:rsidR="001A39A2">
          <w:rPr>
            <w:noProof/>
            <w:webHidden/>
          </w:rPr>
        </w:r>
        <w:r w:rsidR="001A39A2">
          <w:rPr>
            <w:noProof/>
            <w:webHidden/>
          </w:rPr>
          <w:fldChar w:fldCharType="separate"/>
        </w:r>
        <w:r w:rsidR="001A39A2">
          <w:rPr>
            <w:noProof/>
            <w:webHidden/>
          </w:rPr>
          <w:t>2</w:t>
        </w:r>
        <w:r w:rsidR="001A39A2">
          <w:rPr>
            <w:noProof/>
            <w:webHidden/>
          </w:rPr>
          <w:fldChar w:fldCharType="end"/>
        </w:r>
      </w:hyperlink>
    </w:p>
    <w:p w14:paraId="5BD9A8C0" w14:textId="77777777" w:rsidR="001A39A2" w:rsidRDefault="002C1A41">
      <w:pPr>
        <w:pStyle w:val="TOC3"/>
        <w:rPr>
          <w:rFonts w:asciiTheme="minorHAnsi" w:eastAsiaTheme="minorEastAsia" w:hAnsiTheme="minorHAnsi" w:cstheme="minorBidi"/>
          <w:noProof/>
          <w:color w:val="auto"/>
        </w:rPr>
      </w:pPr>
      <w:hyperlink w:anchor="_Toc415562757" w:history="1">
        <w:r w:rsidR="001A39A2" w:rsidRPr="002F2363">
          <w:rPr>
            <w:rStyle w:val="Hyperlink"/>
            <w:noProof/>
          </w:rPr>
          <w:t>4.3</w:t>
        </w:r>
        <w:r w:rsidR="001A39A2">
          <w:rPr>
            <w:rFonts w:asciiTheme="minorHAnsi" w:eastAsiaTheme="minorEastAsia" w:hAnsiTheme="minorHAnsi" w:cstheme="minorBidi"/>
            <w:noProof/>
            <w:color w:val="auto"/>
          </w:rPr>
          <w:tab/>
        </w:r>
        <w:r w:rsidR="001A39A2" w:rsidRPr="002F2363">
          <w:rPr>
            <w:rStyle w:val="Hyperlink"/>
            <w:noProof/>
          </w:rPr>
          <w:t>Modelling tools and processes</w:t>
        </w:r>
        <w:r w:rsidR="001A39A2">
          <w:rPr>
            <w:noProof/>
            <w:webHidden/>
          </w:rPr>
          <w:tab/>
        </w:r>
        <w:r w:rsidR="001A39A2">
          <w:rPr>
            <w:noProof/>
            <w:webHidden/>
          </w:rPr>
          <w:fldChar w:fldCharType="begin"/>
        </w:r>
        <w:r w:rsidR="001A39A2">
          <w:rPr>
            <w:noProof/>
            <w:webHidden/>
          </w:rPr>
          <w:instrText xml:space="preserve"> PAGEREF _Toc415562757 \h </w:instrText>
        </w:r>
        <w:r w:rsidR="001A39A2">
          <w:rPr>
            <w:noProof/>
            <w:webHidden/>
          </w:rPr>
        </w:r>
        <w:r w:rsidR="001A39A2">
          <w:rPr>
            <w:noProof/>
            <w:webHidden/>
          </w:rPr>
          <w:fldChar w:fldCharType="separate"/>
        </w:r>
        <w:r w:rsidR="001A39A2">
          <w:rPr>
            <w:noProof/>
            <w:webHidden/>
          </w:rPr>
          <w:t>3</w:t>
        </w:r>
        <w:r w:rsidR="001A39A2">
          <w:rPr>
            <w:noProof/>
            <w:webHidden/>
          </w:rPr>
          <w:fldChar w:fldCharType="end"/>
        </w:r>
      </w:hyperlink>
    </w:p>
    <w:p w14:paraId="482BC4F6" w14:textId="77777777" w:rsidR="001A39A2" w:rsidRDefault="002C1A41">
      <w:pPr>
        <w:pStyle w:val="TOC3"/>
        <w:rPr>
          <w:rFonts w:asciiTheme="minorHAnsi" w:eastAsiaTheme="minorEastAsia" w:hAnsiTheme="minorHAnsi" w:cstheme="minorBidi"/>
          <w:noProof/>
          <w:color w:val="auto"/>
        </w:rPr>
      </w:pPr>
      <w:hyperlink w:anchor="_Toc415562758" w:history="1">
        <w:r w:rsidR="001A39A2" w:rsidRPr="002F2363">
          <w:rPr>
            <w:rStyle w:val="Hyperlink"/>
            <w:noProof/>
          </w:rPr>
          <w:t>4.4</w:t>
        </w:r>
        <w:r w:rsidR="001A39A2">
          <w:rPr>
            <w:rFonts w:asciiTheme="minorHAnsi" w:eastAsiaTheme="minorEastAsia" w:hAnsiTheme="minorHAnsi" w:cstheme="minorBidi"/>
            <w:noProof/>
            <w:color w:val="auto"/>
          </w:rPr>
          <w:tab/>
        </w:r>
        <w:r w:rsidR="001A39A2" w:rsidRPr="002F2363">
          <w:rPr>
            <w:rStyle w:val="Hyperlink"/>
            <w:noProof/>
          </w:rPr>
          <w:t>Model governance</w:t>
        </w:r>
        <w:r w:rsidR="001A39A2">
          <w:rPr>
            <w:noProof/>
            <w:webHidden/>
          </w:rPr>
          <w:tab/>
        </w:r>
        <w:r w:rsidR="001A39A2">
          <w:rPr>
            <w:noProof/>
            <w:webHidden/>
          </w:rPr>
          <w:fldChar w:fldCharType="begin"/>
        </w:r>
        <w:r w:rsidR="001A39A2">
          <w:rPr>
            <w:noProof/>
            <w:webHidden/>
          </w:rPr>
          <w:instrText xml:space="preserve"> PAGEREF _Toc415562758 \h </w:instrText>
        </w:r>
        <w:r w:rsidR="001A39A2">
          <w:rPr>
            <w:noProof/>
            <w:webHidden/>
          </w:rPr>
        </w:r>
        <w:r w:rsidR="001A39A2">
          <w:rPr>
            <w:noProof/>
            <w:webHidden/>
          </w:rPr>
          <w:fldChar w:fldCharType="separate"/>
        </w:r>
        <w:r w:rsidR="001A39A2">
          <w:rPr>
            <w:noProof/>
            <w:webHidden/>
          </w:rPr>
          <w:t>5</w:t>
        </w:r>
        <w:r w:rsidR="001A39A2">
          <w:rPr>
            <w:noProof/>
            <w:webHidden/>
          </w:rPr>
          <w:fldChar w:fldCharType="end"/>
        </w:r>
      </w:hyperlink>
    </w:p>
    <w:p w14:paraId="522FEAD5" w14:textId="77777777" w:rsidR="001A39A2" w:rsidRDefault="002C1A41">
      <w:pPr>
        <w:pStyle w:val="TOC2"/>
        <w:rPr>
          <w:rFonts w:asciiTheme="minorHAnsi" w:eastAsiaTheme="minorEastAsia" w:hAnsiTheme="minorHAnsi" w:cstheme="minorBidi"/>
          <w:noProof/>
          <w:color w:val="auto"/>
        </w:rPr>
      </w:pPr>
      <w:hyperlink w:anchor="_Toc415562759" w:history="1">
        <w:r w:rsidR="001A39A2" w:rsidRPr="002F2363">
          <w:rPr>
            <w:rStyle w:val="Hyperlink"/>
            <w:noProof/>
          </w:rPr>
          <w:t>5</w:t>
        </w:r>
        <w:r w:rsidR="001A39A2">
          <w:rPr>
            <w:rFonts w:asciiTheme="minorHAnsi" w:eastAsiaTheme="minorEastAsia" w:hAnsiTheme="minorHAnsi" w:cstheme="minorBidi"/>
            <w:noProof/>
            <w:color w:val="auto"/>
          </w:rPr>
          <w:tab/>
        </w:r>
        <w:r w:rsidR="001A39A2" w:rsidRPr="002F2363">
          <w:rPr>
            <w:rStyle w:val="Hyperlink"/>
            <w:noProof/>
          </w:rPr>
          <w:t>Recommendations</w:t>
        </w:r>
        <w:r w:rsidR="001A39A2">
          <w:rPr>
            <w:noProof/>
            <w:webHidden/>
          </w:rPr>
          <w:tab/>
        </w:r>
        <w:r w:rsidR="001A39A2">
          <w:rPr>
            <w:noProof/>
            <w:webHidden/>
          </w:rPr>
          <w:fldChar w:fldCharType="begin"/>
        </w:r>
        <w:r w:rsidR="001A39A2">
          <w:rPr>
            <w:noProof/>
            <w:webHidden/>
          </w:rPr>
          <w:instrText xml:space="preserve"> PAGEREF _Toc415562759 \h </w:instrText>
        </w:r>
        <w:r w:rsidR="001A39A2">
          <w:rPr>
            <w:noProof/>
            <w:webHidden/>
          </w:rPr>
        </w:r>
        <w:r w:rsidR="001A39A2">
          <w:rPr>
            <w:noProof/>
            <w:webHidden/>
          </w:rPr>
          <w:fldChar w:fldCharType="separate"/>
        </w:r>
        <w:r w:rsidR="001A39A2">
          <w:rPr>
            <w:noProof/>
            <w:webHidden/>
          </w:rPr>
          <w:t>8</w:t>
        </w:r>
        <w:r w:rsidR="001A39A2">
          <w:rPr>
            <w:noProof/>
            <w:webHidden/>
          </w:rPr>
          <w:fldChar w:fldCharType="end"/>
        </w:r>
      </w:hyperlink>
    </w:p>
    <w:p w14:paraId="1350C293" w14:textId="77777777" w:rsidR="001A39A2" w:rsidRDefault="002C1A41">
      <w:pPr>
        <w:pStyle w:val="TOC3"/>
        <w:rPr>
          <w:rFonts w:asciiTheme="minorHAnsi" w:eastAsiaTheme="minorEastAsia" w:hAnsiTheme="minorHAnsi" w:cstheme="minorBidi"/>
          <w:noProof/>
          <w:color w:val="auto"/>
        </w:rPr>
      </w:pPr>
      <w:hyperlink w:anchor="_Toc415562760" w:history="1">
        <w:r w:rsidR="001A39A2" w:rsidRPr="002F2363">
          <w:rPr>
            <w:rStyle w:val="Hyperlink"/>
            <w:b/>
            <w:noProof/>
          </w:rPr>
          <w:t>5.1</w:t>
        </w:r>
        <w:r w:rsidR="001A39A2">
          <w:rPr>
            <w:rFonts w:asciiTheme="minorHAnsi" w:eastAsiaTheme="minorEastAsia" w:hAnsiTheme="minorHAnsi" w:cstheme="minorBidi"/>
            <w:noProof/>
            <w:color w:val="auto"/>
          </w:rPr>
          <w:tab/>
        </w:r>
        <w:r w:rsidR="001A39A2" w:rsidRPr="002F2363">
          <w:rPr>
            <w:rStyle w:val="Hyperlink"/>
            <w:b/>
            <w:noProof/>
          </w:rPr>
          <w:t>Current status</w:t>
        </w:r>
        <w:r w:rsidR="001A39A2">
          <w:rPr>
            <w:noProof/>
            <w:webHidden/>
          </w:rPr>
          <w:tab/>
        </w:r>
        <w:r w:rsidR="001A39A2">
          <w:rPr>
            <w:noProof/>
            <w:webHidden/>
          </w:rPr>
          <w:fldChar w:fldCharType="begin"/>
        </w:r>
        <w:r w:rsidR="001A39A2">
          <w:rPr>
            <w:noProof/>
            <w:webHidden/>
          </w:rPr>
          <w:instrText xml:space="preserve"> PAGEREF _Toc415562760 \h </w:instrText>
        </w:r>
        <w:r w:rsidR="001A39A2">
          <w:rPr>
            <w:noProof/>
            <w:webHidden/>
          </w:rPr>
        </w:r>
        <w:r w:rsidR="001A39A2">
          <w:rPr>
            <w:noProof/>
            <w:webHidden/>
          </w:rPr>
          <w:fldChar w:fldCharType="separate"/>
        </w:r>
        <w:r w:rsidR="001A39A2">
          <w:rPr>
            <w:noProof/>
            <w:webHidden/>
          </w:rPr>
          <w:t>8</w:t>
        </w:r>
        <w:r w:rsidR="001A39A2">
          <w:rPr>
            <w:noProof/>
            <w:webHidden/>
          </w:rPr>
          <w:fldChar w:fldCharType="end"/>
        </w:r>
      </w:hyperlink>
    </w:p>
    <w:p w14:paraId="1C454909" w14:textId="77777777" w:rsidR="001A39A2" w:rsidRDefault="002C1A41">
      <w:pPr>
        <w:pStyle w:val="TOC3"/>
        <w:rPr>
          <w:rFonts w:asciiTheme="minorHAnsi" w:eastAsiaTheme="minorEastAsia" w:hAnsiTheme="minorHAnsi" w:cstheme="minorBidi"/>
          <w:noProof/>
          <w:color w:val="auto"/>
        </w:rPr>
      </w:pPr>
      <w:hyperlink w:anchor="_Toc415562761" w:history="1">
        <w:r w:rsidR="001A39A2" w:rsidRPr="002F2363">
          <w:rPr>
            <w:rStyle w:val="Hyperlink"/>
            <w:b/>
            <w:noProof/>
          </w:rPr>
          <w:t>5.2</w:t>
        </w:r>
        <w:r w:rsidR="001A39A2">
          <w:rPr>
            <w:rFonts w:asciiTheme="minorHAnsi" w:eastAsiaTheme="minorEastAsia" w:hAnsiTheme="minorHAnsi" w:cstheme="minorBidi"/>
            <w:noProof/>
            <w:color w:val="auto"/>
          </w:rPr>
          <w:tab/>
        </w:r>
        <w:r w:rsidR="001A39A2" w:rsidRPr="002F2363">
          <w:rPr>
            <w:rStyle w:val="Hyperlink"/>
            <w:b/>
            <w:noProof/>
          </w:rPr>
          <w:t>Recommendations</w:t>
        </w:r>
        <w:r w:rsidR="001A39A2">
          <w:rPr>
            <w:noProof/>
            <w:webHidden/>
          </w:rPr>
          <w:tab/>
        </w:r>
        <w:r w:rsidR="001A39A2">
          <w:rPr>
            <w:noProof/>
            <w:webHidden/>
          </w:rPr>
          <w:fldChar w:fldCharType="begin"/>
        </w:r>
        <w:r w:rsidR="001A39A2">
          <w:rPr>
            <w:noProof/>
            <w:webHidden/>
          </w:rPr>
          <w:instrText xml:space="preserve"> PAGEREF _Toc415562761 \h </w:instrText>
        </w:r>
        <w:r w:rsidR="001A39A2">
          <w:rPr>
            <w:noProof/>
            <w:webHidden/>
          </w:rPr>
        </w:r>
        <w:r w:rsidR="001A39A2">
          <w:rPr>
            <w:noProof/>
            <w:webHidden/>
          </w:rPr>
          <w:fldChar w:fldCharType="separate"/>
        </w:r>
        <w:r w:rsidR="001A39A2">
          <w:rPr>
            <w:noProof/>
            <w:webHidden/>
          </w:rPr>
          <w:t>8</w:t>
        </w:r>
        <w:r w:rsidR="001A39A2">
          <w:rPr>
            <w:noProof/>
            <w:webHidden/>
          </w:rPr>
          <w:fldChar w:fldCharType="end"/>
        </w:r>
      </w:hyperlink>
    </w:p>
    <w:p w14:paraId="290FAAA0" w14:textId="77777777" w:rsidR="001A39A2" w:rsidRDefault="002C1A41">
      <w:pPr>
        <w:pStyle w:val="TOC2"/>
        <w:rPr>
          <w:rFonts w:asciiTheme="minorHAnsi" w:eastAsiaTheme="minorEastAsia" w:hAnsiTheme="minorHAnsi" w:cstheme="minorBidi"/>
          <w:noProof/>
          <w:color w:val="auto"/>
        </w:rPr>
      </w:pPr>
      <w:hyperlink w:anchor="_Toc415562762" w:history="1">
        <w:r w:rsidR="001A39A2" w:rsidRPr="002F2363">
          <w:rPr>
            <w:rStyle w:val="Hyperlink"/>
            <w:noProof/>
          </w:rPr>
          <w:t>Shortened forms</w:t>
        </w:r>
        <w:r w:rsidR="001A39A2">
          <w:rPr>
            <w:noProof/>
            <w:webHidden/>
          </w:rPr>
          <w:tab/>
        </w:r>
        <w:r w:rsidR="001A39A2">
          <w:rPr>
            <w:noProof/>
            <w:webHidden/>
          </w:rPr>
          <w:fldChar w:fldCharType="begin"/>
        </w:r>
        <w:r w:rsidR="001A39A2">
          <w:rPr>
            <w:noProof/>
            <w:webHidden/>
          </w:rPr>
          <w:instrText xml:space="preserve"> PAGEREF _Toc415562762 \h </w:instrText>
        </w:r>
        <w:r w:rsidR="001A39A2">
          <w:rPr>
            <w:noProof/>
            <w:webHidden/>
          </w:rPr>
        </w:r>
        <w:r w:rsidR="001A39A2">
          <w:rPr>
            <w:noProof/>
            <w:webHidden/>
          </w:rPr>
          <w:fldChar w:fldCharType="separate"/>
        </w:r>
        <w:r w:rsidR="001A39A2">
          <w:rPr>
            <w:noProof/>
            <w:webHidden/>
          </w:rPr>
          <w:t>9</w:t>
        </w:r>
        <w:r w:rsidR="001A39A2">
          <w:rPr>
            <w:noProof/>
            <w:webHidden/>
          </w:rPr>
          <w:fldChar w:fldCharType="end"/>
        </w:r>
      </w:hyperlink>
    </w:p>
    <w:p w14:paraId="5911731F" w14:textId="77777777" w:rsidR="001A39A2" w:rsidRDefault="002C1A41">
      <w:pPr>
        <w:pStyle w:val="TOC2"/>
        <w:rPr>
          <w:rFonts w:asciiTheme="minorHAnsi" w:eastAsiaTheme="minorEastAsia" w:hAnsiTheme="minorHAnsi" w:cstheme="minorBidi"/>
          <w:noProof/>
          <w:color w:val="auto"/>
        </w:rPr>
      </w:pPr>
      <w:hyperlink w:anchor="_Toc415562763" w:history="1">
        <w:r w:rsidR="001A39A2" w:rsidRPr="002F2363">
          <w:rPr>
            <w:rStyle w:val="Hyperlink"/>
            <w:noProof/>
          </w:rPr>
          <w:t>Glossary</w:t>
        </w:r>
        <w:r w:rsidR="001A39A2">
          <w:rPr>
            <w:noProof/>
            <w:webHidden/>
          </w:rPr>
          <w:tab/>
        </w:r>
        <w:r w:rsidR="001A39A2">
          <w:rPr>
            <w:noProof/>
            <w:webHidden/>
          </w:rPr>
          <w:fldChar w:fldCharType="begin"/>
        </w:r>
        <w:r w:rsidR="001A39A2">
          <w:rPr>
            <w:noProof/>
            <w:webHidden/>
          </w:rPr>
          <w:instrText xml:space="preserve"> PAGEREF _Toc415562763 \h </w:instrText>
        </w:r>
        <w:r w:rsidR="001A39A2">
          <w:rPr>
            <w:noProof/>
            <w:webHidden/>
          </w:rPr>
        </w:r>
        <w:r w:rsidR="001A39A2">
          <w:rPr>
            <w:noProof/>
            <w:webHidden/>
          </w:rPr>
          <w:fldChar w:fldCharType="separate"/>
        </w:r>
        <w:r w:rsidR="001A39A2">
          <w:rPr>
            <w:noProof/>
            <w:webHidden/>
          </w:rPr>
          <w:t>11</w:t>
        </w:r>
        <w:r w:rsidR="001A39A2">
          <w:rPr>
            <w:noProof/>
            <w:webHidden/>
          </w:rPr>
          <w:fldChar w:fldCharType="end"/>
        </w:r>
      </w:hyperlink>
    </w:p>
    <w:p w14:paraId="0D7A528B" w14:textId="33D70056" w:rsidR="001A39A2" w:rsidRDefault="002C1A41">
      <w:pPr>
        <w:pStyle w:val="TOC2"/>
        <w:rPr>
          <w:rFonts w:asciiTheme="minorHAnsi" w:eastAsiaTheme="minorEastAsia" w:hAnsiTheme="minorHAnsi" w:cstheme="minorBidi"/>
          <w:noProof/>
          <w:color w:val="auto"/>
        </w:rPr>
      </w:pPr>
      <w:hyperlink w:anchor="_Toc415562764" w:history="1">
        <w:r w:rsidR="001A39A2" w:rsidRPr="002F2363">
          <w:rPr>
            <w:rStyle w:val="Hyperlink"/>
            <w:noProof/>
          </w:rPr>
          <w:t>Modelling</w:t>
        </w:r>
        <w:r w:rsidR="00F8627F">
          <w:rPr>
            <w:rStyle w:val="Hyperlink"/>
            <w:noProof/>
          </w:rPr>
          <w:t xml:space="preserve"> </w:t>
        </w:r>
        <w:r w:rsidR="001A39A2" w:rsidRPr="002F2363">
          <w:rPr>
            <w:rStyle w:val="Hyperlink"/>
            <w:noProof/>
          </w:rPr>
          <w:t>ontology</w:t>
        </w:r>
        <w:r w:rsidR="001A39A2">
          <w:rPr>
            <w:noProof/>
            <w:webHidden/>
          </w:rPr>
          <w:tab/>
        </w:r>
        <w:r w:rsidR="001A39A2">
          <w:rPr>
            <w:noProof/>
            <w:webHidden/>
          </w:rPr>
          <w:fldChar w:fldCharType="begin"/>
        </w:r>
        <w:r w:rsidR="001A39A2">
          <w:rPr>
            <w:noProof/>
            <w:webHidden/>
          </w:rPr>
          <w:instrText xml:space="preserve"> PAGEREF _Toc415562764 \h </w:instrText>
        </w:r>
        <w:r w:rsidR="001A39A2">
          <w:rPr>
            <w:noProof/>
            <w:webHidden/>
          </w:rPr>
        </w:r>
        <w:r w:rsidR="001A39A2">
          <w:rPr>
            <w:noProof/>
            <w:webHidden/>
          </w:rPr>
          <w:fldChar w:fldCharType="separate"/>
        </w:r>
        <w:r w:rsidR="001A39A2">
          <w:rPr>
            <w:noProof/>
            <w:webHidden/>
          </w:rPr>
          <w:t>14</w:t>
        </w:r>
        <w:r w:rsidR="001A39A2">
          <w:rPr>
            <w:noProof/>
            <w:webHidden/>
          </w:rPr>
          <w:fldChar w:fldCharType="end"/>
        </w:r>
      </w:hyperlink>
    </w:p>
    <w:p w14:paraId="28BD4FA7" w14:textId="77777777" w:rsidR="001A39A2" w:rsidRDefault="002C1A41">
      <w:pPr>
        <w:pStyle w:val="TOC2"/>
        <w:rPr>
          <w:rFonts w:asciiTheme="minorHAnsi" w:eastAsiaTheme="minorEastAsia" w:hAnsiTheme="minorHAnsi" w:cstheme="minorBidi"/>
          <w:noProof/>
          <w:color w:val="auto"/>
        </w:rPr>
      </w:pPr>
      <w:hyperlink w:anchor="_Toc415562765" w:history="1">
        <w:r w:rsidR="001A39A2" w:rsidRPr="002F2363">
          <w:rPr>
            <w:rStyle w:val="Hyperlink"/>
            <w:noProof/>
          </w:rPr>
          <w:t>References</w:t>
        </w:r>
        <w:r w:rsidR="001A39A2">
          <w:rPr>
            <w:noProof/>
            <w:webHidden/>
          </w:rPr>
          <w:tab/>
        </w:r>
        <w:r w:rsidR="001A39A2">
          <w:rPr>
            <w:noProof/>
            <w:webHidden/>
          </w:rPr>
          <w:fldChar w:fldCharType="begin"/>
        </w:r>
        <w:r w:rsidR="001A39A2">
          <w:rPr>
            <w:noProof/>
            <w:webHidden/>
          </w:rPr>
          <w:instrText xml:space="preserve"> PAGEREF _Toc415562765 \h </w:instrText>
        </w:r>
        <w:r w:rsidR="001A39A2">
          <w:rPr>
            <w:noProof/>
            <w:webHidden/>
          </w:rPr>
        </w:r>
        <w:r w:rsidR="001A39A2">
          <w:rPr>
            <w:noProof/>
            <w:webHidden/>
          </w:rPr>
          <w:fldChar w:fldCharType="separate"/>
        </w:r>
        <w:r w:rsidR="001A39A2">
          <w:rPr>
            <w:noProof/>
            <w:webHidden/>
          </w:rPr>
          <w:t>16</w:t>
        </w:r>
        <w:r w:rsidR="001A39A2">
          <w:rPr>
            <w:noProof/>
            <w:webHidden/>
          </w:rPr>
          <w:fldChar w:fldCharType="end"/>
        </w:r>
      </w:hyperlink>
    </w:p>
    <w:p w14:paraId="7AF3A8B6" w14:textId="77777777" w:rsidR="00A943B2" w:rsidRDefault="00D13F7B" w:rsidP="009023CD">
      <w:pPr>
        <w:jc w:val="both"/>
      </w:pPr>
      <w:r>
        <w:rPr>
          <w:b/>
          <w:noProof/>
          <w:color w:val="FFFFFF"/>
          <w:spacing w:val="-7"/>
        </w:rPr>
        <w:fldChar w:fldCharType="end"/>
      </w:r>
    </w:p>
    <w:p w14:paraId="709C4879" w14:textId="77777777" w:rsidR="00A943B2" w:rsidRDefault="00A943B2" w:rsidP="009023CD">
      <w:pPr>
        <w:jc w:val="both"/>
      </w:pPr>
    </w:p>
    <w:p w14:paraId="36953BA0" w14:textId="77777777" w:rsidR="003053C7" w:rsidRDefault="003053C7" w:rsidP="009023CD">
      <w:pPr>
        <w:spacing w:after="0"/>
        <w:jc w:val="both"/>
        <w:rPr>
          <w:rFonts w:eastAsiaTheme="majorEastAsia" w:cstheme="majorBidi"/>
          <w:b/>
          <w:color w:val="00A9CE" w:themeColor="accent1"/>
          <w:sz w:val="44"/>
          <w:szCs w:val="28"/>
        </w:rPr>
      </w:pPr>
      <w:r>
        <w:br w:type="page"/>
      </w:r>
    </w:p>
    <w:p w14:paraId="161D31BC" w14:textId="77777777" w:rsidR="00A943B2" w:rsidRDefault="004D139E" w:rsidP="00064612">
      <w:pPr>
        <w:pStyle w:val="ListofFiguresandTablesTOCHeading"/>
      </w:pPr>
      <w:r>
        <w:lastRenderedPageBreak/>
        <w:t>F</w:t>
      </w:r>
      <w:r w:rsidR="00A943B2">
        <w:t>igures</w:t>
      </w:r>
    </w:p>
    <w:p w14:paraId="2EB175A8" w14:textId="77777777" w:rsidR="00801555" w:rsidRDefault="00D13F7B">
      <w:pPr>
        <w:pStyle w:val="TableofFigures"/>
        <w:rPr>
          <w:rFonts w:asciiTheme="minorHAnsi" w:eastAsiaTheme="minorEastAsia" w:hAnsiTheme="minorHAnsi" w:cstheme="minorBidi"/>
          <w:noProof/>
          <w:color w:val="auto"/>
        </w:rPr>
      </w:pPr>
      <w:r>
        <w:fldChar w:fldCharType="begin"/>
      </w:r>
      <w:r w:rsidR="00A943B2">
        <w:instrText xml:space="preserve"> TOC \h \z \c "Figure" </w:instrText>
      </w:r>
      <w:r>
        <w:fldChar w:fldCharType="separate"/>
      </w:r>
      <w:hyperlink w:anchor="_Toc415753070" w:history="1">
        <w:r w:rsidR="00801555" w:rsidRPr="005F7FFE">
          <w:rPr>
            <w:rStyle w:val="Hyperlink"/>
            <w:noProof/>
          </w:rPr>
          <w:t>Figure 1 Evolution of FSDF datasets: Areas of focus (ANZLIC—the Spatial Information Council 2014).</w:t>
        </w:r>
        <w:r w:rsidR="00801555">
          <w:rPr>
            <w:noProof/>
            <w:webHidden/>
          </w:rPr>
          <w:tab/>
        </w:r>
        <w:r w:rsidR="00801555">
          <w:rPr>
            <w:noProof/>
            <w:webHidden/>
          </w:rPr>
          <w:fldChar w:fldCharType="begin"/>
        </w:r>
        <w:r w:rsidR="00801555">
          <w:rPr>
            <w:noProof/>
            <w:webHidden/>
          </w:rPr>
          <w:instrText xml:space="preserve"> PAGEREF _Toc415753070 \h </w:instrText>
        </w:r>
        <w:r w:rsidR="00801555">
          <w:rPr>
            <w:noProof/>
            <w:webHidden/>
          </w:rPr>
        </w:r>
        <w:r w:rsidR="00801555">
          <w:rPr>
            <w:noProof/>
            <w:webHidden/>
          </w:rPr>
          <w:fldChar w:fldCharType="separate"/>
        </w:r>
        <w:r w:rsidR="00801555">
          <w:rPr>
            <w:noProof/>
            <w:webHidden/>
          </w:rPr>
          <w:t>2</w:t>
        </w:r>
        <w:r w:rsidR="00801555">
          <w:rPr>
            <w:noProof/>
            <w:webHidden/>
          </w:rPr>
          <w:fldChar w:fldCharType="end"/>
        </w:r>
      </w:hyperlink>
    </w:p>
    <w:p w14:paraId="68FB7B5B" w14:textId="77777777" w:rsidR="00801555" w:rsidRDefault="002C1A41">
      <w:pPr>
        <w:pStyle w:val="TableofFigures"/>
        <w:rPr>
          <w:rFonts w:asciiTheme="minorHAnsi" w:eastAsiaTheme="minorEastAsia" w:hAnsiTheme="minorHAnsi" w:cstheme="minorBidi"/>
          <w:noProof/>
          <w:color w:val="auto"/>
        </w:rPr>
      </w:pPr>
      <w:hyperlink w:anchor="_Toc415753071" w:history="1">
        <w:r w:rsidR="00801555" w:rsidRPr="005F7FFE">
          <w:rPr>
            <w:rStyle w:val="Hyperlink"/>
            <w:noProof/>
          </w:rPr>
          <w:t>Figure 2 Levels of conceptual interoperability (Turnitsa 2005).</w:t>
        </w:r>
        <w:r w:rsidR="00801555">
          <w:rPr>
            <w:noProof/>
            <w:webHidden/>
          </w:rPr>
          <w:tab/>
        </w:r>
        <w:r w:rsidR="00801555">
          <w:rPr>
            <w:noProof/>
            <w:webHidden/>
          </w:rPr>
          <w:fldChar w:fldCharType="begin"/>
        </w:r>
        <w:r w:rsidR="00801555">
          <w:rPr>
            <w:noProof/>
            <w:webHidden/>
          </w:rPr>
          <w:instrText xml:space="preserve"> PAGEREF _Toc415753071 \h </w:instrText>
        </w:r>
        <w:r w:rsidR="00801555">
          <w:rPr>
            <w:noProof/>
            <w:webHidden/>
          </w:rPr>
        </w:r>
        <w:r w:rsidR="00801555">
          <w:rPr>
            <w:noProof/>
            <w:webHidden/>
          </w:rPr>
          <w:fldChar w:fldCharType="separate"/>
        </w:r>
        <w:r w:rsidR="00801555">
          <w:rPr>
            <w:noProof/>
            <w:webHidden/>
          </w:rPr>
          <w:t>4</w:t>
        </w:r>
        <w:r w:rsidR="00801555">
          <w:rPr>
            <w:noProof/>
            <w:webHidden/>
          </w:rPr>
          <w:fldChar w:fldCharType="end"/>
        </w:r>
      </w:hyperlink>
    </w:p>
    <w:p w14:paraId="12B83D49" w14:textId="77777777" w:rsidR="00801555" w:rsidRDefault="002C1A41">
      <w:pPr>
        <w:pStyle w:val="TableofFigures"/>
        <w:rPr>
          <w:rFonts w:asciiTheme="minorHAnsi" w:eastAsiaTheme="minorEastAsia" w:hAnsiTheme="minorHAnsi" w:cstheme="minorBidi"/>
          <w:noProof/>
          <w:color w:val="auto"/>
        </w:rPr>
      </w:pPr>
      <w:hyperlink w:anchor="_Toc415753072" w:history="1">
        <w:r w:rsidR="00801555" w:rsidRPr="005F7FFE">
          <w:rPr>
            <w:rStyle w:val="Hyperlink"/>
            <w:noProof/>
          </w:rPr>
          <w:t>Figure 3 Title (ISO 2005)</w:t>
        </w:r>
        <w:r w:rsidR="00801555">
          <w:rPr>
            <w:noProof/>
            <w:webHidden/>
          </w:rPr>
          <w:tab/>
        </w:r>
        <w:r w:rsidR="00801555">
          <w:rPr>
            <w:noProof/>
            <w:webHidden/>
          </w:rPr>
          <w:fldChar w:fldCharType="begin"/>
        </w:r>
        <w:r w:rsidR="00801555">
          <w:rPr>
            <w:noProof/>
            <w:webHidden/>
          </w:rPr>
          <w:instrText xml:space="preserve"> PAGEREF _Toc415753072 \h </w:instrText>
        </w:r>
        <w:r w:rsidR="00801555">
          <w:rPr>
            <w:noProof/>
            <w:webHidden/>
          </w:rPr>
        </w:r>
        <w:r w:rsidR="00801555">
          <w:rPr>
            <w:noProof/>
            <w:webHidden/>
          </w:rPr>
          <w:fldChar w:fldCharType="separate"/>
        </w:r>
        <w:r w:rsidR="00801555">
          <w:rPr>
            <w:noProof/>
            <w:webHidden/>
          </w:rPr>
          <w:t>5</w:t>
        </w:r>
        <w:r w:rsidR="00801555">
          <w:rPr>
            <w:noProof/>
            <w:webHidden/>
          </w:rPr>
          <w:fldChar w:fldCharType="end"/>
        </w:r>
      </w:hyperlink>
    </w:p>
    <w:p w14:paraId="4113CA39" w14:textId="77777777" w:rsidR="00801555" w:rsidRDefault="002C1A41">
      <w:pPr>
        <w:pStyle w:val="TableofFigures"/>
        <w:rPr>
          <w:rFonts w:asciiTheme="minorHAnsi" w:eastAsiaTheme="minorEastAsia" w:hAnsiTheme="minorHAnsi" w:cstheme="minorBidi"/>
          <w:noProof/>
          <w:color w:val="auto"/>
        </w:rPr>
      </w:pPr>
      <w:hyperlink r:id="rId13" w:anchor="_Toc415753073" w:history="1">
        <w:r w:rsidR="00801555" w:rsidRPr="005F7FFE">
          <w:rPr>
            <w:rStyle w:val="Hyperlink"/>
            <w:noProof/>
          </w:rPr>
          <w:t>Figure 4 Geospatial information supply chain patterns</w:t>
        </w:r>
        <w:r w:rsidR="00801555">
          <w:rPr>
            <w:noProof/>
            <w:webHidden/>
          </w:rPr>
          <w:tab/>
        </w:r>
        <w:r w:rsidR="00801555">
          <w:rPr>
            <w:noProof/>
            <w:webHidden/>
          </w:rPr>
          <w:fldChar w:fldCharType="begin"/>
        </w:r>
        <w:r w:rsidR="00801555">
          <w:rPr>
            <w:noProof/>
            <w:webHidden/>
          </w:rPr>
          <w:instrText xml:space="preserve"> PAGEREF _Toc415753073 \h </w:instrText>
        </w:r>
        <w:r w:rsidR="00801555">
          <w:rPr>
            <w:noProof/>
            <w:webHidden/>
          </w:rPr>
        </w:r>
        <w:r w:rsidR="00801555">
          <w:rPr>
            <w:noProof/>
            <w:webHidden/>
          </w:rPr>
          <w:fldChar w:fldCharType="separate"/>
        </w:r>
        <w:r w:rsidR="00801555">
          <w:rPr>
            <w:noProof/>
            <w:webHidden/>
          </w:rPr>
          <w:t>12</w:t>
        </w:r>
        <w:r w:rsidR="00801555">
          <w:rPr>
            <w:noProof/>
            <w:webHidden/>
          </w:rPr>
          <w:fldChar w:fldCharType="end"/>
        </w:r>
      </w:hyperlink>
    </w:p>
    <w:p w14:paraId="2F41C918" w14:textId="77777777" w:rsidR="00801555" w:rsidRDefault="002C1A41">
      <w:pPr>
        <w:pStyle w:val="TableofFigures"/>
        <w:rPr>
          <w:rFonts w:asciiTheme="minorHAnsi" w:eastAsiaTheme="minorEastAsia" w:hAnsiTheme="minorHAnsi" w:cstheme="minorBidi"/>
          <w:noProof/>
          <w:color w:val="auto"/>
        </w:rPr>
      </w:pPr>
      <w:hyperlink w:anchor="_Toc415753074" w:history="1">
        <w:r w:rsidR="00801555" w:rsidRPr="005F7FFE">
          <w:rPr>
            <w:rStyle w:val="Hyperlink"/>
            <w:noProof/>
          </w:rPr>
          <w:t>Figure 5 Relative costs of data production for stakeholder by pattern type.</w:t>
        </w:r>
        <w:r w:rsidR="00801555">
          <w:rPr>
            <w:noProof/>
            <w:webHidden/>
          </w:rPr>
          <w:tab/>
        </w:r>
        <w:r w:rsidR="00801555">
          <w:rPr>
            <w:noProof/>
            <w:webHidden/>
          </w:rPr>
          <w:fldChar w:fldCharType="begin"/>
        </w:r>
        <w:r w:rsidR="00801555">
          <w:rPr>
            <w:noProof/>
            <w:webHidden/>
          </w:rPr>
          <w:instrText xml:space="preserve"> PAGEREF _Toc415753074 \h </w:instrText>
        </w:r>
        <w:r w:rsidR="00801555">
          <w:rPr>
            <w:noProof/>
            <w:webHidden/>
          </w:rPr>
        </w:r>
        <w:r w:rsidR="00801555">
          <w:rPr>
            <w:noProof/>
            <w:webHidden/>
          </w:rPr>
          <w:fldChar w:fldCharType="separate"/>
        </w:r>
        <w:r w:rsidR="00801555">
          <w:rPr>
            <w:noProof/>
            <w:webHidden/>
          </w:rPr>
          <w:t>15</w:t>
        </w:r>
        <w:r w:rsidR="00801555">
          <w:rPr>
            <w:noProof/>
            <w:webHidden/>
          </w:rPr>
          <w:fldChar w:fldCharType="end"/>
        </w:r>
      </w:hyperlink>
    </w:p>
    <w:p w14:paraId="09CC7623" w14:textId="77777777" w:rsidR="00801555" w:rsidRDefault="002C1A41">
      <w:pPr>
        <w:pStyle w:val="TableofFigures"/>
        <w:rPr>
          <w:rFonts w:asciiTheme="minorHAnsi" w:eastAsiaTheme="minorEastAsia" w:hAnsiTheme="minorHAnsi" w:cstheme="minorBidi"/>
          <w:noProof/>
          <w:color w:val="auto"/>
        </w:rPr>
      </w:pPr>
      <w:hyperlink w:anchor="_Toc415753075" w:history="1">
        <w:r w:rsidR="00801555" w:rsidRPr="005F7FFE">
          <w:rPr>
            <w:rStyle w:val="Hyperlink"/>
            <w:noProof/>
          </w:rPr>
          <w:t>Figure 6 Cumulative cost of production and use with additional users (a) and providers (b)</w:t>
        </w:r>
        <w:r w:rsidR="00801555">
          <w:rPr>
            <w:noProof/>
            <w:webHidden/>
          </w:rPr>
          <w:tab/>
        </w:r>
        <w:r w:rsidR="00801555">
          <w:rPr>
            <w:noProof/>
            <w:webHidden/>
          </w:rPr>
          <w:fldChar w:fldCharType="begin"/>
        </w:r>
        <w:r w:rsidR="00801555">
          <w:rPr>
            <w:noProof/>
            <w:webHidden/>
          </w:rPr>
          <w:instrText xml:space="preserve"> PAGEREF _Toc415753075 \h </w:instrText>
        </w:r>
        <w:r w:rsidR="00801555">
          <w:rPr>
            <w:noProof/>
            <w:webHidden/>
          </w:rPr>
        </w:r>
        <w:r w:rsidR="00801555">
          <w:rPr>
            <w:noProof/>
            <w:webHidden/>
          </w:rPr>
          <w:fldChar w:fldCharType="separate"/>
        </w:r>
        <w:r w:rsidR="00801555">
          <w:rPr>
            <w:noProof/>
            <w:webHidden/>
          </w:rPr>
          <w:t>16</w:t>
        </w:r>
        <w:r w:rsidR="00801555">
          <w:rPr>
            <w:noProof/>
            <w:webHidden/>
          </w:rPr>
          <w:fldChar w:fldCharType="end"/>
        </w:r>
      </w:hyperlink>
    </w:p>
    <w:p w14:paraId="03DCDD15" w14:textId="77777777" w:rsidR="00801555" w:rsidRDefault="002C1A41">
      <w:pPr>
        <w:pStyle w:val="TableofFigures"/>
        <w:rPr>
          <w:rFonts w:asciiTheme="minorHAnsi" w:eastAsiaTheme="minorEastAsia" w:hAnsiTheme="minorHAnsi" w:cstheme="minorBidi"/>
          <w:noProof/>
          <w:color w:val="auto"/>
        </w:rPr>
      </w:pPr>
      <w:hyperlink w:anchor="_Toc415753076" w:history="1">
        <w:r w:rsidR="00801555" w:rsidRPr="005F7FFE">
          <w:rPr>
            <w:rStyle w:val="Hyperlink"/>
            <w:noProof/>
          </w:rPr>
          <w:t>Figure 7 Multiple identifers for the same real world object</w:t>
        </w:r>
        <w:r w:rsidR="00801555">
          <w:rPr>
            <w:noProof/>
            <w:webHidden/>
          </w:rPr>
          <w:tab/>
        </w:r>
        <w:r w:rsidR="00801555">
          <w:rPr>
            <w:noProof/>
            <w:webHidden/>
          </w:rPr>
          <w:fldChar w:fldCharType="begin"/>
        </w:r>
        <w:r w:rsidR="00801555">
          <w:rPr>
            <w:noProof/>
            <w:webHidden/>
          </w:rPr>
          <w:instrText xml:space="preserve"> PAGEREF _Toc415753076 \h </w:instrText>
        </w:r>
        <w:r w:rsidR="00801555">
          <w:rPr>
            <w:noProof/>
            <w:webHidden/>
          </w:rPr>
        </w:r>
        <w:r w:rsidR="00801555">
          <w:rPr>
            <w:noProof/>
            <w:webHidden/>
          </w:rPr>
          <w:fldChar w:fldCharType="separate"/>
        </w:r>
        <w:r w:rsidR="00801555">
          <w:rPr>
            <w:noProof/>
            <w:webHidden/>
          </w:rPr>
          <w:t>18</w:t>
        </w:r>
        <w:r w:rsidR="00801555">
          <w:rPr>
            <w:noProof/>
            <w:webHidden/>
          </w:rPr>
          <w:fldChar w:fldCharType="end"/>
        </w:r>
      </w:hyperlink>
    </w:p>
    <w:p w14:paraId="4B1A233A" w14:textId="77777777" w:rsidR="00801555" w:rsidRDefault="002C1A41">
      <w:pPr>
        <w:pStyle w:val="TableofFigures"/>
        <w:rPr>
          <w:rFonts w:asciiTheme="minorHAnsi" w:eastAsiaTheme="minorEastAsia" w:hAnsiTheme="minorHAnsi" w:cstheme="minorBidi"/>
          <w:noProof/>
          <w:color w:val="auto"/>
        </w:rPr>
      </w:pPr>
      <w:hyperlink w:anchor="_Toc415753077" w:history="1">
        <w:r w:rsidR="00801555" w:rsidRPr="005F7FFE">
          <w:rPr>
            <w:rStyle w:val="Hyperlink"/>
            <w:noProof/>
          </w:rPr>
          <w:t>Figure 8 Modelling levels of abstraction and types of models.</w:t>
        </w:r>
        <w:r w:rsidR="00801555">
          <w:rPr>
            <w:noProof/>
            <w:webHidden/>
          </w:rPr>
          <w:tab/>
        </w:r>
        <w:r w:rsidR="00801555">
          <w:rPr>
            <w:noProof/>
            <w:webHidden/>
          </w:rPr>
          <w:fldChar w:fldCharType="begin"/>
        </w:r>
        <w:r w:rsidR="00801555">
          <w:rPr>
            <w:noProof/>
            <w:webHidden/>
          </w:rPr>
          <w:instrText xml:space="preserve"> PAGEREF _Toc415753077 \h </w:instrText>
        </w:r>
        <w:r w:rsidR="00801555">
          <w:rPr>
            <w:noProof/>
            <w:webHidden/>
          </w:rPr>
        </w:r>
        <w:r w:rsidR="00801555">
          <w:rPr>
            <w:noProof/>
            <w:webHidden/>
          </w:rPr>
          <w:fldChar w:fldCharType="separate"/>
        </w:r>
        <w:r w:rsidR="00801555">
          <w:rPr>
            <w:noProof/>
            <w:webHidden/>
          </w:rPr>
          <w:t>26</w:t>
        </w:r>
        <w:r w:rsidR="00801555">
          <w:rPr>
            <w:noProof/>
            <w:webHidden/>
          </w:rPr>
          <w:fldChar w:fldCharType="end"/>
        </w:r>
      </w:hyperlink>
    </w:p>
    <w:p w14:paraId="44C6558A" w14:textId="77777777" w:rsidR="00801555" w:rsidRDefault="002C1A41">
      <w:pPr>
        <w:pStyle w:val="TableofFigures"/>
        <w:rPr>
          <w:rFonts w:asciiTheme="minorHAnsi" w:eastAsiaTheme="minorEastAsia" w:hAnsiTheme="minorHAnsi" w:cstheme="minorBidi"/>
          <w:noProof/>
          <w:color w:val="auto"/>
        </w:rPr>
      </w:pPr>
      <w:hyperlink w:anchor="_Toc415753078" w:history="1">
        <w:r w:rsidR="00801555" w:rsidRPr="005F7FFE">
          <w:rPr>
            <w:rStyle w:val="Hyperlink"/>
            <w:noProof/>
          </w:rPr>
          <w:t>Figure 9 FSDF Common Conceptual Model</w:t>
        </w:r>
        <w:r w:rsidR="00801555">
          <w:rPr>
            <w:noProof/>
            <w:webHidden/>
          </w:rPr>
          <w:tab/>
        </w:r>
        <w:r w:rsidR="00801555">
          <w:rPr>
            <w:noProof/>
            <w:webHidden/>
          </w:rPr>
          <w:fldChar w:fldCharType="begin"/>
        </w:r>
        <w:r w:rsidR="00801555">
          <w:rPr>
            <w:noProof/>
            <w:webHidden/>
          </w:rPr>
          <w:instrText xml:space="preserve"> PAGEREF _Toc415753078 \h </w:instrText>
        </w:r>
        <w:r w:rsidR="00801555">
          <w:rPr>
            <w:noProof/>
            <w:webHidden/>
          </w:rPr>
        </w:r>
        <w:r w:rsidR="00801555">
          <w:rPr>
            <w:noProof/>
            <w:webHidden/>
          </w:rPr>
          <w:fldChar w:fldCharType="separate"/>
        </w:r>
        <w:r w:rsidR="00801555">
          <w:rPr>
            <w:noProof/>
            <w:webHidden/>
          </w:rPr>
          <w:t>27</w:t>
        </w:r>
        <w:r w:rsidR="00801555">
          <w:rPr>
            <w:noProof/>
            <w:webHidden/>
          </w:rPr>
          <w:fldChar w:fldCharType="end"/>
        </w:r>
      </w:hyperlink>
    </w:p>
    <w:p w14:paraId="07CC7770" w14:textId="77777777" w:rsidR="00801555" w:rsidRDefault="002C1A41">
      <w:pPr>
        <w:pStyle w:val="TableofFigures"/>
        <w:rPr>
          <w:rFonts w:asciiTheme="minorHAnsi" w:eastAsiaTheme="minorEastAsia" w:hAnsiTheme="minorHAnsi" w:cstheme="minorBidi"/>
          <w:noProof/>
          <w:color w:val="auto"/>
        </w:rPr>
      </w:pPr>
      <w:hyperlink w:anchor="_Toc415753079" w:history="1">
        <w:r w:rsidR="00801555" w:rsidRPr="005F7FFE">
          <w:rPr>
            <w:rStyle w:val="Hyperlink"/>
            <w:noProof/>
          </w:rPr>
          <w:t xml:space="preserve">Figure 10 Overview of </w:t>
        </w:r>
        <w:r w:rsidR="00801555" w:rsidRPr="005F7FFE">
          <w:rPr>
            <w:rStyle w:val="Hyperlink"/>
            <w:rFonts w:eastAsia="Times New Roman"/>
            <w:noProof/>
          </w:rPr>
          <w:t>the FSDF modelling process</w:t>
        </w:r>
        <w:r w:rsidR="00801555">
          <w:rPr>
            <w:noProof/>
            <w:webHidden/>
          </w:rPr>
          <w:tab/>
        </w:r>
        <w:r w:rsidR="00801555">
          <w:rPr>
            <w:noProof/>
            <w:webHidden/>
          </w:rPr>
          <w:fldChar w:fldCharType="begin"/>
        </w:r>
        <w:r w:rsidR="00801555">
          <w:rPr>
            <w:noProof/>
            <w:webHidden/>
          </w:rPr>
          <w:instrText xml:space="preserve"> PAGEREF _Toc415753079 \h </w:instrText>
        </w:r>
        <w:r w:rsidR="00801555">
          <w:rPr>
            <w:noProof/>
            <w:webHidden/>
          </w:rPr>
        </w:r>
        <w:r w:rsidR="00801555">
          <w:rPr>
            <w:noProof/>
            <w:webHidden/>
          </w:rPr>
          <w:fldChar w:fldCharType="separate"/>
        </w:r>
        <w:r w:rsidR="00801555">
          <w:rPr>
            <w:noProof/>
            <w:webHidden/>
          </w:rPr>
          <w:t>29</w:t>
        </w:r>
        <w:r w:rsidR="00801555">
          <w:rPr>
            <w:noProof/>
            <w:webHidden/>
          </w:rPr>
          <w:fldChar w:fldCharType="end"/>
        </w:r>
      </w:hyperlink>
    </w:p>
    <w:p w14:paraId="4A0EB12B" w14:textId="77777777" w:rsidR="00801555" w:rsidRDefault="002C1A41">
      <w:pPr>
        <w:pStyle w:val="TableofFigures"/>
        <w:rPr>
          <w:rFonts w:asciiTheme="minorHAnsi" w:eastAsiaTheme="minorEastAsia" w:hAnsiTheme="minorHAnsi" w:cstheme="minorBidi"/>
          <w:noProof/>
          <w:color w:val="auto"/>
        </w:rPr>
      </w:pPr>
      <w:hyperlink w:anchor="_Toc415753080" w:history="1">
        <w:r w:rsidR="00801555" w:rsidRPr="005F7FFE">
          <w:rPr>
            <w:rStyle w:val="Hyperlink"/>
            <w:noProof/>
          </w:rPr>
          <w:t>Figure 11 Overview of the FSDF model framework</w:t>
        </w:r>
        <w:r w:rsidR="00801555">
          <w:rPr>
            <w:noProof/>
            <w:webHidden/>
          </w:rPr>
          <w:tab/>
        </w:r>
        <w:r w:rsidR="00801555">
          <w:rPr>
            <w:noProof/>
            <w:webHidden/>
          </w:rPr>
          <w:fldChar w:fldCharType="begin"/>
        </w:r>
        <w:r w:rsidR="00801555">
          <w:rPr>
            <w:noProof/>
            <w:webHidden/>
          </w:rPr>
          <w:instrText xml:space="preserve"> PAGEREF _Toc415753080 \h </w:instrText>
        </w:r>
        <w:r w:rsidR="00801555">
          <w:rPr>
            <w:noProof/>
            <w:webHidden/>
          </w:rPr>
        </w:r>
        <w:r w:rsidR="00801555">
          <w:rPr>
            <w:noProof/>
            <w:webHidden/>
          </w:rPr>
          <w:fldChar w:fldCharType="separate"/>
        </w:r>
        <w:r w:rsidR="00801555">
          <w:rPr>
            <w:noProof/>
            <w:webHidden/>
          </w:rPr>
          <w:t>37</w:t>
        </w:r>
        <w:r w:rsidR="00801555">
          <w:rPr>
            <w:noProof/>
            <w:webHidden/>
          </w:rPr>
          <w:fldChar w:fldCharType="end"/>
        </w:r>
      </w:hyperlink>
    </w:p>
    <w:p w14:paraId="30AFA247" w14:textId="77777777" w:rsidR="00801555" w:rsidRDefault="002C1A41">
      <w:pPr>
        <w:pStyle w:val="TableofFigures"/>
        <w:rPr>
          <w:rFonts w:asciiTheme="minorHAnsi" w:eastAsiaTheme="minorEastAsia" w:hAnsiTheme="minorHAnsi" w:cstheme="minorBidi"/>
          <w:noProof/>
          <w:color w:val="auto"/>
        </w:rPr>
      </w:pPr>
      <w:hyperlink w:anchor="_Toc415753081" w:history="1">
        <w:r w:rsidR="00801555" w:rsidRPr="005F7FFE">
          <w:rPr>
            <w:rStyle w:val="Hyperlink"/>
            <w:noProof/>
          </w:rPr>
          <w:t>Figure 12 FSDF model framework use cases</w:t>
        </w:r>
        <w:r w:rsidR="00801555">
          <w:rPr>
            <w:noProof/>
            <w:webHidden/>
          </w:rPr>
          <w:tab/>
        </w:r>
        <w:r w:rsidR="00801555">
          <w:rPr>
            <w:noProof/>
            <w:webHidden/>
          </w:rPr>
          <w:fldChar w:fldCharType="begin"/>
        </w:r>
        <w:r w:rsidR="00801555">
          <w:rPr>
            <w:noProof/>
            <w:webHidden/>
          </w:rPr>
          <w:instrText xml:space="preserve"> PAGEREF _Toc415753081 \h </w:instrText>
        </w:r>
        <w:r w:rsidR="00801555">
          <w:rPr>
            <w:noProof/>
            <w:webHidden/>
          </w:rPr>
        </w:r>
        <w:r w:rsidR="00801555">
          <w:rPr>
            <w:noProof/>
            <w:webHidden/>
          </w:rPr>
          <w:fldChar w:fldCharType="separate"/>
        </w:r>
        <w:r w:rsidR="00801555">
          <w:rPr>
            <w:noProof/>
            <w:webHidden/>
          </w:rPr>
          <w:t>38</w:t>
        </w:r>
        <w:r w:rsidR="00801555">
          <w:rPr>
            <w:noProof/>
            <w:webHidden/>
          </w:rPr>
          <w:fldChar w:fldCharType="end"/>
        </w:r>
      </w:hyperlink>
    </w:p>
    <w:p w14:paraId="5CF14799" w14:textId="77777777" w:rsidR="00801555" w:rsidRDefault="002C1A41">
      <w:pPr>
        <w:pStyle w:val="TableofFigures"/>
        <w:rPr>
          <w:rFonts w:asciiTheme="minorHAnsi" w:eastAsiaTheme="minorEastAsia" w:hAnsiTheme="minorHAnsi" w:cstheme="minorBidi"/>
          <w:noProof/>
          <w:color w:val="auto"/>
        </w:rPr>
      </w:pPr>
      <w:hyperlink w:anchor="_Toc415753082" w:history="1">
        <w:r w:rsidR="00801555" w:rsidRPr="005F7FFE">
          <w:rPr>
            <w:rStyle w:val="Hyperlink"/>
            <w:noProof/>
          </w:rPr>
          <w:t>Figure 13 ISO 19135 governance roles</w:t>
        </w:r>
        <w:r w:rsidR="00801555">
          <w:rPr>
            <w:noProof/>
            <w:webHidden/>
          </w:rPr>
          <w:tab/>
        </w:r>
        <w:r w:rsidR="00801555">
          <w:rPr>
            <w:noProof/>
            <w:webHidden/>
          </w:rPr>
          <w:fldChar w:fldCharType="begin"/>
        </w:r>
        <w:r w:rsidR="00801555">
          <w:rPr>
            <w:noProof/>
            <w:webHidden/>
          </w:rPr>
          <w:instrText xml:space="preserve"> PAGEREF _Toc415753082 \h </w:instrText>
        </w:r>
        <w:r w:rsidR="00801555">
          <w:rPr>
            <w:noProof/>
            <w:webHidden/>
          </w:rPr>
        </w:r>
        <w:r w:rsidR="00801555">
          <w:rPr>
            <w:noProof/>
            <w:webHidden/>
          </w:rPr>
          <w:fldChar w:fldCharType="separate"/>
        </w:r>
        <w:r w:rsidR="00801555">
          <w:rPr>
            <w:noProof/>
            <w:webHidden/>
          </w:rPr>
          <w:t>41</w:t>
        </w:r>
        <w:r w:rsidR="00801555">
          <w:rPr>
            <w:noProof/>
            <w:webHidden/>
          </w:rPr>
          <w:fldChar w:fldCharType="end"/>
        </w:r>
      </w:hyperlink>
    </w:p>
    <w:p w14:paraId="178FDDE2" w14:textId="77777777" w:rsidR="00A943B2" w:rsidRDefault="00D13F7B" w:rsidP="009575EE">
      <w:pPr>
        <w:pStyle w:val="TableofFigures"/>
      </w:pPr>
      <w:r>
        <w:fldChar w:fldCharType="end"/>
      </w:r>
    </w:p>
    <w:p w14:paraId="053FECF0" w14:textId="77777777" w:rsidR="00A943B2" w:rsidRDefault="00A943B2" w:rsidP="001D36DC">
      <w:pPr>
        <w:pStyle w:val="Heading1notnumbered"/>
      </w:pPr>
      <w:bookmarkStart w:id="7" w:name="_Toc315694429"/>
      <w:bookmarkStart w:id="8" w:name="_Toc415562733"/>
      <w:commentRangeStart w:id="9"/>
      <w:r w:rsidRPr="00C21A82">
        <w:rPr>
          <w:highlight w:val="yellow"/>
        </w:rPr>
        <w:lastRenderedPageBreak/>
        <w:t>Acknowledgments</w:t>
      </w:r>
      <w:bookmarkEnd w:id="7"/>
      <w:bookmarkEnd w:id="8"/>
      <w:commentRangeEnd w:id="9"/>
      <w:r w:rsidR="00BC0E52">
        <w:rPr>
          <w:rStyle w:val="CommentReference"/>
          <w:rFonts w:eastAsia="Calibri"/>
          <w:b w:val="0"/>
          <w:bCs w:val="0"/>
          <w:color w:val="000000"/>
        </w:rPr>
        <w:commentReference w:id="9"/>
      </w:r>
    </w:p>
    <w:p w14:paraId="007171C2" w14:textId="77777777" w:rsidR="002F407B" w:rsidRDefault="002F407B" w:rsidP="009023CD">
      <w:pPr>
        <w:jc w:val="both"/>
      </w:pPr>
      <w:r>
        <w:t>Department</w:t>
      </w:r>
      <w:r w:rsidR="005815F9">
        <w:t xml:space="preserve"> of </w:t>
      </w:r>
      <w:r>
        <w:t xml:space="preserve">Communications </w:t>
      </w:r>
      <w:r w:rsidR="005815F9">
        <w:t>for funding</w:t>
      </w:r>
      <w:r w:rsidR="00C21A82">
        <w:t xml:space="preserve"> this work leading the way with FSDF and for funding a</w:t>
      </w:r>
    </w:p>
    <w:p w14:paraId="1B25C64B" w14:textId="77777777" w:rsidR="00A943B2" w:rsidRDefault="002F407B" w:rsidP="009023CD">
      <w:pPr>
        <w:jc w:val="both"/>
      </w:pPr>
      <w:r>
        <w:t>GA for funding place names</w:t>
      </w:r>
      <w:r w:rsidR="005815F9">
        <w:t xml:space="preserve"> </w:t>
      </w:r>
      <w:r w:rsidR="00C21A82">
        <w:t>modelling</w:t>
      </w:r>
    </w:p>
    <w:p w14:paraId="1334E22C" w14:textId="77777777" w:rsidR="002F407B" w:rsidRDefault="00366D90" w:rsidP="009023CD">
      <w:pPr>
        <w:jc w:val="both"/>
      </w:pPr>
      <w:r w:rsidRPr="00374B1B">
        <w:t xml:space="preserve">National ICT Australia </w:t>
      </w:r>
      <w:r w:rsidR="00374B1B" w:rsidRPr="00374B1B">
        <w:t>(</w:t>
      </w:r>
      <w:r w:rsidR="002F407B">
        <w:t>NICTA</w:t>
      </w:r>
      <w:r w:rsidR="00374B1B">
        <w:t>)</w:t>
      </w:r>
      <w:r w:rsidR="002F407B">
        <w:t xml:space="preserve"> for contributing </w:t>
      </w:r>
      <w:r w:rsidR="00C21A82">
        <w:t xml:space="preserve">to </w:t>
      </w:r>
      <w:r w:rsidR="002F407B">
        <w:t>modelling efforts</w:t>
      </w:r>
    </w:p>
    <w:p w14:paraId="6ED5766E" w14:textId="77777777" w:rsidR="00374B1B" w:rsidRDefault="00374B1B" w:rsidP="009023CD">
      <w:pPr>
        <w:jc w:val="both"/>
      </w:pPr>
      <w:r>
        <w:t xml:space="preserve">INSPIRE for leading the way forward </w:t>
      </w:r>
    </w:p>
    <w:p w14:paraId="0E2D4440" w14:textId="77777777" w:rsidR="002F407B" w:rsidRPr="008E36EC" w:rsidRDefault="002F407B" w:rsidP="009023CD">
      <w:pPr>
        <w:jc w:val="both"/>
      </w:pPr>
    </w:p>
    <w:p w14:paraId="79A004DE" w14:textId="77777777" w:rsidR="00A943B2" w:rsidRDefault="00A943B2" w:rsidP="009023CD">
      <w:pPr>
        <w:spacing w:after="200"/>
        <w:jc w:val="both"/>
      </w:pPr>
    </w:p>
    <w:p w14:paraId="0AE7ACA4" w14:textId="77777777" w:rsidR="00A943B2" w:rsidRDefault="00A943B2" w:rsidP="001D36DC">
      <w:pPr>
        <w:pStyle w:val="Heading1notnumbered"/>
      </w:pPr>
      <w:bookmarkStart w:id="10" w:name="_Toc315694430"/>
      <w:bookmarkStart w:id="11" w:name="_Toc415562734"/>
      <w:r>
        <w:lastRenderedPageBreak/>
        <w:t xml:space="preserve">Executive </w:t>
      </w:r>
      <w:commentRangeStart w:id="12"/>
      <w:r>
        <w:t>summary</w:t>
      </w:r>
      <w:bookmarkEnd w:id="10"/>
      <w:bookmarkEnd w:id="11"/>
      <w:commentRangeEnd w:id="12"/>
      <w:r w:rsidR="00376FF4">
        <w:rPr>
          <w:rStyle w:val="CommentReference"/>
          <w:rFonts w:eastAsia="Calibri"/>
          <w:b w:val="0"/>
          <w:bCs w:val="0"/>
          <w:color w:val="000000"/>
        </w:rPr>
        <w:commentReference w:id="12"/>
      </w:r>
    </w:p>
    <w:p w14:paraId="74D6C9F2" w14:textId="77777777" w:rsidR="00A943B2" w:rsidRDefault="00A943B2" w:rsidP="009023CD">
      <w:pPr>
        <w:jc w:val="both"/>
      </w:pPr>
      <w:r w:rsidRPr="00745927">
        <w:rPr>
          <w:highlight w:val="yellow"/>
        </w:rPr>
        <w:t xml:space="preserve">This executive summary </w:t>
      </w:r>
      <w:r w:rsidR="00745927" w:rsidRPr="00745927">
        <w:rPr>
          <w:highlight w:val="yellow"/>
        </w:rPr>
        <w:t xml:space="preserve">will </w:t>
      </w:r>
      <w:r w:rsidRPr="00745927">
        <w:rPr>
          <w:highlight w:val="yellow"/>
        </w:rPr>
        <w:t>concisely describe the nature of the work, the principal results and conclusions. Normally, the executive summary would not exceed one page. It should be written so that a non-specialist can understand</w:t>
      </w:r>
      <w:r w:rsidR="00745927" w:rsidRPr="00745927">
        <w:rPr>
          <w:highlight w:val="yellow"/>
        </w:rPr>
        <w:t xml:space="preserve"> the nature of the research.</w:t>
      </w:r>
    </w:p>
    <w:p w14:paraId="6F0E35DB" w14:textId="77777777" w:rsidR="00A943B2" w:rsidRDefault="00A943B2" w:rsidP="009023CD">
      <w:pPr>
        <w:jc w:val="both"/>
      </w:pPr>
    </w:p>
    <w:p w14:paraId="0F3516F6" w14:textId="77777777" w:rsidR="00B34418" w:rsidRDefault="00B34418" w:rsidP="009023CD">
      <w:pPr>
        <w:jc w:val="both"/>
        <w:sectPr w:rsidR="00B34418" w:rsidSect="00880DE8">
          <w:headerReference w:type="default" r:id="rId14"/>
          <w:footerReference w:type="even" r:id="rId15"/>
          <w:footerReference w:type="default" r:id="rId16"/>
          <w:type w:val="oddPage"/>
          <w:pgSz w:w="11906" w:h="16838" w:code="9"/>
          <w:pgMar w:top="1134" w:right="1134" w:bottom="1134" w:left="1134" w:header="510" w:footer="624" w:gutter="0"/>
          <w:pgNumType w:fmt="lowerRoman" w:start="1"/>
          <w:cols w:space="284"/>
          <w:docGrid w:linePitch="360"/>
        </w:sectPr>
      </w:pPr>
    </w:p>
    <w:p w14:paraId="02BE8D59" w14:textId="77777777" w:rsidR="005815F9" w:rsidRDefault="005815F9" w:rsidP="005815F9">
      <w:pPr>
        <w:pStyle w:val="Heading1"/>
        <w:spacing w:after="360"/>
      </w:pPr>
      <w:bookmarkStart w:id="13" w:name="_Toc403126459"/>
      <w:bookmarkStart w:id="14" w:name="_Ref415486764"/>
      <w:bookmarkStart w:id="15" w:name="_Toc415562735"/>
      <w:r>
        <w:lastRenderedPageBreak/>
        <w:t>Introduction</w:t>
      </w:r>
      <w:bookmarkEnd w:id="13"/>
      <w:bookmarkEnd w:id="14"/>
      <w:bookmarkEnd w:id="15"/>
    </w:p>
    <w:p w14:paraId="634148BA" w14:textId="77777777" w:rsidR="005815F9" w:rsidRDefault="005815F9" w:rsidP="005815F9">
      <w:pPr>
        <w:pStyle w:val="Heading2"/>
      </w:pPr>
      <w:bookmarkStart w:id="16" w:name="_Toc403126460"/>
      <w:bookmarkStart w:id="17" w:name="_Toc415562736"/>
      <w:r>
        <w:t>Purpose</w:t>
      </w:r>
      <w:bookmarkEnd w:id="16"/>
      <w:bookmarkEnd w:id="17"/>
      <w:r w:rsidR="00452655">
        <w:t xml:space="preserve"> </w:t>
      </w:r>
    </w:p>
    <w:p w14:paraId="5A8FE6A8" w14:textId="4EF756B3" w:rsidR="004C715A" w:rsidRDefault="005815F9" w:rsidP="009023CD">
      <w:pPr>
        <w:jc w:val="both"/>
      </w:pPr>
      <w:r>
        <w:t xml:space="preserve">The purpose of this document is to explain </w:t>
      </w:r>
      <w:r w:rsidR="001B73B5">
        <w:t xml:space="preserve">the </w:t>
      </w:r>
      <w:r>
        <w:t xml:space="preserve">rationale </w:t>
      </w:r>
      <w:r w:rsidR="004C715A">
        <w:t xml:space="preserve">for </w:t>
      </w:r>
      <w:ins w:id="18" w:author="Simons, Bruce (L&amp;W, Highett)" w:date="2015-04-07T08:42:00Z">
        <w:r w:rsidR="00376FF4">
          <w:t xml:space="preserve">a </w:t>
        </w:r>
      </w:ins>
      <w:r w:rsidR="002918D6">
        <w:t xml:space="preserve">geospatial data specification </w:t>
      </w:r>
      <w:r w:rsidR="006E17A3">
        <w:t xml:space="preserve">and </w:t>
      </w:r>
      <w:r w:rsidR="00760943">
        <w:t xml:space="preserve">describe </w:t>
      </w:r>
      <w:r w:rsidR="006E17A3">
        <w:t xml:space="preserve">a data specification framework that provides a </w:t>
      </w:r>
      <w:r w:rsidR="002918D6">
        <w:t xml:space="preserve">coherent </w:t>
      </w:r>
      <w:r w:rsidR="00C61B85">
        <w:t xml:space="preserve">information </w:t>
      </w:r>
      <w:r w:rsidR="002918D6">
        <w:t xml:space="preserve">modelling </w:t>
      </w:r>
      <w:r w:rsidR="00741881">
        <w:t>approach</w:t>
      </w:r>
      <w:r w:rsidR="006E17A3">
        <w:t xml:space="preserve"> for the </w:t>
      </w:r>
      <w:ins w:id="19" w:author="Simons, Bruce (L&amp;W, Highett)" w:date="2015-04-07T08:42:00Z">
        <w:r w:rsidR="00376FF4" w:rsidRPr="00365E08">
          <w:t>Foundation Spatial Data Framework (FSDF</w:t>
        </w:r>
      </w:ins>
      <w:ins w:id="20" w:author="Simons, Bruce (L&amp;W, Highett)" w:date="2015-04-07T09:01:00Z">
        <w:r w:rsidR="00816F32">
          <w:t xml:space="preserve"> – see Section 1.3</w:t>
        </w:r>
      </w:ins>
      <w:ins w:id="21" w:author="Simons, Bruce (L&amp;W, Highett)" w:date="2015-04-07T08:42:00Z">
        <w:r w:rsidR="00376FF4" w:rsidRPr="00365E08">
          <w:t>)</w:t>
        </w:r>
      </w:ins>
      <w:del w:id="22" w:author="Simons, Bruce (L&amp;W, Highett)" w:date="2015-04-07T08:42:00Z">
        <w:r w:rsidR="006E17A3" w:rsidDel="00376FF4">
          <w:delText>FSDF</w:delText>
        </w:r>
      </w:del>
      <w:r w:rsidR="00741881">
        <w:t xml:space="preserve">. </w:t>
      </w:r>
    </w:p>
    <w:p w14:paraId="5D9098C4" w14:textId="77777777" w:rsidR="004C715A" w:rsidRDefault="004C715A" w:rsidP="009023CD">
      <w:pPr>
        <w:jc w:val="both"/>
      </w:pPr>
      <w:r>
        <w:t>The document is aimed at a number of audience</w:t>
      </w:r>
      <w:r w:rsidR="001D262A">
        <w:t>s</w:t>
      </w:r>
      <w:r>
        <w:t>:</w:t>
      </w:r>
    </w:p>
    <w:p w14:paraId="0F4179F6" w14:textId="3C6582C4" w:rsidR="004C715A" w:rsidRPr="00365E08" w:rsidRDefault="004C715A" w:rsidP="000B2D66">
      <w:pPr>
        <w:pStyle w:val="ListParagraph"/>
        <w:numPr>
          <w:ilvl w:val="0"/>
          <w:numId w:val="16"/>
        </w:numPr>
      </w:pPr>
      <w:r w:rsidRPr="00376FF4">
        <w:rPr>
          <w:b/>
          <w:rPrChange w:id="23" w:author="Simons, Bruce (L&amp;W, Highett)" w:date="2015-04-07T08:43:00Z">
            <w:rPr/>
          </w:rPrChange>
        </w:rPr>
        <w:t>Senior executives</w:t>
      </w:r>
      <w:r>
        <w:t xml:space="preserve"> –to explain the rationale and cost benefit of modelling</w:t>
      </w:r>
      <w:r w:rsidR="00807D12">
        <w:t>,</w:t>
      </w:r>
      <w:r w:rsidR="00F8627F">
        <w:t xml:space="preserve"> </w:t>
      </w:r>
      <w:r w:rsidR="00807D12">
        <w:t xml:space="preserve">in the context </w:t>
      </w:r>
      <w:r w:rsidR="002918D6">
        <w:t xml:space="preserve">of the development of a national information infrastructure - the </w:t>
      </w:r>
      <w:del w:id="24" w:author="Simons, Bruce (L&amp;W, Highett)" w:date="2015-04-07T08:43:00Z">
        <w:r w:rsidR="002918D6" w:rsidDel="00376FF4">
          <w:delText>Foundation Spatial Data Framework</w:delText>
        </w:r>
      </w:del>
      <w:ins w:id="25" w:author="Simons, Bruce (L&amp;W, Highett)" w:date="2015-04-07T08:43:00Z">
        <w:r w:rsidR="00376FF4">
          <w:t>FSDF</w:t>
        </w:r>
      </w:ins>
      <w:r w:rsidR="002918D6">
        <w:t xml:space="preserve"> </w:t>
      </w:r>
      <w:r w:rsidR="002918D6" w:rsidRPr="00365E08">
        <w:t xml:space="preserve">(sections </w:t>
      </w:r>
      <w:r w:rsidR="005B336C" w:rsidRPr="00365E08">
        <w:t>1</w:t>
      </w:r>
      <w:r w:rsidR="00C21A82" w:rsidRPr="00365E08">
        <w:t xml:space="preserve"> and </w:t>
      </w:r>
      <w:r w:rsidR="005B336C" w:rsidRPr="00365E08">
        <w:t>2</w:t>
      </w:r>
      <w:r w:rsidR="002918D6" w:rsidRPr="00365E08">
        <w:t>)</w:t>
      </w:r>
      <w:r w:rsidR="00335AC1" w:rsidRPr="00365E08">
        <w:t>;</w:t>
      </w:r>
    </w:p>
    <w:p w14:paraId="5DF09547" w14:textId="1D567B23" w:rsidR="004C715A" w:rsidRPr="00365E08" w:rsidRDefault="00741881" w:rsidP="000B2D66">
      <w:pPr>
        <w:pStyle w:val="ListParagraph"/>
        <w:numPr>
          <w:ilvl w:val="0"/>
          <w:numId w:val="16"/>
        </w:numPr>
      </w:pPr>
      <w:r w:rsidRPr="00376FF4">
        <w:rPr>
          <w:b/>
          <w:rPrChange w:id="26" w:author="Simons, Bruce (L&amp;W, Highett)" w:date="2015-04-07T08:43:00Z">
            <w:rPr/>
          </w:rPrChange>
        </w:rPr>
        <w:t>T</w:t>
      </w:r>
      <w:r w:rsidR="004C715A" w:rsidRPr="00376FF4">
        <w:rPr>
          <w:b/>
          <w:rPrChange w:id="27" w:author="Simons, Bruce (L&amp;W, Highett)" w:date="2015-04-07T08:43:00Z">
            <w:rPr/>
          </w:rPrChange>
        </w:rPr>
        <w:t xml:space="preserve">echnical </w:t>
      </w:r>
      <w:r w:rsidR="002918D6" w:rsidRPr="00376FF4">
        <w:rPr>
          <w:b/>
          <w:rPrChange w:id="28" w:author="Simons, Bruce (L&amp;W, Highett)" w:date="2015-04-07T08:43:00Z">
            <w:rPr/>
          </w:rPrChange>
        </w:rPr>
        <w:t>manager</w:t>
      </w:r>
      <w:r w:rsidR="001D262A" w:rsidRPr="00376FF4">
        <w:rPr>
          <w:b/>
          <w:rPrChange w:id="29" w:author="Simons, Bruce (L&amp;W, Highett)" w:date="2015-04-07T08:43:00Z">
            <w:rPr/>
          </w:rPrChange>
        </w:rPr>
        <w:t>s</w:t>
      </w:r>
      <w:r w:rsidR="002918D6" w:rsidRPr="00365E08">
        <w:t xml:space="preserve"> </w:t>
      </w:r>
      <w:r w:rsidR="004C715A" w:rsidRPr="00365E08">
        <w:t xml:space="preserve">– to articulate the </w:t>
      </w:r>
      <w:r w:rsidR="00323644" w:rsidRPr="00365E08">
        <w:t>v</w:t>
      </w:r>
      <w:r w:rsidR="004C715A" w:rsidRPr="00365E08">
        <w:t xml:space="preserve">alue </w:t>
      </w:r>
      <w:r w:rsidR="00323644" w:rsidRPr="00365E08">
        <w:t xml:space="preserve">and process of </w:t>
      </w:r>
      <w:r w:rsidR="004C715A" w:rsidRPr="00365E08">
        <w:t xml:space="preserve">modelling from both an enterprise (i.e. single organisation) and system of system i.e. </w:t>
      </w:r>
      <w:r w:rsidR="00AA502C" w:rsidRPr="00365E08">
        <w:t xml:space="preserve">the </w:t>
      </w:r>
      <w:del w:id="30" w:author="Simons, Bruce (L&amp;W, Highett)" w:date="2015-04-07T08:43:00Z">
        <w:r w:rsidR="00AA502C" w:rsidRPr="00365E08" w:rsidDel="00376FF4">
          <w:delText>Foundation Spatial Data Framework (</w:delText>
        </w:r>
      </w:del>
      <w:r w:rsidR="004C715A" w:rsidRPr="00365E08">
        <w:t>FSDF</w:t>
      </w:r>
      <w:del w:id="31" w:author="Simons, Bruce (L&amp;W, Highett)" w:date="2015-04-07T08:43:00Z">
        <w:r w:rsidR="00AA502C" w:rsidRPr="00365E08" w:rsidDel="00376FF4">
          <w:delText>)</w:delText>
        </w:r>
      </w:del>
      <w:r w:rsidR="004C715A" w:rsidRPr="00365E08">
        <w:t xml:space="preserve"> perspective</w:t>
      </w:r>
      <w:r w:rsidR="00F8627F">
        <w:t xml:space="preserve"> </w:t>
      </w:r>
      <w:r w:rsidR="002918D6" w:rsidRPr="00365E08">
        <w:t>(</w:t>
      </w:r>
      <w:r w:rsidR="00335AC1" w:rsidRPr="00365E08">
        <w:t>all sections</w:t>
      </w:r>
      <w:r w:rsidR="002918D6" w:rsidRPr="00365E08">
        <w:t>)</w:t>
      </w:r>
      <w:r w:rsidR="00335AC1" w:rsidRPr="00365E08">
        <w:t>;</w:t>
      </w:r>
    </w:p>
    <w:p w14:paraId="719BA67F" w14:textId="03C39D4D" w:rsidR="004C715A" w:rsidRPr="00365E08" w:rsidRDefault="00376FF4" w:rsidP="000B2D66">
      <w:pPr>
        <w:pStyle w:val="ListParagraph"/>
        <w:numPr>
          <w:ilvl w:val="0"/>
          <w:numId w:val="16"/>
        </w:numPr>
      </w:pPr>
      <w:bookmarkStart w:id="32" w:name="modellers"/>
      <w:ins w:id="33" w:author="Simons, Bruce (L&amp;W, Highett)" w:date="2015-04-07T08:44:00Z">
        <w:r w:rsidRPr="00376FF4">
          <w:rPr>
            <w:b/>
            <w:rPrChange w:id="34" w:author="Simons, Bruce (L&amp;W, Highett)" w:date="2015-04-07T08:44:00Z">
              <w:rPr/>
            </w:rPrChange>
          </w:rPr>
          <w:t xml:space="preserve">Information </w:t>
        </w:r>
      </w:ins>
      <w:r w:rsidR="00741881" w:rsidRPr="00376FF4">
        <w:rPr>
          <w:b/>
          <w:rPrChange w:id="35" w:author="Simons, Bruce (L&amp;W, Highett)" w:date="2015-04-07T08:44:00Z">
            <w:rPr/>
          </w:rPrChange>
        </w:rPr>
        <w:t>M</w:t>
      </w:r>
      <w:r w:rsidR="004C715A" w:rsidRPr="00376FF4">
        <w:rPr>
          <w:b/>
          <w:rPrChange w:id="36" w:author="Simons, Bruce (L&amp;W, Highett)" w:date="2015-04-07T08:44:00Z">
            <w:rPr/>
          </w:rPrChange>
        </w:rPr>
        <w:t>odellers</w:t>
      </w:r>
      <w:r w:rsidR="004C715A" w:rsidRPr="00365E08">
        <w:t xml:space="preserve"> </w:t>
      </w:r>
      <w:bookmarkEnd w:id="32"/>
      <w:r w:rsidR="004C715A" w:rsidRPr="00365E08">
        <w:t xml:space="preserve">- to </w:t>
      </w:r>
      <w:del w:id="37" w:author="Simons, Bruce (L&amp;W, Highett)" w:date="2015-04-07T08:46:00Z">
        <w:r w:rsidR="004C715A" w:rsidRPr="00365E08" w:rsidDel="00EC0A7E">
          <w:delText xml:space="preserve">situate </w:delText>
        </w:r>
      </w:del>
      <w:ins w:id="38" w:author="Simons, Bruce (L&amp;W, Highett)" w:date="2015-04-07T08:46:00Z">
        <w:r w:rsidR="00EC0A7E">
          <w:t>place</w:t>
        </w:r>
        <w:r w:rsidR="00EC0A7E" w:rsidRPr="00365E08">
          <w:t xml:space="preserve"> </w:t>
        </w:r>
      </w:ins>
      <w:r w:rsidR="004C715A" w:rsidRPr="00365E08">
        <w:t xml:space="preserve">modelling activity in a broader context enabling a clearer understanding of the </w:t>
      </w:r>
      <w:del w:id="39" w:author="Simons, Bruce (L&amp;W, Highett)" w:date="2015-04-07T08:47:00Z">
        <w:r w:rsidR="004C715A" w:rsidRPr="00365E08" w:rsidDel="00EC0A7E">
          <w:delText xml:space="preserve">a </w:delText>
        </w:r>
      </w:del>
      <w:r w:rsidR="004C715A" w:rsidRPr="00365E08">
        <w:t xml:space="preserve">rationale for and role of </w:t>
      </w:r>
      <w:del w:id="40" w:author="Simons, Bruce (L&amp;W, Highett)" w:date="2015-04-07T08:55:00Z">
        <w:r w:rsidR="004C715A" w:rsidRPr="00365E08" w:rsidDel="00EC0A7E">
          <w:delText xml:space="preserve">modelling </w:delText>
        </w:r>
      </w:del>
      <w:ins w:id="41" w:author="Simons, Bruce (L&amp;W, Highett)" w:date="2015-04-07T08:55:00Z">
        <w:r w:rsidR="00EC0A7E">
          <w:t>data specification</w:t>
        </w:r>
        <w:r w:rsidR="00EC0A7E" w:rsidRPr="00365E08">
          <w:t xml:space="preserve"> </w:t>
        </w:r>
      </w:ins>
      <w:r w:rsidR="00335AC1" w:rsidRPr="00365E08">
        <w:t xml:space="preserve">(sections </w:t>
      </w:r>
      <w:r w:rsidR="00C84D18" w:rsidRPr="00365E08">
        <w:t xml:space="preserve">2, 3 , </w:t>
      </w:r>
      <w:r w:rsidR="00335AC1" w:rsidRPr="00365E08">
        <w:t>4 and 5); and</w:t>
      </w:r>
    </w:p>
    <w:p w14:paraId="7B4F50F1" w14:textId="287557CF" w:rsidR="005B336C" w:rsidRPr="00365E08" w:rsidRDefault="005B336C" w:rsidP="00335AC1">
      <w:pPr>
        <w:pStyle w:val="ListParagraph"/>
        <w:numPr>
          <w:ilvl w:val="0"/>
          <w:numId w:val="16"/>
        </w:numPr>
      </w:pPr>
      <w:r w:rsidRPr="00EC0A7E">
        <w:rPr>
          <w:b/>
          <w:rPrChange w:id="42" w:author="Simons, Bruce (L&amp;W, Highett)" w:date="2015-04-07T08:45:00Z">
            <w:rPr/>
          </w:rPrChange>
        </w:rPr>
        <w:t>Database, data product and service implementers</w:t>
      </w:r>
      <w:r w:rsidRPr="00365E08">
        <w:t xml:space="preserve"> – to understand the role of </w:t>
      </w:r>
      <w:del w:id="43" w:author="Simons, Bruce (L&amp;W, Highett)" w:date="2015-04-07T08:54:00Z">
        <w:r w:rsidRPr="00365E08" w:rsidDel="00EC0A7E">
          <w:delText xml:space="preserve">modelling </w:delText>
        </w:r>
      </w:del>
      <w:ins w:id="44" w:author="Simons, Bruce (L&amp;W, Highett)" w:date="2015-04-07T08:54:00Z">
        <w:r w:rsidR="00EC0A7E">
          <w:t>data specification</w:t>
        </w:r>
        <w:r w:rsidR="00EC0A7E" w:rsidRPr="00365E08">
          <w:t xml:space="preserve"> </w:t>
        </w:r>
      </w:ins>
      <w:r w:rsidRPr="00365E08">
        <w:t>to support the design and implementation of products and services</w:t>
      </w:r>
      <w:r w:rsidR="00335AC1" w:rsidRPr="00365E08">
        <w:t xml:space="preserve"> (sections 3, 4 and 5).</w:t>
      </w:r>
    </w:p>
    <w:p w14:paraId="2CE122AA" w14:textId="234FB616" w:rsidR="00452655" w:rsidRPr="00745927" w:rsidRDefault="00452655" w:rsidP="009023CD">
      <w:pPr>
        <w:jc w:val="both"/>
      </w:pPr>
      <w:r w:rsidRPr="00365E08">
        <w:t>This report is intended primarily for those engaged in the Foundation Spatial Data Framework (FSDF). However</w:t>
      </w:r>
      <w:ins w:id="45" w:author="Simons, Bruce (L&amp;W, Highett)" w:date="2015-04-07T08:50:00Z">
        <w:r w:rsidR="00EC0A7E">
          <w:t>,</w:t>
        </w:r>
      </w:ins>
      <w:r w:rsidRPr="00365E08">
        <w:t xml:space="preserve"> much of the content is relevant for other </w:t>
      </w:r>
      <w:r w:rsidR="00741881" w:rsidRPr="00365E08">
        <w:t xml:space="preserve">parts of the </w:t>
      </w:r>
      <w:r w:rsidRPr="00365E08">
        <w:t>spatial information community</w:t>
      </w:r>
      <w:r w:rsidR="00741881" w:rsidRPr="00365E08">
        <w:t xml:space="preserve"> or more broadly for other non-spatial Government data initiatives.</w:t>
      </w:r>
    </w:p>
    <w:p w14:paraId="53FBAA00" w14:textId="77777777" w:rsidR="005815F9" w:rsidRPr="00745927" w:rsidRDefault="005815F9" w:rsidP="005815F9">
      <w:pPr>
        <w:pStyle w:val="Heading2"/>
      </w:pPr>
      <w:bookmarkStart w:id="46" w:name="_Toc403126461"/>
      <w:bookmarkStart w:id="47" w:name="_Toc415562737"/>
      <w:r w:rsidRPr="00745927">
        <w:t>Scope</w:t>
      </w:r>
      <w:bookmarkEnd w:id="46"/>
      <w:bookmarkEnd w:id="47"/>
    </w:p>
    <w:p w14:paraId="09910C22" w14:textId="69685B0B" w:rsidR="002C7BE0" w:rsidRDefault="004C715A" w:rsidP="009023CD">
      <w:pPr>
        <w:jc w:val="both"/>
      </w:pPr>
      <w:r>
        <w:t xml:space="preserve">The document </w:t>
      </w:r>
      <w:r w:rsidR="00760943">
        <w:t>describes the rationale for spatial information modelling, placing it in the context of the geospatial information supply chain, and describes the data specification framework.</w:t>
      </w:r>
      <w:r w:rsidR="002C7BE0">
        <w:t xml:space="preserve"> </w:t>
      </w:r>
    </w:p>
    <w:p w14:paraId="78B59E75" w14:textId="7F7ADB9D" w:rsidR="00270A36" w:rsidRDefault="00270A36" w:rsidP="009023CD">
      <w:pPr>
        <w:jc w:val="both"/>
      </w:pPr>
      <w:r>
        <w:t xml:space="preserve">The document </w:t>
      </w:r>
      <w:del w:id="48" w:author="Simons, Bruce (L&amp;W, Highett)" w:date="2015-04-07T08:56:00Z">
        <w:r w:rsidDel="00FD0FA2">
          <w:delText>focuses on the modelling of aspects of data specification process describing</w:delText>
        </w:r>
      </w:del>
      <w:ins w:id="49" w:author="Simons, Bruce (L&amp;W, Highett)" w:date="2015-04-07T08:56:00Z">
        <w:r w:rsidR="00FD0FA2">
          <w:t>describes</w:t>
        </w:r>
      </w:ins>
      <w:r>
        <w:t xml:space="preserve"> the </w:t>
      </w:r>
      <w:r w:rsidR="00583783">
        <w:t xml:space="preserve">role of information modelling in the </w:t>
      </w:r>
      <w:r>
        <w:t>geospatial</w:t>
      </w:r>
      <w:ins w:id="50" w:author="Simons, Bruce (L&amp;W, Highett)" w:date="2015-04-07T08:57:00Z">
        <w:r w:rsidR="00FD0FA2">
          <w:t xml:space="preserve"> data</w:t>
        </w:r>
      </w:ins>
      <w:r>
        <w:t xml:space="preserve"> supply chain. This supply chain analysis excludes data collection concerns.</w:t>
      </w:r>
    </w:p>
    <w:p w14:paraId="2748180A" w14:textId="77777777" w:rsidR="00FD0FA2" w:rsidRDefault="00270A36" w:rsidP="009023CD">
      <w:pPr>
        <w:jc w:val="both"/>
        <w:rPr>
          <w:ins w:id="51" w:author="Simons, Bruce (L&amp;W, Highett)" w:date="2015-04-07T08:57:00Z"/>
        </w:rPr>
      </w:pPr>
      <w:r>
        <w:t xml:space="preserve">The document describes key </w:t>
      </w:r>
      <w:r w:rsidR="002918D6">
        <w:t>pieces of the framework</w:t>
      </w:r>
      <w:r w:rsidR="00EB6057">
        <w:t xml:space="preserve"> namely:</w:t>
      </w:r>
      <w:r w:rsidR="002C7BE0">
        <w:t xml:space="preserve"> </w:t>
      </w:r>
    </w:p>
    <w:p w14:paraId="6DF1FCB1" w14:textId="77777777" w:rsidR="00FD0FA2" w:rsidRDefault="002C7BE0">
      <w:pPr>
        <w:pStyle w:val="ListParagraph"/>
        <w:numPr>
          <w:ilvl w:val="0"/>
          <w:numId w:val="55"/>
        </w:numPr>
        <w:jc w:val="both"/>
        <w:rPr>
          <w:ins w:id="52" w:author="Simons, Bruce (L&amp;W, Highett)" w:date="2015-04-07T08:57:00Z"/>
        </w:rPr>
        <w:pPrChange w:id="53" w:author="Simons, Bruce (L&amp;W, Highett)" w:date="2015-04-07T08:57:00Z">
          <w:pPr>
            <w:jc w:val="both"/>
          </w:pPr>
        </w:pPrChange>
      </w:pPr>
      <w:r>
        <w:t>the suite of FSDF information mode</w:t>
      </w:r>
      <w:r w:rsidR="00EB6057">
        <w:t xml:space="preserve">ls, </w:t>
      </w:r>
    </w:p>
    <w:p w14:paraId="52A4850B" w14:textId="77777777" w:rsidR="00FD0FA2" w:rsidRDefault="00EB6057">
      <w:pPr>
        <w:pStyle w:val="ListParagraph"/>
        <w:numPr>
          <w:ilvl w:val="0"/>
          <w:numId w:val="55"/>
        </w:numPr>
        <w:jc w:val="both"/>
        <w:rPr>
          <w:ins w:id="54" w:author="Simons, Bruce (L&amp;W, Highett)" w:date="2015-04-07T08:58:00Z"/>
        </w:rPr>
        <w:pPrChange w:id="55" w:author="Simons, Bruce (L&amp;W, Highett)" w:date="2015-04-07T08:57:00Z">
          <w:pPr>
            <w:jc w:val="both"/>
          </w:pPr>
        </w:pPrChange>
      </w:pPr>
      <w:r>
        <w:t>modelling methods and roles</w:t>
      </w:r>
      <w:r w:rsidR="002C7BE0">
        <w:t xml:space="preserve"> </w:t>
      </w:r>
      <w:r w:rsidR="002918D6">
        <w:t>that are in place</w:t>
      </w:r>
      <w:r w:rsidR="001A4AAE">
        <w:t>,</w:t>
      </w:r>
      <w:r w:rsidR="002918D6">
        <w:t xml:space="preserve"> and </w:t>
      </w:r>
    </w:p>
    <w:p w14:paraId="2B7D29D8" w14:textId="644F69E4" w:rsidR="00FD0FA2" w:rsidRDefault="002918D6">
      <w:pPr>
        <w:pStyle w:val="ListParagraph"/>
        <w:numPr>
          <w:ilvl w:val="0"/>
          <w:numId w:val="55"/>
        </w:numPr>
        <w:jc w:val="both"/>
        <w:rPr>
          <w:ins w:id="56" w:author="Simons, Bruce (L&amp;W, Highett)" w:date="2015-04-07T08:58:00Z"/>
        </w:rPr>
        <w:pPrChange w:id="57" w:author="Simons, Bruce (L&amp;W, Highett)" w:date="2015-04-07T08:57:00Z">
          <w:pPr>
            <w:jc w:val="both"/>
          </w:pPr>
        </w:pPrChange>
      </w:pPr>
      <w:r>
        <w:t xml:space="preserve">how these need to be </w:t>
      </w:r>
      <w:commentRangeStart w:id="58"/>
      <w:r>
        <w:t xml:space="preserve">built out </w:t>
      </w:r>
      <w:commentRangeEnd w:id="58"/>
      <w:r w:rsidR="00FD0FA2">
        <w:rPr>
          <w:rStyle w:val="CommentReference"/>
        </w:rPr>
        <w:commentReference w:id="58"/>
      </w:r>
      <w:r w:rsidR="000B1885">
        <w:t>and better</w:t>
      </w:r>
      <w:r>
        <w:t xml:space="preserve"> supported by governance arrangements</w:t>
      </w:r>
      <w:r w:rsidR="00C21A82">
        <w:t>.</w:t>
      </w:r>
      <w:r w:rsidR="00F8627F">
        <w:t xml:space="preserve"> </w:t>
      </w:r>
    </w:p>
    <w:p w14:paraId="6A8CF440" w14:textId="7BBB1ECE" w:rsidR="00583783" w:rsidRDefault="00583783" w:rsidP="00FD0FA2">
      <w:pPr>
        <w:jc w:val="both"/>
      </w:pPr>
      <w:r>
        <w:t>It does not provide a detailed coverage of the specification framework as this will be articulated during implementation. However, the report does provide some recommendations for next steps and identifies som</w:t>
      </w:r>
      <w:r w:rsidR="00365E08">
        <w:t>e key implementation challenges.</w:t>
      </w:r>
    </w:p>
    <w:p w14:paraId="3C831DEE" w14:textId="77777777" w:rsidR="005815F9" w:rsidRDefault="002D01B3" w:rsidP="005815F9">
      <w:pPr>
        <w:pStyle w:val="Heading2"/>
      </w:pPr>
      <w:bookmarkStart w:id="59" w:name="_Toc415562738"/>
      <w:r>
        <w:lastRenderedPageBreak/>
        <w:t>The Foundation Spatial Data Framework</w:t>
      </w:r>
      <w:r w:rsidR="00366D90">
        <w:t xml:space="preserve"> (FSDF)</w:t>
      </w:r>
      <w:bookmarkEnd w:id="59"/>
    </w:p>
    <w:p w14:paraId="0D2015C5" w14:textId="77777777" w:rsidR="007446D5" w:rsidRDefault="007446D5" w:rsidP="00392DFB">
      <w:pPr>
        <w:pStyle w:val="Heading3"/>
      </w:pPr>
      <w:r>
        <w:t>Overview</w:t>
      </w:r>
    </w:p>
    <w:p w14:paraId="22EFE608" w14:textId="4AAE8980" w:rsidR="00F42B1B" w:rsidRDefault="00323644" w:rsidP="009023CD">
      <w:pPr>
        <w:jc w:val="both"/>
      </w:pPr>
      <w:r w:rsidRPr="00DF0670">
        <w:t>The Foundation Spatial Data Framework (FSDF)</w:t>
      </w:r>
      <w:r>
        <w:rPr>
          <w:rStyle w:val="FootnoteReference"/>
        </w:rPr>
        <w:footnoteReference w:id="1"/>
      </w:r>
      <w:r w:rsidRPr="00DF0670">
        <w:t xml:space="preserve"> </w:t>
      </w:r>
      <w:r w:rsidR="004763CA">
        <w:t xml:space="preserve">is an </w:t>
      </w:r>
      <w:r w:rsidR="00425A95">
        <w:t>ANZLIC</w:t>
      </w:r>
      <w:r w:rsidR="00F42B1B">
        <w:t xml:space="preserve"> </w:t>
      </w:r>
      <w:r>
        <w:t xml:space="preserve">initiative that aims to </w:t>
      </w:r>
      <w:r w:rsidRPr="00DF0670">
        <w:t xml:space="preserve">deliver national </w:t>
      </w:r>
      <w:ins w:id="60" w:author="Simons, Bruce (L&amp;W, Highett)" w:date="2015-04-07T09:02:00Z">
        <w:r w:rsidR="00816F32">
          <w:t>Australia and New Zealand</w:t>
        </w:r>
        <w:r w:rsidR="00816F32" w:rsidRPr="00DF0670">
          <w:t xml:space="preserve"> </w:t>
        </w:r>
      </w:ins>
      <w:r w:rsidRPr="00DF0670">
        <w:t xml:space="preserve">coverage </w:t>
      </w:r>
      <w:del w:id="61" w:author="Simons, Bruce (L&amp;W, Highett)" w:date="2015-04-07T09:02:00Z">
        <w:r w:rsidDel="00816F32">
          <w:delText xml:space="preserve">(for Australia and New Zealand) </w:delText>
        </w:r>
      </w:del>
      <w:r w:rsidRPr="00DF0670">
        <w:t xml:space="preserve">of the best available, most current, authoritative source of </w:t>
      </w:r>
      <w:ins w:id="62" w:author="Simons, Bruce (L&amp;W, Highett)" w:date="2015-04-07T09:03:00Z">
        <w:r w:rsidR="00816F32" w:rsidRPr="00E60D4E">
          <w:t>standardised and quality controlled</w:t>
        </w:r>
        <w:r w:rsidR="00816F32" w:rsidRPr="00DF0670">
          <w:t xml:space="preserve"> </w:t>
        </w:r>
      </w:ins>
      <w:r w:rsidRPr="00DF0670">
        <w:t>foundation spatial data</w:t>
      </w:r>
      <w:del w:id="63" w:author="Simons, Bruce (L&amp;W, Highett)" w:date="2015-04-07T09:03:00Z">
        <w:r w:rsidR="00E568F4" w:rsidDel="00816F32">
          <w:delText xml:space="preserve"> </w:delText>
        </w:r>
        <w:r w:rsidR="00E568F4" w:rsidRPr="00E60D4E" w:rsidDel="00816F32">
          <w:delText>which is standardised and quality controlled</w:delText>
        </w:r>
      </w:del>
      <w:r w:rsidR="00557F13">
        <w:rPr>
          <w:rStyle w:val="FootnoteReference"/>
        </w:rPr>
        <w:footnoteReference w:id="2"/>
      </w:r>
      <w:r>
        <w:t xml:space="preserve">. </w:t>
      </w:r>
      <w:r w:rsidR="00361EA5">
        <w:t xml:space="preserve">Foundation spatial data provides the basic data infrastructure within which richer applications </w:t>
      </w:r>
      <w:r w:rsidR="00CD3E8E">
        <w:t>can be implemented</w:t>
      </w:r>
      <w:r w:rsidR="00361EA5">
        <w:t xml:space="preserve">. </w:t>
      </w:r>
      <w:r w:rsidR="00F42B1B">
        <w:t xml:space="preserve">ANZLIC envisions </w:t>
      </w:r>
      <w:del w:id="64" w:author="Simons, Bruce (L&amp;W, Highett)" w:date="2015-04-07T09:04:00Z">
        <w:r w:rsidR="00F42B1B" w:rsidDel="00816F32">
          <w:delText xml:space="preserve">that </w:delText>
        </w:r>
      </w:del>
      <w:r w:rsidR="00F42B1B" w:rsidRPr="003A7070">
        <w:t xml:space="preserve">foundation spatial data </w:t>
      </w:r>
      <w:del w:id="65" w:author="Simons, Bruce (L&amp;W, Highett)" w:date="2015-04-07T09:04:00Z">
        <w:r w:rsidR="00F42B1B" w:rsidRPr="003A7070" w:rsidDel="00816F32">
          <w:delText>will become</w:delText>
        </w:r>
      </w:del>
      <w:ins w:id="66" w:author="Simons, Bruce (L&amp;W, Highett)" w:date="2015-04-07T09:04:00Z">
        <w:r w:rsidR="00816F32">
          <w:t>as</w:t>
        </w:r>
      </w:ins>
      <w:r w:rsidR="00F42B1B" w:rsidRPr="003A7070">
        <w:t xml:space="preserve"> </w:t>
      </w:r>
      <w:r w:rsidR="00361EA5">
        <w:t xml:space="preserve">a </w:t>
      </w:r>
      <w:r w:rsidR="00F42B1B" w:rsidRPr="003A7070">
        <w:t xml:space="preserve">ubiquitous </w:t>
      </w:r>
      <w:r w:rsidR="00361EA5">
        <w:t xml:space="preserve">part of activities </w:t>
      </w:r>
      <w:r w:rsidR="00F42B1B">
        <w:t xml:space="preserve">across </w:t>
      </w:r>
      <w:r w:rsidR="00F42B1B" w:rsidRPr="003A7070">
        <w:t>all sectors of both the Australian and New Zealand economies</w:t>
      </w:r>
      <w:r w:rsidR="00F42B1B">
        <w:t>.</w:t>
      </w:r>
    </w:p>
    <w:p w14:paraId="685894F9" w14:textId="77777777" w:rsidR="00557F13" w:rsidRDefault="00F42B1B" w:rsidP="00C16C31">
      <w:pPr>
        <w:jc w:val="both"/>
      </w:pPr>
      <w:r w:rsidRPr="008C5AAF">
        <w:t>The FSDF</w:t>
      </w:r>
      <w:r w:rsidRPr="00B62895">
        <w:t xml:space="preserve"> </w:t>
      </w:r>
      <w:r w:rsidR="00DC759C">
        <w:t xml:space="preserve">has been conceived as a coherent national approach to enable access to and evolution of national foundation spatial data. It </w:t>
      </w:r>
      <w:r w:rsidR="00D81470">
        <w:t xml:space="preserve">will </w:t>
      </w:r>
      <w:r w:rsidR="00DC759C">
        <w:t xml:space="preserve">provide </w:t>
      </w:r>
      <w:r w:rsidRPr="00E60D4E">
        <w:t xml:space="preserve">a common reference for the assembly and maintenance of Australian and New Zealand foundation level spatial data in order to serve the widest possible variety of users. </w:t>
      </w:r>
      <w:r w:rsidR="00274271">
        <w:t xml:space="preserve">The </w:t>
      </w:r>
      <w:r w:rsidR="00557F13">
        <w:t xml:space="preserve">FSDF represents a data </w:t>
      </w:r>
      <w:r w:rsidR="007C6DBE">
        <w:t xml:space="preserve">and user demand </w:t>
      </w:r>
      <w:r w:rsidR="00557F13">
        <w:t xml:space="preserve">centric approach to developing national </w:t>
      </w:r>
      <w:r w:rsidR="00557F13" w:rsidRPr="00D668B4">
        <w:t xml:space="preserve">Spatial </w:t>
      </w:r>
      <w:r w:rsidR="00557F13">
        <w:t xml:space="preserve">Data </w:t>
      </w:r>
      <w:r w:rsidR="00557F13" w:rsidRPr="00D668B4">
        <w:t>Infrastructure</w:t>
      </w:r>
      <w:r w:rsidR="00557F13">
        <w:t xml:space="preserve"> (SDI).</w:t>
      </w:r>
    </w:p>
    <w:p w14:paraId="29580D05" w14:textId="014188E3" w:rsidR="00556DE7" w:rsidRDefault="00556DE7" w:rsidP="00C16C31">
      <w:pPr>
        <w:jc w:val="both"/>
      </w:pPr>
      <w:r>
        <w:t>As noted by Drew Clark</w:t>
      </w:r>
      <w:r w:rsidR="00EB6057">
        <w:t>, the</w:t>
      </w:r>
      <w:r>
        <w:t xml:space="preserve"> ANZLIC Chair, the key benefits to be realised</w:t>
      </w:r>
      <w:r w:rsidR="00F8627F">
        <w:t xml:space="preserve"> </w:t>
      </w:r>
      <w:r>
        <w:t xml:space="preserve">through implementation of the FSDF are “improving supply chains, realising efficiencies and reducing the duplication of effort in the Australian, state and territory governments” </w:t>
      </w:r>
      <w:r w:rsidR="00D13F7B">
        <w:fldChar w:fldCharType="begin"/>
      </w:r>
      <w:r w:rsidR="006E0FEE">
        <w:instrText xml:space="preserve"> ADDIN EN.CITE &lt;EndNote&gt;&lt;Cite&gt;&lt;Author&gt;Council&lt;/Author&gt;&lt;Year&gt;2014&lt;/Year&gt;&lt;RecNum&gt;791&lt;/RecNum&gt;&lt;Pages&gt; p. 5&lt;/Pages&gt;&lt;DisplayText&gt;(ANZLIC—the Spatial Information Council 2014)&lt;/DisplayText&gt;&lt;record&gt;&lt;rec-number&gt;791&lt;/rec-number&gt;&lt;foreign-keys&gt;&lt;key app="EN" db-id="rrxt52zwuvxvewefez4vrwzk9v20evxzz2zf"&gt;791&lt;/key&gt;&lt;/foreign-keys&gt;&lt;ref-type name="Report"&gt;27&lt;/ref-type&gt;&lt;contributors&gt;&lt;authors&gt;&lt;author&gt; ANZLIC—the Spatial Information Council,&lt;/author&gt;&lt;/authors&gt;&lt;subsidiary-authors&gt;&lt;author&gt;The Commonwealth of Australia (Department of Communications) &lt;/author&gt;&lt;/subsidiary-authors&gt;&lt;/contributors&gt;&lt;titles&gt;&lt;title&gt;The Australian and New Zealand Foundation Spatial Data Framework -Making common foundation spatial data ubiquitous across Australia and New Zealand&amp;#xD;&lt;/title&gt;&lt;/titles&gt;&lt;edition&gt;2.0&lt;/edition&gt;&lt;dates&gt;&lt;year&gt;2014&lt;/year&gt;&lt;/dates&gt;&lt;pub-location&gt;Canberra&lt;/pub-location&gt;&lt;publisher&gt;The Commonwealth of Australia (Department of Communications) on behalf of  ANZLIC—the Spatial Information Council&lt;/publisher&gt;&lt;urls&gt;&lt;related-urls&gt;&lt;url&gt;http://www.anzlic.gov.au/__data/assets/word_doc/0018/47322/One_ANZ_Foundation_Spatial_Data_Framework_Booklet.doc&lt;/url&gt;&lt;/related-urls&gt;&lt;/urls&gt;&lt;/record&gt;&lt;/Cite&gt;&lt;/EndNote&gt;</w:instrText>
      </w:r>
      <w:r w:rsidR="00D13F7B">
        <w:fldChar w:fldCharType="separate"/>
      </w:r>
      <w:r w:rsidR="0032010D">
        <w:rPr>
          <w:noProof/>
        </w:rPr>
        <w:t>(</w:t>
      </w:r>
      <w:hyperlink w:anchor="_ENREF_1" w:tooltip="ANZLIC—the Spatial Information Council, 2014 #791" w:history="1">
        <w:r w:rsidR="00801555">
          <w:rPr>
            <w:noProof/>
          </w:rPr>
          <w:t>ANZLIC—the Spatial Information Council 2014</w:t>
        </w:r>
      </w:hyperlink>
      <w:r w:rsidR="0032010D">
        <w:rPr>
          <w:noProof/>
        </w:rPr>
        <w:t>)</w:t>
      </w:r>
      <w:r w:rsidR="00D13F7B">
        <w:fldChar w:fldCharType="end"/>
      </w:r>
      <w:r w:rsidR="000B1774">
        <w:t xml:space="preserve">. Ultimately having more accurate products </w:t>
      </w:r>
      <w:r w:rsidR="001F1ECF">
        <w:t xml:space="preserve">that meet user needs and are </w:t>
      </w:r>
      <w:r w:rsidR="000B1774">
        <w:t xml:space="preserve">created in a timely </w:t>
      </w:r>
      <w:r w:rsidR="00270A36">
        <w:t xml:space="preserve">way </w:t>
      </w:r>
      <w:r w:rsidR="000B1774">
        <w:t>will lead to better decision making and result in better outcomes for the Australian and New Zealand public.</w:t>
      </w:r>
    </w:p>
    <w:p w14:paraId="31F83642" w14:textId="77777777" w:rsidR="007446D5" w:rsidRDefault="00F42B1B" w:rsidP="00C16C31">
      <w:pPr>
        <w:jc w:val="both"/>
      </w:pPr>
      <w:r w:rsidRPr="007446D5">
        <w:t xml:space="preserve">The FSDF groups foundation spatial data </w:t>
      </w:r>
      <w:r w:rsidR="00557F13">
        <w:t xml:space="preserve">into the following </w:t>
      </w:r>
      <w:r w:rsidRPr="007446D5">
        <w:t>themes</w:t>
      </w:r>
      <w:r w:rsidR="00557F13">
        <w:t>:</w:t>
      </w:r>
    </w:p>
    <w:p w14:paraId="1A4659B8" w14:textId="77777777" w:rsidR="007446D5" w:rsidRPr="007446D5" w:rsidRDefault="007446D5" w:rsidP="007A3C5F">
      <w:pPr>
        <w:pStyle w:val="ListParagraph"/>
        <w:numPr>
          <w:ilvl w:val="0"/>
          <w:numId w:val="54"/>
        </w:numPr>
      </w:pPr>
      <w:r w:rsidRPr="007446D5">
        <w:t>Geocoded Addressing</w:t>
      </w:r>
      <w:r w:rsidR="00557F13">
        <w:t>;</w:t>
      </w:r>
    </w:p>
    <w:p w14:paraId="17ECB639" w14:textId="77777777" w:rsidR="007446D5" w:rsidRPr="007446D5" w:rsidRDefault="007446D5" w:rsidP="007A3C5F">
      <w:pPr>
        <w:pStyle w:val="ListParagraph"/>
        <w:numPr>
          <w:ilvl w:val="0"/>
          <w:numId w:val="54"/>
        </w:numPr>
      </w:pPr>
      <w:r w:rsidRPr="007446D5">
        <w:t>Administrative Boundaries</w:t>
      </w:r>
      <w:r w:rsidR="00557F13">
        <w:t>;</w:t>
      </w:r>
    </w:p>
    <w:p w14:paraId="6F175C08" w14:textId="77777777" w:rsidR="007446D5" w:rsidRPr="007446D5" w:rsidRDefault="007446D5" w:rsidP="007A3C5F">
      <w:pPr>
        <w:pStyle w:val="ListParagraph"/>
        <w:numPr>
          <w:ilvl w:val="0"/>
          <w:numId w:val="54"/>
        </w:numPr>
      </w:pPr>
      <w:r w:rsidRPr="007446D5">
        <w:t>Positioning</w:t>
      </w:r>
      <w:r w:rsidR="00557F13">
        <w:t>;</w:t>
      </w:r>
    </w:p>
    <w:p w14:paraId="6E328901" w14:textId="77777777" w:rsidR="007446D5" w:rsidRPr="007446D5" w:rsidRDefault="007446D5" w:rsidP="007A3C5F">
      <w:pPr>
        <w:pStyle w:val="ListParagraph"/>
        <w:numPr>
          <w:ilvl w:val="0"/>
          <w:numId w:val="54"/>
        </w:numPr>
      </w:pPr>
      <w:r w:rsidRPr="007446D5">
        <w:t>Place Names</w:t>
      </w:r>
      <w:r w:rsidR="00557F13">
        <w:t>;</w:t>
      </w:r>
    </w:p>
    <w:p w14:paraId="23BECCFF" w14:textId="77777777" w:rsidR="007446D5" w:rsidRPr="007446D5" w:rsidRDefault="007446D5" w:rsidP="007A3C5F">
      <w:pPr>
        <w:pStyle w:val="ListParagraph"/>
        <w:numPr>
          <w:ilvl w:val="0"/>
          <w:numId w:val="54"/>
        </w:numPr>
      </w:pPr>
      <w:r w:rsidRPr="007446D5">
        <w:t>Land Parcel and Property</w:t>
      </w:r>
      <w:r w:rsidR="00557F13">
        <w:t>;</w:t>
      </w:r>
    </w:p>
    <w:p w14:paraId="69CB202F" w14:textId="77777777" w:rsidR="007446D5" w:rsidRPr="007446D5" w:rsidRDefault="007446D5" w:rsidP="007A3C5F">
      <w:pPr>
        <w:pStyle w:val="ListParagraph"/>
        <w:numPr>
          <w:ilvl w:val="0"/>
          <w:numId w:val="54"/>
        </w:numPr>
      </w:pPr>
      <w:r w:rsidRPr="007446D5">
        <w:t>Imagery</w:t>
      </w:r>
      <w:r w:rsidR="00557F13">
        <w:t>;</w:t>
      </w:r>
    </w:p>
    <w:p w14:paraId="309EAB34" w14:textId="77777777" w:rsidR="007446D5" w:rsidRPr="007446D5" w:rsidRDefault="007446D5" w:rsidP="007A3C5F">
      <w:pPr>
        <w:pStyle w:val="ListParagraph"/>
        <w:numPr>
          <w:ilvl w:val="0"/>
          <w:numId w:val="54"/>
        </w:numPr>
      </w:pPr>
      <w:r w:rsidRPr="007446D5">
        <w:t>Transport</w:t>
      </w:r>
      <w:r w:rsidR="00557F13">
        <w:t>;</w:t>
      </w:r>
    </w:p>
    <w:p w14:paraId="521AB498" w14:textId="77777777" w:rsidR="007446D5" w:rsidRPr="007446D5" w:rsidRDefault="007446D5" w:rsidP="007A3C5F">
      <w:pPr>
        <w:pStyle w:val="ListParagraph"/>
        <w:numPr>
          <w:ilvl w:val="0"/>
          <w:numId w:val="54"/>
        </w:numPr>
      </w:pPr>
      <w:r w:rsidRPr="007446D5">
        <w:t>Water</w:t>
      </w:r>
      <w:r w:rsidR="00557F13">
        <w:t>;</w:t>
      </w:r>
    </w:p>
    <w:p w14:paraId="658F08BA" w14:textId="77777777" w:rsidR="007446D5" w:rsidRPr="007446D5" w:rsidRDefault="007446D5" w:rsidP="007A3C5F">
      <w:pPr>
        <w:pStyle w:val="ListParagraph"/>
        <w:numPr>
          <w:ilvl w:val="0"/>
          <w:numId w:val="54"/>
        </w:numPr>
      </w:pPr>
      <w:r w:rsidRPr="007446D5">
        <w:t>Elevation and Depth</w:t>
      </w:r>
      <w:r w:rsidR="00557F13">
        <w:t>; and</w:t>
      </w:r>
    </w:p>
    <w:p w14:paraId="3B4EBBC9" w14:textId="77777777" w:rsidR="007446D5" w:rsidRPr="007446D5" w:rsidRDefault="007446D5" w:rsidP="007A3C5F">
      <w:pPr>
        <w:pStyle w:val="ListParagraph"/>
        <w:numPr>
          <w:ilvl w:val="0"/>
          <w:numId w:val="54"/>
        </w:numPr>
      </w:pPr>
      <w:r w:rsidRPr="007446D5">
        <w:t>Land Cover</w:t>
      </w:r>
      <w:r w:rsidR="00557F13">
        <w:t>.</w:t>
      </w:r>
    </w:p>
    <w:p w14:paraId="5686DD4B" w14:textId="07BE0DB6" w:rsidR="00782D25" w:rsidRDefault="000F07D3" w:rsidP="007A3C5F">
      <w:pPr>
        <w:jc w:val="both"/>
      </w:pPr>
      <w:r>
        <w:t xml:space="preserve">User consultations have </w:t>
      </w:r>
      <w:r w:rsidR="00246329">
        <w:t>identif</w:t>
      </w:r>
      <w:r>
        <w:t>ied</w:t>
      </w:r>
      <w:r w:rsidR="00246329">
        <w:t xml:space="preserve"> priority datasets </w:t>
      </w:r>
      <w:r w:rsidR="00782D25">
        <w:t>for each theme</w:t>
      </w:r>
      <w:r w:rsidR="004533E5">
        <w:t>,</w:t>
      </w:r>
      <w:r w:rsidR="00782D25">
        <w:t xml:space="preserve"> and theme profiles </w:t>
      </w:r>
      <w:r w:rsidR="00E568F4">
        <w:t xml:space="preserve">have been completed </w:t>
      </w:r>
      <w:r w:rsidR="00782D25">
        <w:t xml:space="preserve">that provide a description of each theme and identified data sets, together with use cases for the data. </w:t>
      </w:r>
      <w:r w:rsidR="00246329">
        <w:t xml:space="preserve">In parallel </w:t>
      </w:r>
      <w:r w:rsidR="004533E5">
        <w:t xml:space="preserve">with the technical work, </w:t>
      </w:r>
      <w:r w:rsidR="00246329">
        <w:t xml:space="preserve">FSDF governance arrangements and a policy framework </w:t>
      </w:r>
      <w:r w:rsidR="00782D25">
        <w:t xml:space="preserve">have </w:t>
      </w:r>
      <w:r w:rsidR="00246329">
        <w:t xml:space="preserve">been developed. </w:t>
      </w:r>
      <w:r w:rsidR="00782D25">
        <w:t>Three</w:t>
      </w:r>
      <w:r w:rsidR="00CD3E8E">
        <w:t>-</w:t>
      </w:r>
      <w:r w:rsidR="00782D25">
        <w:t xml:space="preserve">year road maps have been </w:t>
      </w:r>
      <w:r w:rsidR="00E568F4">
        <w:t xml:space="preserve">devised </w:t>
      </w:r>
      <w:r w:rsidR="00782D25">
        <w:t>for each theme,</w:t>
      </w:r>
      <w:r w:rsidR="004533E5">
        <w:t xml:space="preserve"> which</w:t>
      </w:r>
      <w:r w:rsidR="00782D25">
        <w:t xml:space="preserve"> </w:t>
      </w:r>
      <w:r w:rsidR="00782D25" w:rsidRPr="00022196">
        <w:t>identify future goals and plan</w:t>
      </w:r>
      <w:r w:rsidR="00782D25">
        <w:t>s</w:t>
      </w:r>
      <w:r w:rsidR="00782D25" w:rsidRPr="00022196">
        <w:t xml:space="preserve"> to resolve gaps</w:t>
      </w:r>
      <w:r w:rsidR="00782D25">
        <w:t>, evolve datasets</w:t>
      </w:r>
      <w:r w:rsidR="00782D25" w:rsidRPr="00022196">
        <w:t xml:space="preserve"> and delivery mechanisms.</w:t>
      </w:r>
      <w:r w:rsidR="00782D25">
        <w:t xml:space="preserve"> </w:t>
      </w:r>
      <w:r w:rsidR="00E43496">
        <w:t>Work plans are articulated around f</w:t>
      </w:r>
      <w:r w:rsidR="00782D25">
        <w:t xml:space="preserve">our areas of focus </w:t>
      </w:r>
      <w:r w:rsidR="00E43496">
        <w:t xml:space="preserve">as shown in </w:t>
      </w:r>
      <w:r w:rsidR="00D13F7B">
        <w:fldChar w:fldCharType="begin"/>
      </w:r>
      <w:r w:rsidR="00392DFB">
        <w:instrText xml:space="preserve"> REF _Ref403135544 \h </w:instrText>
      </w:r>
      <w:r w:rsidR="00365E08">
        <w:instrText xml:space="preserve"> \* MERGEFORMAT </w:instrText>
      </w:r>
      <w:r w:rsidR="00D13F7B">
        <w:fldChar w:fldCharType="separate"/>
      </w:r>
      <w:r w:rsidR="009012CA">
        <w:t xml:space="preserve">Figure </w:t>
      </w:r>
      <w:r w:rsidR="009012CA">
        <w:rPr>
          <w:noProof/>
        </w:rPr>
        <w:t>1</w:t>
      </w:r>
      <w:r w:rsidR="00D13F7B">
        <w:fldChar w:fldCharType="end"/>
      </w:r>
      <w:r w:rsidR="00392DFB">
        <w:t xml:space="preserve">. </w:t>
      </w:r>
      <w:r w:rsidR="00246329">
        <w:t xml:space="preserve">A </w:t>
      </w:r>
      <w:r w:rsidR="00782D25">
        <w:t>work plan for a ‘</w:t>
      </w:r>
      <w:r w:rsidR="00246329">
        <w:t>cross cutting theme</w:t>
      </w:r>
      <w:r w:rsidR="00782D25">
        <w:t>’</w:t>
      </w:r>
      <w:r w:rsidR="00246329">
        <w:t xml:space="preserve"> has </w:t>
      </w:r>
      <w:r w:rsidR="00782D25">
        <w:t xml:space="preserve">also </w:t>
      </w:r>
      <w:r w:rsidR="00246329">
        <w:t>been developed</w:t>
      </w:r>
      <w:r w:rsidR="00E568F4">
        <w:t xml:space="preserve"> </w:t>
      </w:r>
      <w:del w:id="67" w:author="Simons, Bruce (L&amp;W, Highett)" w:date="2015-04-07T09:05:00Z">
        <w:r w:rsidR="00E568F4" w:rsidDel="00C37440">
          <w:delText xml:space="preserve">which </w:delText>
        </w:r>
      </w:del>
      <w:ins w:id="68" w:author="Simons, Bruce (L&amp;W, Highett)" w:date="2015-04-07T09:05:00Z">
        <w:r w:rsidR="00C37440">
          <w:t xml:space="preserve">that </w:t>
        </w:r>
      </w:ins>
      <w:r w:rsidR="00782D25">
        <w:t xml:space="preserve">addresses data </w:t>
      </w:r>
      <w:r w:rsidR="00246329">
        <w:t xml:space="preserve">specification </w:t>
      </w:r>
      <w:r w:rsidR="00782D25">
        <w:t>and harmonisation priorities.</w:t>
      </w:r>
    </w:p>
    <w:p w14:paraId="0EE466D5" w14:textId="77777777" w:rsidR="00782D25" w:rsidRDefault="00782D25" w:rsidP="001A39A2">
      <w:pPr>
        <w:jc w:val="center"/>
      </w:pPr>
      <w:r>
        <w:rPr>
          <w:noProof/>
        </w:rPr>
        <w:lastRenderedPageBreak/>
        <w:drawing>
          <wp:inline distT="0" distB="0" distL="0" distR="0" wp14:anchorId="3BA1CF69" wp14:editId="499EB01B">
            <wp:extent cx="2332860" cy="2375796"/>
            <wp:effectExtent l="19050" t="0" r="0" b="0"/>
            <wp:docPr id="15" name="Picture 3" descr="The figure shows that the evolution of the Foundation Spatial Data Framework datasets is to focus on four areas; data quality, supply chain improvements, data delivery improvements and an open at no-cost data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igure shows that the evolution of the Foundation Spatial Data Framework datasets is to focus on four areas; data quality, supply chain improvements, data delivery improvements and an open at no-cost data policy."/>
                    <pic:cNvPicPr>
                      <a:picLocks noChangeAspect="1" noChangeArrowheads="1"/>
                    </pic:cNvPicPr>
                  </pic:nvPicPr>
                  <pic:blipFill>
                    <a:blip r:embed="rId17"/>
                    <a:srcRect/>
                    <a:stretch>
                      <a:fillRect/>
                    </a:stretch>
                  </pic:blipFill>
                  <pic:spPr bwMode="auto">
                    <a:xfrm>
                      <a:off x="0" y="0"/>
                      <a:ext cx="2332362" cy="2375289"/>
                    </a:xfrm>
                    <a:prstGeom prst="rect">
                      <a:avLst/>
                    </a:prstGeom>
                    <a:noFill/>
                    <a:ln w="9525">
                      <a:noFill/>
                      <a:miter lim="800000"/>
                      <a:headEnd/>
                      <a:tailEnd/>
                    </a:ln>
                  </pic:spPr>
                </pic:pic>
              </a:graphicData>
            </a:graphic>
          </wp:inline>
        </w:drawing>
      </w:r>
    </w:p>
    <w:p w14:paraId="6B49B206" w14:textId="1C3A29DA" w:rsidR="00E43496" w:rsidRDefault="00E43496" w:rsidP="00122172">
      <w:pPr>
        <w:pStyle w:val="Caption"/>
        <w:jc w:val="center"/>
      </w:pPr>
      <w:bookmarkStart w:id="69" w:name="_Ref403135544"/>
      <w:bookmarkStart w:id="70" w:name="_Toc415753070"/>
      <w:r>
        <w:t xml:space="preserve">Figure </w:t>
      </w:r>
      <w:r w:rsidR="00D13F7B">
        <w:fldChar w:fldCharType="begin"/>
      </w:r>
      <w:r w:rsidR="00AA3429">
        <w:instrText xml:space="preserve"> SEQ Figure \* ARABIC </w:instrText>
      </w:r>
      <w:r w:rsidR="00D13F7B">
        <w:fldChar w:fldCharType="separate"/>
      </w:r>
      <w:r w:rsidR="007D147F">
        <w:rPr>
          <w:noProof/>
        </w:rPr>
        <w:t>1</w:t>
      </w:r>
      <w:r w:rsidR="00D13F7B">
        <w:rPr>
          <w:noProof/>
        </w:rPr>
        <w:fldChar w:fldCharType="end"/>
      </w:r>
      <w:bookmarkEnd w:id="69"/>
      <w:r w:rsidRPr="00E43496">
        <w:rPr>
          <w:b w:val="0"/>
        </w:rPr>
        <w:t xml:space="preserve"> </w:t>
      </w:r>
      <w:r w:rsidRPr="006804F6">
        <w:t>Evolution of FSDF datasets: Areas of focus</w:t>
      </w:r>
      <w:r w:rsidR="00F8627F">
        <w:t xml:space="preserve"> </w:t>
      </w:r>
      <w:r w:rsidR="00D13F7B">
        <w:fldChar w:fldCharType="begin"/>
      </w:r>
      <w:r w:rsidR="0032010D">
        <w:instrText xml:space="preserve"> ADDIN EN.CITE &lt;EndNote&gt;&lt;Cite&gt;&lt;Author&gt;ANZLIC—the Spatial Information Council&lt;/Author&gt;&lt;Year&gt;2014&lt;/Year&gt;&lt;RecNum&gt;791&lt;/RecNum&gt;&lt;DisplayText&gt;(ANZLIC—the Spatial Information Council 2014)&lt;/DisplayText&gt;&lt;record&gt;&lt;rec-number&gt;791&lt;/rec-number&gt;&lt;foreign-keys&gt;&lt;key app="EN" db-id="rrxt52zwuvxvewefez4vrwzk9v20evxzz2zf"&gt;791&lt;/key&gt;&lt;/foreign-keys&gt;&lt;ref-type name="Report"&gt;27&lt;/ref-type&gt;&lt;contributors&gt;&lt;authors&gt;&lt;author&gt; ANZLIC—the Spatial Information Council,&lt;/author&gt;&lt;/authors&gt;&lt;subsidiary-authors&gt;&lt;author&gt;The Commonwealth of Australia (Department of Communications) &lt;/author&gt;&lt;/subsidiary-authors&gt;&lt;/contributors&gt;&lt;titles&gt;&lt;title&gt;The Australian and New Zealand Foundation Spatial Data Framework -Making common foundation spatial data ubiquitous across Australia and New Zealand&amp;#xD;&lt;/title&gt;&lt;/titles&gt;&lt;edition&gt;2.0&lt;/edition&gt;&lt;dates&gt;&lt;year&gt;2014&lt;/year&gt;&lt;/dates&gt;&lt;pub-location&gt;Canberra&lt;/pub-location&gt;&lt;publisher&gt;The Commonwealth of Australia (Department of Communications) on behalf of  ANZLIC—the Spatial Information Council&lt;/publisher&gt;&lt;urls&gt;&lt;related-urls&gt;&lt;url&gt;http://www.anzlic.gov.au/__data/assets/word_doc/0018/47322/One_ANZ_Foundation_Spatial_Data_Framework_Booklet.doc&lt;/url&gt;&lt;/related-urls&gt;&lt;/urls&gt;&lt;/record&gt;&lt;/Cite&gt;&lt;/EndNote&gt;</w:instrText>
      </w:r>
      <w:r w:rsidR="00D13F7B">
        <w:fldChar w:fldCharType="separate"/>
      </w:r>
      <w:r>
        <w:rPr>
          <w:noProof/>
        </w:rPr>
        <w:t>(</w:t>
      </w:r>
      <w:hyperlink w:anchor="_ENREF_1" w:tooltip="ANZLIC—the Spatial Information Council, 2014 #791" w:history="1">
        <w:r w:rsidR="00801555">
          <w:rPr>
            <w:noProof/>
          </w:rPr>
          <w:t>ANZLIC—the Spatial Information Council 2014</w:t>
        </w:r>
      </w:hyperlink>
      <w:r>
        <w:rPr>
          <w:noProof/>
        </w:rPr>
        <w:t>)</w:t>
      </w:r>
      <w:r w:rsidR="00D13F7B">
        <w:fldChar w:fldCharType="end"/>
      </w:r>
      <w:r w:rsidRPr="006804F6">
        <w:t>.</w:t>
      </w:r>
      <w:bookmarkEnd w:id="70"/>
    </w:p>
    <w:p w14:paraId="6EA02B9C" w14:textId="0C550215" w:rsidR="00EE7E4A" w:rsidRDefault="00C16C31" w:rsidP="00EE7E4A">
      <w:pPr>
        <w:pStyle w:val="Heading3"/>
      </w:pPr>
      <w:bookmarkStart w:id="71" w:name="_Toc403126472"/>
      <w:bookmarkStart w:id="72" w:name="_Toc415562739"/>
      <w:r>
        <w:t>Geospatial data production</w:t>
      </w:r>
    </w:p>
    <w:bookmarkEnd w:id="71"/>
    <w:p w14:paraId="11B5F730" w14:textId="2FAFD386" w:rsidR="00EE7E4A" w:rsidRDefault="00EE7E4A" w:rsidP="00EE7E4A">
      <w:pPr>
        <w:jc w:val="both"/>
      </w:pPr>
      <w:r>
        <w:t>Much geospatial data is developed and delivered in organisational or domain silos that are isolated from each other. For example</w:t>
      </w:r>
      <w:ins w:id="73" w:author="Simons, Bruce (L&amp;W, Highett)" w:date="2015-04-07T09:06:00Z">
        <w:r w:rsidR="00C37440">
          <w:t>,</w:t>
        </w:r>
      </w:ins>
      <w:r>
        <w:t xml:space="preserve"> separate supply chains may exist for data related to the same phenomena at different scales e.g. a national road data set at 1:1million scale and state data sets at 1:50,000 scale. Furthermore, duplicat</w:t>
      </w:r>
      <w:del w:id="74" w:author="Simons, Bruce (L&amp;W, Highett)" w:date="2015-04-07T09:06:00Z">
        <w:r w:rsidDel="00C37440">
          <w:delText>iv</w:delText>
        </w:r>
      </w:del>
      <w:r>
        <w:t>e representations of the same phenomena in different domains are not connected with each other e.g. Local Government Areas</w:t>
      </w:r>
      <w:ins w:id="75" w:author="Simons, Bruce (L&amp;W, Highett)" w:date="2015-04-07T09:07:00Z">
        <w:r w:rsidR="00C37440">
          <w:t xml:space="preserve"> (LGA)</w:t>
        </w:r>
      </w:ins>
      <w:r>
        <w:t xml:space="preserve"> in the </w:t>
      </w:r>
      <w:del w:id="76" w:author="Simons, Bruce (L&amp;W, Highett)" w:date="2015-04-07T09:07:00Z">
        <w:r w:rsidDel="00C37440">
          <w:delText xml:space="preserve">in </w:delText>
        </w:r>
      </w:del>
      <w:ins w:id="77" w:author="Simons, Bruce (L&amp;W, Highett)" w:date="2015-04-07T09:07:00Z">
        <w:r w:rsidR="00C37440">
          <w:t>Australian Bureau of Statistics (</w:t>
        </w:r>
      </w:ins>
      <w:r>
        <w:t>ABS</w:t>
      </w:r>
      <w:ins w:id="78" w:author="Simons, Bruce (L&amp;W, Highett)" w:date="2015-04-07T09:07:00Z">
        <w:r w:rsidR="00C37440">
          <w:t>)</w:t>
        </w:r>
      </w:ins>
      <w:r>
        <w:t xml:space="preserve"> census geography and LGA</w:t>
      </w:r>
      <w:del w:id="79" w:author="Simons, Bruce (L&amp;W, Highett)" w:date="2015-04-07T09:08:00Z">
        <w:r w:rsidDel="00C37440">
          <w:delText xml:space="preserve"> record</w:delText>
        </w:r>
      </w:del>
      <w:del w:id="80" w:author="Simons, Bruce (L&amp;W, Highett)" w:date="2015-04-07T09:07:00Z">
        <w:r w:rsidDel="00C37440">
          <w:delText>,</w:delText>
        </w:r>
      </w:del>
      <w:r>
        <w:t xml:space="preserve"> in State </w:t>
      </w:r>
      <w:del w:id="81" w:author="Simons, Bruce (L&amp;W, Highett)" w:date="2015-04-07T09:08:00Z">
        <w:r w:rsidDel="00C37440">
          <w:delText xml:space="preserve">records in </w:delText>
        </w:r>
      </w:del>
      <w:r>
        <w:t>gazetteer</w:t>
      </w:r>
      <w:ins w:id="82" w:author="Simons, Bruce (L&amp;W, Highett)" w:date="2015-04-07T09:08:00Z">
        <w:r w:rsidR="00C37440">
          <w:t xml:space="preserve"> records</w:t>
        </w:r>
      </w:ins>
      <w:r>
        <w:t>.</w:t>
      </w:r>
    </w:p>
    <w:p w14:paraId="0CD89521" w14:textId="48CF81D8" w:rsidR="00EE7E4A" w:rsidRDefault="00EE7E4A" w:rsidP="00EE7E4A">
      <w:pPr>
        <w:jc w:val="both"/>
      </w:pPr>
      <w:r>
        <w:t xml:space="preserve">Supply data is geographically fragmented due to the federated nature of Australian government and production of geospatial data by organisations at three levels of government. </w:t>
      </w:r>
    </w:p>
    <w:p w14:paraId="6BDDB84D" w14:textId="3CFD1AC5" w:rsidR="00EE7E4A" w:rsidRDefault="00EE7E4A" w:rsidP="00EE7E4A">
      <w:pPr>
        <w:jc w:val="both"/>
      </w:pPr>
      <w:r w:rsidRPr="008134C1">
        <w:rPr>
          <w:noProof/>
        </w:rPr>
        <mc:AlternateContent>
          <mc:Choice Requires="wpg">
            <w:drawing>
              <wp:anchor distT="0" distB="0" distL="114300" distR="114300" simplePos="0" relativeHeight="251746304" behindDoc="0" locked="0" layoutInCell="1" allowOverlap="1" wp14:anchorId="271ED4E9" wp14:editId="64DAC6E8">
                <wp:simplePos x="0" y="0"/>
                <wp:positionH relativeFrom="column">
                  <wp:posOffset>1478087</wp:posOffset>
                </wp:positionH>
                <wp:positionV relativeFrom="paragraph">
                  <wp:posOffset>1096010</wp:posOffset>
                </wp:positionV>
                <wp:extent cx="3058795" cy="2386330"/>
                <wp:effectExtent l="0" t="0" r="8255" b="0"/>
                <wp:wrapTopAndBottom/>
                <wp:docPr id="396" name="Group 11"/>
                <wp:cNvGraphicFramePr/>
                <a:graphic xmlns:a="http://schemas.openxmlformats.org/drawingml/2006/main">
                  <a:graphicData uri="http://schemas.microsoft.com/office/word/2010/wordprocessingGroup">
                    <wpg:wgp>
                      <wpg:cNvGrpSpPr/>
                      <wpg:grpSpPr>
                        <a:xfrm>
                          <a:off x="0" y="0"/>
                          <a:ext cx="3058795" cy="2386330"/>
                          <a:chOff x="0" y="0"/>
                          <a:chExt cx="3058852" cy="2386767"/>
                        </a:xfrm>
                      </wpg:grpSpPr>
                      <wps:wsp>
                        <wps:cNvPr id="397" name="TextBox 20"/>
                        <wps:cNvSpPr txBox="1"/>
                        <wps:spPr>
                          <a:xfrm>
                            <a:off x="8058" y="802748"/>
                            <a:ext cx="2909439" cy="261610"/>
                          </a:xfrm>
                          <a:prstGeom prst="rect">
                            <a:avLst/>
                          </a:prstGeom>
                          <a:solidFill>
                            <a:schemeClr val="bg1">
                              <a:alpha val="56000"/>
                            </a:schemeClr>
                          </a:solidFill>
                        </wps:spPr>
                        <wps:txbx>
                          <w:txbxContent>
                            <w:p w14:paraId="55642E46" w14:textId="77777777" w:rsidR="002C1A41" w:rsidRDefault="002C1A41" w:rsidP="00EE7E4A">
                              <w:pPr>
                                <w:pStyle w:val="NormalWeb"/>
                                <w:spacing w:after="0"/>
                              </w:pPr>
                              <w:r>
                                <w:rPr>
                                  <w:rFonts w:asciiTheme="minorHAnsi" w:hAnsi="Calibri" w:cstheme="minorBidi"/>
                                  <w:color w:val="000000" w:themeColor="text1"/>
                                  <w:kern w:val="24"/>
                                  <w:sz w:val="22"/>
                                  <w:szCs w:val="22"/>
                                </w:rPr>
                                <w:t>NSW Gazetteer (GNB NSW)  32679</w:t>
                              </w:r>
                            </w:p>
                          </w:txbxContent>
                        </wps:txbx>
                        <wps:bodyPr wrap="square" rtlCol="0">
                          <a:spAutoFit/>
                        </wps:bodyPr>
                      </wps:wsp>
                      <wps:wsp>
                        <wps:cNvPr id="398" name="Rounded Rectangle 398"/>
                        <wps:cNvSpPr/>
                        <wps:spPr>
                          <a:xfrm>
                            <a:off x="1728780" y="833761"/>
                            <a:ext cx="446404" cy="188384"/>
                          </a:xfrm>
                          <a:prstGeom prst="round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anchor="ctr"/>
                      </wps:wsp>
                      <wps:wsp>
                        <wps:cNvPr id="399" name="TextBox 32"/>
                        <wps:cNvSpPr txBox="1"/>
                        <wps:spPr>
                          <a:xfrm>
                            <a:off x="13920" y="0"/>
                            <a:ext cx="3025360" cy="261610"/>
                          </a:xfrm>
                          <a:prstGeom prst="rect">
                            <a:avLst/>
                          </a:prstGeom>
                          <a:solidFill>
                            <a:schemeClr val="bg1">
                              <a:alpha val="56000"/>
                            </a:schemeClr>
                          </a:solidFill>
                        </wps:spPr>
                        <wps:txbx>
                          <w:txbxContent>
                            <w:p w14:paraId="7F500B3E" w14:textId="77777777" w:rsidR="002C1A41" w:rsidRDefault="002C1A41" w:rsidP="00EE7E4A">
                              <w:pPr>
                                <w:pStyle w:val="NormalWeb"/>
                                <w:spacing w:after="0"/>
                              </w:pPr>
                              <w:r>
                                <w:rPr>
                                  <w:rFonts w:asciiTheme="minorHAnsi" w:hAnsi="Calibri" w:cstheme="minorBidi"/>
                                  <w:color w:val="000000" w:themeColor="text1"/>
                                  <w:kern w:val="24"/>
                                  <w:sz w:val="22"/>
                                  <w:szCs w:val="22"/>
                                </w:rPr>
                                <w:t>Geonames http://sws.geonames.org/2160386/</w:t>
                              </w:r>
                            </w:p>
                          </w:txbxContent>
                        </wps:txbx>
                        <wps:bodyPr wrap="square" rtlCol="0">
                          <a:spAutoFit/>
                        </wps:bodyPr>
                      </wps:wsp>
                      <wps:wsp>
                        <wps:cNvPr id="400" name="TextBox 22"/>
                        <wps:cNvSpPr txBox="1"/>
                        <wps:spPr>
                          <a:xfrm>
                            <a:off x="0" y="271017"/>
                            <a:ext cx="1406551" cy="262303"/>
                          </a:xfrm>
                          <a:prstGeom prst="rect">
                            <a:avLst/>
                          </a:prstGeom>
                          <a:solidFill>
                            <a:schemeClr val="bg1">
                              <a:alpha val="56000"/>
                            </a:schemeClr>
                          </a:solidFill>
                        </wps:spPr>
                        <wps:txbx>
                          <w:txbxContent>
                            <w:p w14:paraId="3CCC453B" w14:textId="77777777" w:rsidR="002C1A41" w:rsidRDefault="002C1A41" w:rsidP="00EE7E4A">
                              <w:pPr>
                                <w:pStyle w:val="NormalWeb"/>
                                <w:spacing w:after="0"/>
                                <w:jc w:val="center"/>
                              </w:pPr>
                              <w:r>
                                <w:rPr>
                                  <w:rFonts w:asciiTheme="minorHAnsi" w:hAnsi="Calibri" w:cstheme="minorBidi"/>
                                  <w:color w:val="000000" w:themeColor="text1"/>
                                  <w:kern w:val="24"/>
                                  <w:sz w:val="22"/>
                                  <w:szCs w:val="22"/>
                                </w:rPr>
                                <w:t>ASGS (ABS) SSC11351</w:t>
                              </w:r>
                            </w:p>
                          </w:txbxContent>
                        </wps:txbx>
                        <wps:bodyPr wrap="none" rtlCol="0">
                          <a:spAutoFit/>
                        </wps:bodyPr>
                      </wps:wsp>
                      <wps:wsp>
                        <wps:cNvPr id="401" name="TextBox 23"/>
                        <wps:cNvSpPr txBox="1"/>
                        <wps:spPr>
                          <a:xfrm>
                            <a:off x="0" y="542134"/>
                            <a:ext cx="2405384" cy="261610"/>
                          </a:xfrm>
                          <a:prstGeom prst="rect">
                            <a:avLst/>
                          </a:prstGeom>
                          <a:solidFill>
                            <a:schemeClr val="bg1">
                              <a:alpha val="56000"/>
                            </a:schemeClr>
                          </a:solidFill>
                        </wps:spPr>
                        <wps:txbx>
                          <w:txbxContent>
                            <w:p w14:paraId="0388BE15" w14:textId="77777777" w:rsidR="002C1A41" w:rsidRDefault="002C1A41" w:rsidP="00EE7E4A">
                              <w:pPr>
                                <w:pStyle w:val="NormalWeb"/>
                                <w:spacing w:after="0"/>
                              </w:pPr>
                              <w:r>
                                <w:rPr>
                                  <w:rFonts w:asciiTheme="minorHAnsi" w:hAnsi="Calibri" w:cstheme="minorBidi"/>
                                  <w:color w:val="000000" w:themeColor="text1"/>
                                  <w:kern w:val="24"/>
                                  <w:sz w:val="22"/>
                                  <w:szCs w:val="22"/>
                                </w:rPr>
                                <w:t>National Gazetteer (GA) NSW3267</w:t>
                              </w:r>
                            </w:p>
                          </w:txbxContent>
                        </wps:txbx>
                        <wps:bodyPr wrap="square" rtlCol="0">
                          <a:spAutoFit/>
                        </wps:bodyPr>
                      </wps:wsp>
                      <pic:pic xmlns:pic="http://schemas.openxmlformats.org/drawingml/2006/picture">
                        <pic:nvPicPr>
                          <pic:cNvPr id="402" name="Picture 402" descr="leichhrdt.jpg"/>
                          <pic:cNvPicPr>
                            <a:picLocks noChangeAspect="1"/>
                          </pic:cNvPicPr>
                        </pic:nvPicPr>
                        <pic:blipFill>
                          <a:blip r:embed="rId18" cstate="print"/>
                          <a:stretch>
                            <a:fillRect/>
                          </a:stretch>
                        </pic:blipFill>
                        <pic:spPr>
                          <a:xfrm>
                            <a:off x="178532" y="1090623"/>
                            <a:ext cx="2880320" cy="1296144"/>
                          </a:xfrm>
                          <a:prstGeom prst="rect">
                            <a:avLst/>
                          </a:prstGeom>
                        </pic:spPr>
                      </pic:pic>
                      <wps:wsp>
                        <wps:cNvPr id="403" name="TextBox 42"/>
                        <wps:cNvSpPr txBox="1"/>
                        <wps:spPr>
                          <a:xfrm>
                            <a:off x="212024" y="1110580"/>
                            <a:ext cx="2813336" cy="261610"/>
                          </a:xfrm>
                          <a:prstGeom prst="rect">
                            <a:avLst/>
                          </a:prstGeom>
                          <a:solidFill>
                            <a:schemeClr val="bg1">
                              <a:alpha val="50000"/>
                            </a:schemeClr>
                          </a:solidFill>
                        </wps:spPr>
                        <wps:txbx>
                          <w:txbxContent>
                            <w:p w14:paraId="2FF0D058" w14:textId="77777777" w:rsidR="002C1A41" w:rsidRDefault="002C1A41" w:rsidP="00EE7E4A">
                              <w:pPr>
                                <w:pStyle w:val="NormalWeb"/>
                                <w:spacing w:after="0"/>
                                <w:jc w:val="center"/>
                              </w:pPr>
                              <w:r>
                                <w:rPr>
                                  <w:rFonts w:asciiTheme="minorHAnsi" w:hAnsi="Calibri" w:cstheme="minorBidi"/>
                                  <w:color w:val="000000" w:themeColor="text1"/>
                                  <w:kern w:val="24"/>
                                  <w:sz w:val="22"/>
                                  <w:szCs w:val="22"/>
                                </w:rPr>
                                <w:t>Leichhardt (Suburb) NSW</w:t>
                              </w:r>
                            </w:p>
                          </w:txbxContent>
                        </wps:txbx>
                        <wps:bodyPr wrap="square" rtlCol="0">
                          <a:spAutoFit/>
                        </wps:bodyPr>
                      </wps:wsp>
                      <wps:wsp>
                        <wps:cNvPr id="404" name="Rounded Rectangle 404"/>
                        <wps:cNvSpPr/>
                        <wps:spPr>
                          <a:xfrm>
                            <a:off x="1474939" y="569958"/>
                            <a:ext cx="648072" cy="188384"/>
                          </a:xfrm>
                          <a:prstGeom prst="round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anchor="ctr"/>
                      </wps:wsp>
                      <wps:wsp>
                        <wps:cNvPr id="405" name="Rounded Rectangle 405"/>
                        <wps:cNvSpPr/>
                        <wps:spPr>
                          <a:xfrm>
                            <a:off x="756093" y="308797"/>
                            <a:ext cx="627003" cy="188384"/>
                          </a:xfrm>
                          <a:prstGeom prst="round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anchor="ctr"/>
                      </wps:wsp>
                      <wps:wsp>
                        <wps:cNvPr id="406" name="Rounded Rectangle 406"/>
                        <wps:cNvSpPr/>
                        <wps:spPr>
                          <a:xfrm>
                            <a:off x="735024" y="51935"/>
                            <a:ext cx="2112164" cy="188384"/>
                          </a:xfrm>
                          <a:prstGeom prst="round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anchor="ctr"/>
                      </wps:wsp>
                    </wpg:wgp>
                  </a:graphicData>
                </a:graphic>
              </wp:anchor>
            </w:drawing>
          </mc:Choice>
          <mc:Fallback>
            <w:pict>
              <v:group w14:anchorId="271ED4E9" id="Group 11" o:spid="_x0000_s1057" style="position:absolute;left:0;text-align:left;margin-left:116.4pt;margin-top:86.3pt;width:240.85pt;height:187.9pt;z-index:251746304" coordsize="30588,23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">
                <v:shapetype id="_x0000_t202" coordsize="21600,21600" o:spt="202" path="m,l,21600r21600,l21600,xe">
                  <v:stroke joinstyle="miter"/>
                  <v:path gradientshapeok="t" o:connecttype="rect"/>
                </v:shapetype>
                <v:shape id="TextBox 20" o:spid="_x0000_s1058" type="#_x0000_t202" style="position:absolute;left:80;top:8027;width:2909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9N6MQA&#10;AADcAAAADwAAAGRycy9kb3ducmV2LnhtbESPQWuDQBSE74H8h+UVeotrbYmJzSqlIPTQHmLyAx7u&#10;q5q4b427NebfdwuFHIeZ+YbZFbPpxUSj6ywreIpiEMS11R03Co6HcrUB4Tyyxt4yKbiRgyJfLnaY&#10;aXvlPU2Vb0SAsMtQQev9kEnp6pYMusgOxMH7tqNBH+TYSD3iNcBNL5M4XkuDHYeFFgd6b6k+Vz9G&#10;gSs/08tXk+r0xuX+BZPtqey9Uo8P89srCE+zv4f/2x9awfM2hb8z4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PTejEAAAA3AAAAA8AAAAAAAAAAAAAAAAAmAIAAGRycy9k&#10;b3ducmV2LnhtbFBLBQYAAAAABAAEAPUAAACJAwAAAAA=&#10;" fillcolor="#fbfeff [3212]" stroked="f">
                  <v:fill opacity="36751f"/>
                  <v:textbox style="mso-fit-shape-to-text:t">
                    <w:txbxContent>
                      <w:p w14:paraId="55642E46" w14:textId="77777777" w:rsidR="002C1A41" w:rsidRDefault="002C1A41" w:rsidP="00EE7E4A">
                        <w:pPr>
                          <w:pStyle w:val="NormalWeb"/>
                          <w:spacing w:after="0"/>
                        </w:pPr>
                        <w:r>
                          <w:rPr>
                            <w:rFonts w:asciiTheme="minorHAnsi" w:hAnsi="Calibri" w:cstheme="minorBidi"/>
                            <w:color w:val="000000" w:themeColor="text1"/>
                            <w:kern w:val="24"/>
                            <w:sz w:val="22"/>
                            <w:szCs w:val="22"/>
                          </w:rPr>
                          <w:t>NSW Gazetteer (GNB NSW)  32679</w:t>
                        </w:r>
                      </w:p>
                    </w:txbxContent>
                  </v:textbox>
                </v:shape>
                <v:roundrect id="Rounded Rectangle 398" o:spid="_x0000_s1059" style="position:absolute;left:17287;top:8337;width:4464;height:18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wzFcMA&#10;AADcAAAADwAAAGRycy9kb3ducmV2LnhtbERPTUsDMRC9F/ofwghepM2qIO3atKigiB6021KvYzLd&#10;LN1Mlk3spv++OQg9Pt73YpVcK47Uh8azgttpAYJYe9NwrWC7eZ3MQISIbLD1TApOFGC1HI8WWBo/&#10;8JqOVaxFDuFQogIbY1dKGbQlh2HqO+LM7X3vMGbY19L0OORw18q7oniQDhvODRY7erGkD9WfU/Dz&#10;va/0b3z+Sh9++LzZzZPmN6vU9VV6egQRKcWL+N/9bhTcz/PafCYfA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wzFcMAAADcAAAADwAAAAAAAAAAAAAAAACYAgAAZHJzL2Rv&#10;d25yZXYueG1sUEsFBgAAAAAEAAQA9QAAAIgDAAAAAA==&#10;" filled="f" strokecolor="red" strokeweight="1.5pt"/>
                <v:shape id="TextBox 32" o:spid="_x0000_s1060" type="#_x0000_t202" style="position:absolute;left:139;width:3025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8AcUA&#10;AADcAAAADwAAAGRycy9kb3ducmV2LnhtbESPzWrDMBCE74G+g9hAb7EcN9SxYyWUgqGH9pCfB1is&#10;je3EWrmW6jhvXwUKPQ4z8w1T7CbTiZEG11pWsIxiEMSV1S3XCk7HcrEG4Tyyxs4yKbiTg932aVZg&#10;ru2N9zQefC0ChF2OChrv+1xKVzVk0EW2Jw7e2Q4GfZBDLfWAtwA3nUzi+FUabDksNNjTe0PV9fBj&#10;FLjyM/3+qlOd3rncrzDJLmXnlXqeT28bEJ4m/x/+a39oBS9ZBo8z4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HwBxQAAANwAAAAPAAAAAAAAAAAAAAAAAJgCAABkcnMv&#10;ZG93bnJldi54bWxQSwUGAAAAAAQABAD1AAAAigMAAAAA&#10;" fillcolor="#fbfeff [3212]" stroked="f">
                  <v:fill opacity="36751f"/>
                  <v:textbox style="mso-fit-shape-to-text:t">
                    <w:txbxContent>
                      <w:p w14:paraId="7F500B3E" w14:textId="77777777" w:rsidR="002C1A41" w:rsidRDefault="002C1A41" w:rsidP="00EE7E4A">
                        <w:pPr>
                          <w:pStyle w:val="NormalWeb"/>
                          <w:spacing w:after="0"/>
                        </w:pPr>
                        <w:r>
                          <w:rPr>
                            <w:rFonts w:asciiTheme="minorHAnsi" w:hAnsi="Calibri" w:cstheme="minorBidi"/>
                            <w:color w:val="000000" w:themeColor="text1"/>
                            <w:kern w:val="24"/>
                            <w:sz w:val="22"/>
                            <w:szCs w:val="22"/>
                          </w:rPr>
                          <w:t>Geonames http://sws.geonames.org/2160386/</w:t>
                        </w:r>
                      </w:p>
                    </w:txbxContent>
                  </v:textbox>
                </v:shape>
                <v:shape id="TextBox 22" o:spid="_x0000_s1061" type="#_x0000_t202" style="position:absolute;top:2710;width:1406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1+cAA&#10;AADcAAAADwAAAGRycy9kb3ducmV2LnhtbERPy4rCMBTdC/5DuII7TR1Uho5RREZwo/jc32nutB2b&#10;m5rEWv/eLIRZHs57tmhNJRpyvrSsYDRMQBBnVpecKzif1oNPED4ga6wsk4IneVjMu50Zpto++EDN&#10;MeQihrBPUUERQp1K6bOCDPqhrYkj92udwRChy6V2+IjhppIfSTKVBkuODQXWtCooux7vRsHpD7e7&#10;5nu9397ost9Nnq7x5Y9S/V67/AIRqA3/4rd7oxWMkzg/nolH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P1+cAAAADcAAAADwAAAAAAAAAAAAAAAACYAgAAZHJzL2Rvd25y&#10;ZXYueG1sUEsFBgAAAAAEAAQA9QAAAIUDAAAAAA==&#10;" fillcolor="#fbfeff [3212]" stroked="f">
                  <v:fill opacity="36751f"/>
                  <v:textbox style="mso-fit-shape-to-text:t">
                    <w:txbxContent>
                      <w:p w14:paraId="3CCC453B" w14:textId="77777777" w:rsidR="002C1A41" w:rsidRDefault="002C1A41" w:rsidP="00EE7E4A">
                        <w:pPr>
                          <w:pStyle w:val="NormalWeb"/>
                          <w:spacing w:after="0"/>
                          <w:jc w:val="center"/>
                        </w:pPr>
                        <w:r>
                          <w:rPr>
                            <w:rFonts w:asciiTheme="minorHAnsi" w:hAnsi="Calibri" w:cstheme="minorBidi"/>
                            <w:color w:val="000000" w:themeColor="text1"/>
                            <w:kern w:val="24"/>
                            <w:sz w:val="22"/>
                            <w:szCs w:val="22"/>
                          </w:rPr>
                          <w:t>ASGS (ABS) SSC11351</w:t>
                        </w:r>
                      </w:p>
                    </w:txbxContent>
                  </v:textbox>
                </v:shape>
                <v:shape id="TextBox 23" o:spid="_x0000_s1062" type="#_x0000_t202" style="position:absolute;top:5421;width:2405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oo5cQA&#10;AADcAAAADwAAAGRycy9kb3ducmV2LnhtbESP3WrCQBSE7wu+w3IE7+rGEBqNrlIKAS/shT8PcMge&#10;k2j2bMyuSXz7bqHQy2FmvmE2u9E0oqfO1ZYVLOYRCOLC6ppLBZdz/r4E4TyyxsYyKXiRg9128rbB&#10;TNuBj9SffCkChF2GCirv20xKV1Rk0M1tSxy8q+0M+iC7UuoOhwA3jYyj6EMarDksVNjSV0XF/fQ0&#10;Clx+SB/fZarTF+fHBOPVLW+8UrPp+LkG4Wn0/+G/9l4rSKIF/J4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KOXEAAAA3AAAAA8AAAAAAAAAAAAAAAAAmAIAAGRycy9k&#10;b3ducmV2LnhtbFBLBQYAAAAABAAEAPUAAACJAwAAAAA=&#10;" fillcolor="#fbfeff [3212]" stroked="f">
                  <v:fill opacity="36751f"/>
                  <v:textbox style="mso-fit-shape-to-text:t">
                    <w:txbxContent>
                      <w:p w14:paraId="0388BE15" w14:textId="77777777" w:rsidR="002C1A41" w:rsidRDefault="002C1A41" w:rsidP="00EE7E4A">
                        <w:pPr>
                          <w:pStyle w:val="NormalWeb"/>
                          <w:spacing w:after="0"/>
                        </w:pPr>
                        <w:r>
                          <w:rPr>
                            <w:rFonts w:asciiTheme="minorHAnsi" w:hAnsi="Calibri" w:cstheme="minorBidi"/>
                            <w:color w:val="000000" w:themeColor="text1"/>
                            <w:kern w:val="24"/>
                            <w:sz w:val="22"/>
                            <w:szCs w:val="22"/>
                          </w:rPr>
                          <w:t>National Gazetteer (GA) NSW3267</w:t>
                        </w:r>
                      </w:p>
                    </w:txbxContent>
                  </v:textbox>
                </v:shape>
                <v:shape id="Picture 402" o:spid="_x0000_s1063" type="#_x0000_t75" alt="leichhrdt.jpg" style="position:absolute;left:1785;top:10906;width:28803;height:12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nGAAAA3AAAAA8AAABkcnMvZG93bnJldi54bWxEj0FrwkAUhO+F/oflFbzVTUOQkrqGNKJ4&#10;qIfaHjw+s88kmn0bs2tM/71bKPQ4zMw3zDwbTSsG6l1jWcHLNAJBXFrdcKXg+2v1/ArCeWSNrWVS&#10;8EMOssXjwxxTbW/8ScPOVyJA2KWooPa+S6V0ZU0G3dR2xME72t6gD7KvpO7xFuCmlXEUzaTBhsNC&#10;jR0VNZXn3dUomH3EPl/uL8Xhfb1Ktsmp2eNQKDV5GvM3EJ5G/x/+a2+0giSK4fdMO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4T8ecYAAADcAAAADwAAAAAAAAAAAAAA&#10;AACfAgAAZHJzL2Rvd25yZXYueG1sUEsFBgAAAAAEAAQA9wAAAJIDAAAAAA==&#10;">
                  <v:imagedata r:id="rId19" o:title="leichhrdt"/>
                  <v:path arrowok="t"/>
                </v:shape>
                <v:shape id="TextBox 42" o:spid="_x0000_s1064" type="#_x0000_t202" style="position:absolute;left:2120;top:11105;width:2813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PDMEA&#10;AADcAAAADwAAAGRycy9kb3ducmV2LnhtbESP3YrCMBSE7wXfIRxh7zRxFZFuo4ggqzeCPw9wtjm2&#10;pc1JaWLtvr0RBC+HmfmGSde9rUVHrS8da5hOFAjizJmScw3Xy268BOEDssHaMWn4Jw/r1XCQYmLc&#10;g0/UnUMuIoR9ghqKEJpESp8VZNFPXEMcvZtrLYYo21yaFh8Rbmv5rdRCWiw5LhTY0LagrDrfrQaU&#10;f8Fflh3frvWB+8Wxuv9KpfXXqN/8gAjUh0/43d4bDXM1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njwzBAAAA3AAAAA8AAAAAAAAAAAAAAAAAmAIAAGRycy9kb3du&#10;cmV2LnhtbFBLBQYAAAAABAAEAPUAAACGAwAAAAA=&#10;" fillcolor="#fbfeff [3212]" stroked="f">
                  <v:fill opacity="32896f"/>
                  <v:textbox style="mso-fit-shape-to-text:t">
                    <w:txbxContent>
                      <w:p w14:paraId="2FF0D058" w14:textId="77777777" w:rsidR="002C1A41" w:rsidRDefault="002C1A41" w:rsidP="00EE7E4A">
                        <w:pPr>
                          <w:pStyle w:val="NormalWeb"/>
                          <w:spacing w:after="0"/>
                          <w:jc w:val="center"/>
                        </w:pPr>
                        <w:r>
                          <w:rPr>
                            <w:rFonts w:asciiTheme="minorHAnsi" w:hAnsi="Calibri" w:cstheme="minorBidi"/>
                            <w:color w:val="000000" w:themeColor="text1"/>
                            <w:kern w:val="24"/>
                            <w:sz w:val="22"/>
                            <w:szCs w:val="22"/>
                          </w:rPr>
                          <w:t>Leichhardt (Suburb) NSW</w:t>
                        </w:r>
                      </w:p>
                    </w:txbxContent>
                  </v:textbox>
                </v:shape>
                <v:roundrect id="Rounded Rectangle 404" o:spid="_x0000_s1065" style="position:absolute;left:14749;top:5699;width:6481;height:18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Fh8sYA&#10;AADcAAAADwAAAGRycy9kb3ducmV2LnhtbESPQUsDMRSE74L/ITzBi7TZliJ2bVq0UBE91G5LvT6T&#10;183i5mXZxG7890YQPA4z8w2zWCXXijP1ofGsYDIuQBBrbxquFRz2m9EdiBCRDbaeScE3BVgtLy8W&#10;WBo/8I7OVaxFhnAoUYGNsSulDNqSwzD2HXH2Tr53GLPsa2l6HDLctXJaFLfSYcN5wWJHa0v6s/py&#10;Ct7fTpX+iI/b9OKH15vjPGl+skpdX6WHexCRUvwP/7WfjYJZMYP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Fh8sYAAADcAAAADwAAAAAAAAAAAAAAAACYAgAAZHJz&#10;L2Rvd25yZXYueG1sUEsFBgAAAAAEAAQA9QAAAIsDAAAAAA==&#10;" filled="f" strokecolor="red" strokeweight="1.5pt"/>
                <v:roundrect id="Rounded Rectangle 405" o:spid="_x0000_s1066" style="position:absolute;left:7560;top:3087;width:6270;height:18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3EacYA&#10;AADcAAAADwAAAGRycy9kb3ducmV2LnhtbESPQUsDMRSE7wX/Q3hCL6XNWqrUtWlRwSL2oK6i12fy&#10;ulncvCyb2I3/3giFHoeZ+YZZbZJrxYH60HhWcDErQBBrbxquFby/PUyXIEJENth6JgW/FGCzPhut&#10;sDR+4Fc6VLEWGcKhRAU2xq6UMmhLDsPMd8TZ2/veYcyyr6Xpcchw18p5UVxJhw3nBYsd3VvS39WP&#10;U/D5sq/0V7x7Tk9+2E0+rpPmrVVqfJ5ub0BESvEUPrYfjYJFcQn/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3EacYAAADcAAAADwAAAAAAAAAAAAAAAACYAgAAZHJz&#10;L2Rvd25yZXYueG1sUEsFBgAAAAAEAAQA9QAAAIsDAAAAAA==&#10;" filled="f" strokecolor="red" strokeweight="1.5pt"/>
                <v:roundrect id="Rounded Rectangle 406" o:spid="_x0000_s1067" style="position:absolute;left:7350;top:519;width:21121;height:18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9aHsYA&#10;AADcAAAADwAAAGRycy9kb3ducmV2LnhtbESPQUsDMRSE74L/ITzBi7RZixS7Ni0qVEQPtdtSr8/k&#10;dbO4eVk2sZv++0YQPA4z8w0zXybXiiP1ofGs4HZcgCDW3jRcK9htV6N7ECEiG2w9k4ITBVguLi/m&#10;WBo/8IaOVaxFhnAoUYGNsSulDNqSwzD2HXH2Dr53GLPsa2l6HDLctXJSFFPpsOG8YLGjZ0v6u/px&#10;Cj4/DpX+ik/r9OaH95v9LGl+sUpdX6XHBxCRUvwP/7VfjYK7Ygq/Z/IRkI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9aHsYAAADcAAAADwAAAAAAAAAAAAAAAACYAgAAZHJz&#10;L2Rvd25yZXYueG1sUEsFBgAAAAAEAAQA9QAAAIsDAAAAAA==&#10;" filled="f" strokecolor="red" strokeweight="1.5pt"/>
                <w10:wrap type="topAndBottom"/>
              </v:group>
            </w:pict>
          </mc:Fallback>
        </mc:AlternateContent>
      </w:r>
      <w:r>
        <w:t>This results in multiple representation and identifiers for the same real world objects in data</w:t>
      </w:r>
      <w:ins w:id="83" w:author="Simons, Bruce (L&amp;W, Highett)" w:date="2015-04-07T09:09:00Z">
        <w:r w:rsidR="00C37440">
          <w:t>,</w:t>
        </w:r>
      </w:ins>
      <w:r>
        <w:t xml:space="preserve"> causing confusion and cost for end users needing to reconcile different views. For example, </w:t>
      </w:r>
      <w:commentRangeStart w:id="84"/>
      <w:r>
        <w:fldChar w:fldCharType="begin"/>
      </w:r>
      <w:r>
        <w:instrText xml:space="preserve"> REF _Ref414289949 \h  \* MERGEFORMAT </w:instrText>
      </w:r>
      <w:r>
        <w:fldChar w:fldCharType="separate"/>
      </w:r>
      <w:r>
        <w:t xml:space="preserve">Figure </w:t>
      </w:r>
      <w:r>
        <w:rPr>
          <w:noProof/>
        </w:rPr>
        <w:t>6</w:t>
      </w:r>
      <w:r>
        <w:fldChar w:fldCharType="end"/>
      </w:r>
      <w:commentRangeEnd w:id="84"/>
      <w:r w:rsidR="00C37440">
        <w:rPr>
          <w:rStyle w:val="CommentReference"/>
        </w:rPr>
        <w:commentReference w:id="84"/>
      </w:r>
      <w:r>
        <w:t xml:space="preserve"> depicts the identifiers for the suburb of Leichhardt represented in the New South Wales and Australian national gazetteer</w:t>
      </w:r>
      <w:ins w:id="85" w:author="Simons, Bruce (L&amp;W, Highett)" w:date="2015-04-07T09:11:00Z">
        <w:r w:rsidR="00C37440">
          <w:t>s</w:t>
        </w:r>
      </w:ins>
      <w:r>
        <w:t>, an approximation of the suburb in the Australian Statistical Geography Standard</w:t>
      </w:r>
      <w:ins w:id="86" w:author="Simons, Bruce (L&amp;W, Highett)" w:date="2015-04-07T09:12:00Z">
        <w:r w:rsidR="00C37440">
          <w:t xml:space="preserve"> (ASGS)</w:t>
        </w:r>
      </w:ins>
      <w:ins w:id="87" w:author="Simons, Bruce (L&amp;W, Highett)" w:date="2015-04-07T09:09:00Z">
        <w:r w:rsidR="00C37440">
          <w:t>,</w:t>
        </w:r>
      </w:ins>
      <w:r>
        <w:t xml:space="preserve"> all of which are authoritative data sources, as well as an identifier for the place in Geonames, a crowd sourced global gazetteer.</w:t>
      </w:r>
    </w:p>
    <w:p w14:paraId="33F44D59" w14:textId="77777777" w:rsidR="00EE7E4A" w:rsidRDefault="00EE7E4A" w:rsidP="00EE7E4A">
      <w:pPr>
        <w:pStyle w:val="Caption"/>
        <w:jc w:val="center"/>
      </w:pPr>
      <w:bookmarkStart w:id="88" w:name="_Ref414289949"/>
      <w:bookmarkStart w:id="89" w:name="_Toc415753076"/>
      <w:r>
        <w:t xml:space="preserve">Figure </w:t>
      </w:r>
      <w:r w:rsidR="002C1A41">
        <w:fldChar w:fldCharType="begin"/>
      </w:r>
      <w:r w:rsidR="002C1A41">
        <w:instrText xml:space="preserve"> SEQ Figure \* ARABIC </w:instrText>
      </w:r>
      <w:r w:rsidR="002C1A41">
        <w:fldChar w:fldCharType="separate"/>
      </w:r>
      <w:r>
        <w:rPr>
          <w:noProof/>
        </w:rPr>
        <w:t>7</w:t>
      </w:r>
      <w:r w:rsidR="002C1A41">
        <w:rPr>
          <w:noProof/>
        </w:rPr>
        <w:fldChar w:fldCharType="end"/>
      </w:r>
      <w:bookmarkEnd w:id="88"/>
      <w:r>
        <w:t xml:space="preserve"> Multiple identifiers for the same real world object</w:t>
      </w:r>
      <w:bookmarkEnd w:id="89"/>
    </w:p>
    <w:p w14:paraId="3E480E0C" w14:textId="2E958690" w:rsidR="00EE7E4A" w:rsidRDefault="00EE7E4A" w:rsidP="00EE7E4A">
      <w:pPr>
        <w:jc w:val="both"/>
      </w:pPr>
      <w:del w:id="90" w:author="Simons, Bruce (L&amp;W, Highett)" w:date="2015-04-07T09:14:00Z">
        <w:r w:rsidDel="00C37440">
          <w:delText>In many cases, e</w:delText>
        </w:r>
      </w:del>
      <w:ins w:id="91" w:author="Simons, Bruce (L&amp;W, Highett)" w:date="2015-04-07T09:14:00Z">
        <w:r w:rsidR="00C37440">
          <w:t>E</w:t>
        </w:r>
      </w:ins>
      <w:r>
        <w:t>xisting supply chains are inefficient</w:t>
      </w:r>
      <w:ins w:id="92" w:author="Simons, Bruce (L&amp;W, Highett)" w:date="2015-04-07T09:15:00Z">
        <w:r w:rsidR="008D3814">
          <w:t>S</w:t>
        </w:r>
      </w:ins>
      <w:r>
        <w:t xml:space="preserve"> as they rely heavily on human users to interpret and transform data structures</w:t>
      </w:r>
      <w:del w:id="93" w:author="Simons, Bruce (L&amp;W, Highett)" w:date="2015-04-07T09:14:00Z">
        <w:r w:rsidDel="00C37440">
          <w:delText>,</w:delText>
        </w:r>
      </w:del>
      <w:r>
        <w:t xml:space="preserve"> </w:t>
      </w:r>
      <w:del w:id="94" w:author="Simons, Bruce (L&amp;W, Highett)" w:date="2015-04-07T09:14:00Z">
        <w:r w:rsidDel="00C37440">
          <w:delText>while moving</w:delText>
        </w:r>
      </w:del>
      <w:ins w:id="95" w:author="Simons, Bruce (L&amp;W, Highett)" w:date="2015-04-07T09:14:00Z">
        <w:r w:rsidR="00C37440">
          <w:t>to move data</w:t>
        </w:r>
      </w:ins>
      <w:r>
        <w:t xml:space="preserve"> between GIS environments</w:t>
      </w:r>
      <w:del w:id="96" w:author="Simons, Bruce (L&amp;W, Highett)" w:date="2015-04-07T09:14:00Z">
        <w:r w:rsidDel="00C37440">
          <w:delText xml:space="preserve"> and data formats</w:delText>
        </w:r>
      </w:del>
      <w:r>
        <w:t xml:space="preserve">. Extract Transform Load (ETL) tools (such as </w:t>
      </w:r>
      <w:ins w:id="97" w:author="Simons, Bruce (L&amp;W, Highett)" w:date="2015-04-07T09:15:00Z">
        <w:r w:rsidR="008D3814">
          <w:t xml:space="preserve">Safe software’s </w:t>
        </w:r>
      </w:ins>
      <w:r>
        <w:t xml:space="preserve">FME) are heavily used. However, these rely on data </w:t>
      </w:r>
      <w:r>
        <w:lastRenderedPageBreak/>
        <w:t xml:space="preserve">models to enable mapping between </w:t>
      </w:r>
      <w:ins w:id="98" w:author="Simons, Bruce (L&amp;W, Highett)" w:date="2015-04-07T09:16:00Z">
        <w:r w:rsidR="008D3814">
          <w:t xml:space="preserve">the </w:t>
        </w:r>
      </w:ins>
      <w:r>
        <w:t>supplied data and target data models so that data transformations can be performed.</w:t>
      </w:r>
    </w:p>
    <w:p w14:paraId="6D4FBD78" w14:textId="569F969B" w:rsidR="00EE7E4A" w:rsidRDefault="00EE7E4A" w:rsidP="00EE7E4A">
      <w:pPr>
        <w:jc w:val="both"/>
      </w:pPr>
      <w:r>
        <w:t>During these processes, errors can be made in interpretation and human processing, and meaning can be lost in translation. Furthermore, supply chains are often ungoverned with suppliers able to arbitrarily change structure, format, frequency of delivery, condition of access and use.</w:t>
      </w:r>
      <w:del w:id="99" w:author="Simons, Bruce (L&amp;W, Highett)" w:date="2015-04-07T09:18:00Z">
        <w:r w:rsidDel="008D3814">
          <w:delText>.</w:delText>
        </w:r>
      </w:del>
      <w:r>
        <w:t xml:space="preserve"> When updates to supplied data are provided, content is expected to change. However, in many cases, structure, semantics and naming</w:t>
      </w:r>
      <w:ins w:id="100" w:author="Simons, Bruce (L&amp;W, Highett)" w:date="2015-04-07T09:18:00Z">
        <w:r w:rsidR="008D3814">
          <w:t>,</w:t>
        </w:r>
      </w:ins>
      <w:r>
        <w:t xml:space="preserve"> including identifiers for features</w:t>
      </w:r>
      <w:ins w:id="101" w:author="Simons, Bruce (L&amp;W, Highett)" w:date="2015-04-07T09:18:00Z">
        <w:r w:rsidR="008D3814">
          <w:t>,</w:t>
        </w:r>
      </w:ins>
      <w:r>
        <w:t xml:space="preserve"> </w:t>
      </w:r>
      <w:del w:id="102" w:author="Simons, Bruce (L&amp;W, Highett)" w:date="2015-04-07T09:18:00Z">
        <w:r w:rsidDel="008D3814">
          <w:delText xml:space="preserve">could </w:delText>
        </w:r>
      </w:del>
      <w:ins w:id="103" w:author="Simons, Bruce (L&amp;W, Highett)" w:date="2015-04-07T09:18:00Z">
        <w:r w:rsidR="008D3814">
          <w:t xml:space="preserve">can </w:t>
        </w:r>
      </w:ins>
      <w:r>
        <w:t xml:space="preserve">also be changed, arbitrarily requiring the mapping process to be </w:t>
      </w:r>
      <w:del w:id="104" w:author="Simons, Bruce (L&amp;W, Highett)" w:date="2015-04-07T09:18:00Z">
        <w:r w:rsidDel="008D3814">
          <w:delText>undertaken again</w:delText>
        </w:r>
      </w:del>
      <w:ins w:id="105" w:author="Simons, Bruce (L&amp;W, Highett)" w:date="2015-04-07T09:18:00Z">
        <w:r w:rsidR="008D3814">
          <w:t>repeated</w:t>
        </w:r>
      </w:ins>
      <w:r>
        <w:t>.</w:t>
      </w:r>
    </w:p>
    <w:p w14:paraId="15AB426A" w14:textId="77777777" w:rsidR="00C16C31" w:rsidRPr="00545FB7" w:rsidRDefault="00C16C31" w:rsidP="00C16C31">
      <w:pPr>
        <w:pStyle w:val="Heading3"/>
      </w:pPr>
      <w:r w:rsidRPr="00545FB7">
        <w:t xml:space="preserve">Key challenges </w:t>
      </w:r>
    </w:p>
    <w:p w14:paraId="661FAA35" w14:textId="77777777" w:rsidR="00C16C31" w:rsidRPr="00545FB7" w:rsidRDefault="00C16C31" w:rsidP="00C16C31">
      <w:pPr>
        <w:jc w:val="both"/>
      </w:pPr>
      <w:r w:rsidRPr="00545FB7">
        <w:t xml:space="preserve">To achieve </w:t>
      </w:r>
      <w:r>
        <w:t xml:space="preserve">the </w:t>
      </w:r>
      <w:r w:rsidRPr="00545FB7">
        <w:t xml:space="preserve">desired outcomes, the FSDF initiative must address a range of </w:t>
      </w:r>
      <w:r>
        <w:t xml:space="preserve">interwoven </w:t>
      </w:r>
      <w:r w:rsidRPr="00545FB7">
        <w:t>technical and social challenges caused by the fragmented and heterogeneous production, management, supply and governance of geospatial data across multiple levels of government.</w:t>
      </w:r>
    </w:p>
    <w:p w14:paraId="67D19AF4" w14:textId="77777777" w:rsidR="00C16C31" w:rsidRDefault="00C16C31" w:rsidP="00C16C31">
      <w:pPr>
        <w:jc w:val="both"/>
      </w:pPr>
      <w:r w:rsidRPr="00545FB7">
        <w:t xml:space="preserve">The most critical challenge to be addressed across most of the FSDF </w:t>
      </w:r>
      <w:r>
        <w:t xml:space="preserve">themes </w:t>
      </w:r>
      <w:r w:rsidRPr="00545FB7">
        <w:t>is the need to integrate a patchwork of data sources with different structures and semantics</w:t>
      </w:r>
      <w:r>
        <w:t xml:space="preserve"> (or meaning), developed under different business contexts,</w:t>
      </w:r>
      <w:r w:rsidRPr="00545FB7">
        <w:t xml:space="preserve"> into </w:t>
      </w:r>
      <w:r>
        <w:t xml:space="preserve">a </w:t>
      </w:r>
      <w:r w:rsidRPr="00545FB7">
        <w:t xml:space="preserve">coherent suite of maintainable national products. This challenge is largely a function of </w:t>
      </w:r>
      <w:r>
        <w:t xml:space="preserve">the </w:t>
      </w:r>
      <w:r w:rsidRPr="00545FB7">
        <w:t>federated government structure</w:t>
      </w:r>
      <w:r>
        <w:t>s</w:t>
      </w:r>
      <w:r w:rsidRPr="00545FB7">
        <w:t xml:space="preserve"> in which spatial data production and delivery tak</w:t>
      </w:r>
      <w:r>
        <w:t>es</w:t>
      </w:r>
      <w:r w:rsidRPr="00545FB7">
        <w:t xml:space="preserve"> place across all levels of government</w:t>
      </w:r>
      <w:r>
        <w:t>.</w:t>
      </w:r>
      <w:r w:rsidRPr="00A30625">
        <w:t xml:space="preserve"> </w:t>
      </w:r>
      <w:r>
        <w:t>Foundation data products are often merely a by-product of protocols related to local regulatory or business activities</w:t>
      </w:r>
      <w:r w:rsidRPr="00545FB7">
        <w:t>. INSPIRE</w:t>
      </w:r>
      <w:r>
        <w:t>, a pan-European system of systems,</w:t>
      </w:r>
      <w:r w:rsidRPr="00545FB7">
        <w:t xml:space="preserve"> is addressing </w:t>
      </w:r>
      <w:r>
        <w:t>a similar challenge</w:t>
      </w:r>
      <w:r w:rsidRPr="00545FB7">
        <w:t xml:space="preserve">, that of integrating Member States’ data to create </w:t>
      </w:r>
      <w:r>
        <w:t xml:space="preserve">a </w:t>
      </w:r>
      <w:r w:rsidRPr="00545FB7">
        <w:t xml:space="preserve">seamless </w:t>
      </w:r>
      <w:r>
        <w:t>European Union (</w:t>
      </w:r>
      <w:r w:rsidRPr="00545FB7">
        <w:t>EU</w:t>
      </w:r>
      <w:r>
        <w:t>)</w:t>
      </w:r>
      <w:r w:rsidRPr="00545FB7">
        <w:t xml:space="preserve"> spatial data </w:t>
      </w:r>
      <w:r>
        <w:t>infrastructur</w:t>
      </w:r>
      <w:r w:rsidRPr="00545FB7">
        <w:t>e.</w:t>
      </w:r>
    </w:p>
    <w:p w14:paraId="6F326B76" w14:textId="77777777" w:rsidR="00C16C31" w:rsidRPr="00545FB7" w:rsidRDefault="00C16C31" w:rsidP="00C16C31">
      <w:pPr>
        <w:jc w:val="both"/>
      </w:pPr>
      <w:r w:rsidRPr="00545FB7">
        <w:t>Important dimensions of this challenge</w:t>
      </w:r>
      <w:r>
        <w:t xml:space="preserve"> for the FSDF</w:t>
      </w:r>
      <w:r w:rsidRPr="00545FB7">
        <w:t xml:space="preserve"> are:</w:t>
      </w:r>
    </w:p>
    <w:p w14:paraId="7C51927D" w14:textId="3BBED98F" w:rsidR="00C16C31" w:rsidRPr="00545FB7" w:rsidRDefault="00C16C31" w:rsidP="00C16C31">
      <w:pPr>
        <w:pStyle w:val="ListParagraph"/>
        <w:numPr>
          <w:ilvl w:val="0"/>
          <w:numId w:val="18"/>
        </w:numPr>
        <w:jc w:val="both"/>
      </w:pPr>
      <w:r>
        <w:rPr>
          <w:b/>
        </w:rPr>
        <w:t>e</w:t>
      </w:r>
      <w:r w:rsidRPr="00284D93">
        <w:rPr>
          <w:b/>
        </w:rPr>
        <w:t xml:space="preserve">nabling policy settings </w:t>
      </w:r>
      <w:ins w:id="106" w:author="Simons, Bruce (L&amp;W, Highett)" w:date="2015-04-07T09:20:00Z">
        <w:r w:rsidR="0062173B" w:rsidRPr="0062173B">
          <w:t>–</w:t>
        </w:r>
        <w:r w:rsidR="0062173B">
          <w:t xml:space="preserve"> </w:t>
        </w:r>
        <w:r w:rsidR="0062173B">
          <w:rPr>
            <w:b/>
          </w:rPr>
          <w:t xml:space="preserve"> </w:t>
        </w:r>
      </w:ins>
      <w:del w:id="107" w:author="Simons, Bruce (L&amp;W, Highett)" w:date="2015-04-07T09:20:00Z">
        <w:r w:rsidDel="0062173B">
          <w:delText xml:space="preserve">- </w:delText>
        </w:r>
      </w:del>
      <w:r w:rsidRPr="00545FB7">
        <w:t>addressing the hete</w:t>
      </w:r>
      <w:r>
        <w:t xml:space="preserve">rogeneous </w:t>
      </w:r>
      <w:r w:rsidRPr="00545FB7">
        <w:t>and sometimes incompatible legislation, policies, licencing, governance and access arrangements to achieve open and no-cost data outcomes</w:t>
      </w:r>
      <w:r>
        <w:t>.</w:t>
      </w:r>
    </w:p>
    <w:p w14:paraId="606DB2BB" w14:textId="6B8DEA29" w:rsidR="00C16C31" w:rsidRPr="00545FB7" w:rsidRDefault="00C16C31" w:rsidP="00C16C31">
      <w:pPr>
        <w:pStyle w:val="ListParagraph"/>
        <w:numPr>
          <w:ilvl w:val="0"/>
          <w:numId w:val="18"/>
        </w:numPr>
        <w:jc w:val="both"/>
      </w:pPr>
      <w:r>
        <w:rPr>
          <w:b/>
        </w:rPr>
        <w:t>o</w:t>
      </w:r>
      <w:r w:rsidRPr="00955065">
        <w:rPr>
          <w:b/>
        </w:rPr>
        <w:t>ptimising supply chains</w:t>
      </w:r>
      <w:r>
        <w:t xml:space="preserve"> </w:t>
      </w:r>
      <w:ins w:id="108" w:author="Simons, Bruce (L&amp;W, Highett)" w:date="2015-04-07T09:20:00Z">
        <w:r w:rsidR="0062173B" w:rsidRPr="0062173B">
          <w:t>–</w:t>
        </w:r>
      </w:ins>
      <w:del w:id="109" w:author="Simons, Bruce (L&amp;W, Highett)" w:date="2015-04-07T09:20:00Z">
        <w:r w:rsidDel="0062173B">
          <w:delText>-</w:delText>
        </w:r>
      </w:del>
      <w:r>
        <w:t xml:space="preserve"> </w:t>
      </w:r>
      <w:r w:rsidRPr="00545FB7">
        <w:t xml:space="preserve">reconciling heterogeneous information management and delivery frameworks across levels of governments in Australia and New Zealand to </w:t>
      </w:r>
      <w:r>
        <w:t xml:space="preserve">increase </w:t>
      </w:r>
      <w:r w:rsidRPr="00545FB7">
        <w:t xml:space="preserve">efficiency and </w:t>
      </w:r>
      <w:r>
        <w:t xml:space="preserve">address </w:t>
      </w:r>
      <w:r w:rsidRPr="00545FB7">
        <w:t xml:space="preserve">data quality issues at various stages </w:t>
      </w:r>
      <w:r>
        <w:t>in</w:t>
      </w:r>
      <w:r w:rsidRPr="00545FB7">
        <w:t xml:space="preserve"> the information supply chain</w:t>
      </w:r>
      <w:r>
        <w:t>.</w:t>
      </w:r>
    </w:p>
    <w:p w14:paraId="6B6E8A5F" w14:textId="30A332A4" w:rsidR="00C16C31" w:rsidRDefault="00C16C31" w:rsidP="00C16C31">
      <w:pPr>
        <w:pStyle w:val="ListParagraph"/>
        <w:numPr>
          <w:ilvl w:val="0"/>
          <w:numId w:val="18"/>
        </w:numPr>
        <w:jc w:val="both"/>
      </w:pPr>
      <w:r>
        <w:rPr>
          <w:b/>
        </w:rPr>
        <w:t>d</w:t>
      </w:r>
      <w:r w:rsidRPr="00C61B85">
        <w:rPr>
          <w:b/>
        </w:rPr>
        <w:t xml:space="preserve">emand driven products </w:t>
      </w:r>
      <w:ins w:id="110" w:author="Simons, Bruce (L&amp;W, Highett)" w:date="2015-04-07T09:20:00Z">
        <w:r w:rsidR="0062173B" w:rsidRPr="0062173B">
          <w:t>–</w:t>
        </w:r>
      </w:ins>
      <w:del w:id="111" w:author="Simons, Bruce (L&amp;W, Highett)" w:date="2015-04-07T09:20:00Z">
        <w:r w:rsidDel="0062173B">
          <w:delText>-</w:delText>
        </w:r>
      </w:del>
      <w:r>
        <w:t xml:space="preserve"> </w:t>
      </w:r>
      <w:del w:id="112" w:author="Simons, Bruce (L&amp;W, Highett)" w:date="2015-04-07T09:21:00Z">
        <w:r w:rsidDel="0062173B">
          <w:delText xml:space="preserve">If </w:delText>
        </w:r>
      </w:del>
      <w:ins w:id="113" w:author="Simons, Bruce (L&amp;W, Highett)" w:date="2015-04-07T09:21:00Z">
        <w:r w:rsidR="0062173B">
          <w:t xml:space="preserve">for </w:t>
        </w:r>
      </w:ins>
      <w:r>
        <w:t xml:space="preserve">foundation data </w:t>
      </w:r>
      <w:del w:id="114" w:author="Simons, Bruce (L&amp;W, Highett)" w:date="2015-04-07T09:21:00Z">
        <w:r w:rsidDel="0062173B">
          <w:delText xml:space="preserve">is </w:delText>
        </w:r>
      </w:del>
      <w:r>
        <w:t xml:space="preserve">to serve a wider range of functions, </w:t>
      </w:r>
      <w:r w:rsidDel="00A30625">
        <w:t xml:space="preserve">design of </w:t>
      </w:r>
      <w:r>
        <w:t>products must be demand driven to explicitly meet current and future end user needs.</w:t>
      </w:r>
    </w:p>
    <w:p w14:paraId="0ABF4192" w14:textId="12E09801" w:rsidR="00C16C31" w:rsidRDefault="00C16C31" w:rsidP="00C16C31">
      <w:pPr>
        <w:jc w:val="both"/>
      </w:pPr>
      <w:r w:rsidRPr="00AD5BD6">
        <w:t>Many of these challenge</w:t>
      </w:r>
      <w:r>
        <w:t xml:space="preserve">s are socio-technical in nature and require changes to work practices, collaboration arrangements, and organisational culture to support the adoption of technical solutions, </w:t>
      </w:r>
      <w:ins w:id="115" w:author="Simons, Bruce (L&amp;W, Highett)" w:date="2015-04-07T09:22:00Z">
        <w:r w:rsidR="0062173B">
          <w:t xml:space="preserve">through </w:t>
        </w:r>
      </w:ins>
      <w:r>
        <w:t xml:space="preserve">for example, </w:t>
      </w:r>
      <w:del w:id="116" w:author="Simons, Bruce (L&amp;W, Highett)" w:date="2015-04-07T09:22:00Z">
        <w:r w:rsidDel="0062173B">
          <w:delText xml:space="preserve">through </w:delText>
        </w:r>
      </w:del>
      <w:r>
        <w:t xml:space="preserve">processes, methods and conformance initiatives. Analogous issues and challenges exist in the broader (non-geospatial) information industry </w:t>
      </w:r>
      <w:del w:id="117" w:author="Simons, Bruce (L&amp;W, Highett)" w:date="2015-04-07T09:23:00Z">
        <w:r w:rsidDel="0062173B">
          <w:delText xml:space="preserve">which </w:delText>
        </w:r>
      </w:del>
      <w:ins w:id="118" w:author="Simons, Bruce (L&amp;W, Highett)" w:date="2015-04-07T09:23:00Z">
        <w:r w:rsidR="0062173B">
          <w:t xml:space="preserve">that </w:t>
        </w:r>
      </w:ins>
      <w:r>
        <w:t>can provide valuable lessons to the FSDF.</w:t>
      </w:r>
    </w:p>
    <w:p w14:paraId="2724A001" w14:textId="77777777" w:rsidR="00EE7E4A" w:rsidRDefault="00EE7E4A" w:rsidP="00EE7E4A">
      <w:pPr>
        <w:pStyle w:val="Heading3"/>
      </w:pPr>
      <w:r>
        <w:t>Drivers for change</w:t>
      </w:r>
    </w:p>
    <w:p w14:paraId="431B0022" w14:textId="3DFCE765" w:rsidR="00EE7E4A" w:rsidRDefault="00EE7E4A" w:rsidP="00EE7E4A">
      <w:pPr>
        <w:jc w:val="both"/>
      </w:pPr>
      <w:r>
        <w:t xml:space="preserve">The open data agenda has provided significant drivers for increasing access to geospatial data. However, this is </w:t>
      </w:r>
      <w:del w:id="119" w:author="Simons, Bruce (L&amp;W, Highett)" w:date="2015-04-07T09:24:00Z">
        <w:r w:rsidDel="0062173B">
          <w:delText xml:space="preserve">not </w:delText>
        </w:r>
      </w:del>
      <w:ins w:id="120" w:author="Simons, Bruce (L&amp;W, Highett)" w:date="2015-04-07T09:24:00Z">
        <w:r w:rsidR="0062173B">
          <w:t>in</w:t>
        </w:r>
      </w:ins>
      <w:r>
        <w:t>sufficient to address the challenge faced by the geospatial community related to the coherence of the geospatial data ecosystem, as the onus is on the user community to wrangle data for use.</w:t>
      </w:r>
    </w:p>
    <w:p w14:paraId="7DE0F3E9" w14:textId="5620C5F7" w:rsidR="00EE7E4A" w:rsidRDefault="00EE7E4A" w:rsidP="00EE7E4A">
      <w:pPr>
        <w:jc w:val="both"/>
      </w:pPr>
      <w:r>
        <w:t xml:space="preserve">In practice, most integration is done by the user, privately, with little attention to reproducibility or provenance recording. This approach can be characterized as “point to point solutions” that are brittle and do not scale. However, there is an increasing recognition of the need to address this challenge holistically at source and at scale. This is </w:t>
      </w:r>
      <w:del w:id="121" w:author="Simons, Bruce (L&amp;W, Highett)" w:date="2015-04-07T09:24:00Z">
        <w:r w:rsidDel="0062173B">
          <w:delText xml:space="preserve">in fact </w:delText>
        </w:r>
      </w:del>
      <w:r>
        <w:t xml:space="preserve">one of the key drivers of the FSDF. </w:t>
      </w:r>
      <w:r w:rsidR="00C16C31">
        <w:t xml:space="preserve">Section </w:t>
      </w:r>
      <w:r w:rsidR="00C16C31">
        <w:fldChar w:fldCharType="begin"/>
      </w:r>
      <w:r w:rsidR="00C16C31">
        <w:instrText xml:space="preserve"> REF _Ref415757229 \w \h </w:instrText>
      </w:r>
      <w:r w:rsidR="00C16C31">
        <w:fldChar w:fldCharType="separate"/>
      </w:r>
      <w:r w:rsidR="00C16C31">
        <w:t>2</w:t>
      </w:r>
      <w:r w:rsidR="00C16C31">
        <w:fldChar w:fldCharType="end"/>
      </w:r>
      <w:r w:rsidR="00C16C31">
        <w:t xml:space="preserve"> of this report provides an analysis of </w:t>
      </w:r>
      <w:ins w:id="122" w:author="Simons, Bruce (L&amp;W, Highett)" w:date="2015-04-07T09:24:00Z">
        <w:r w:rsidR="0062173B">
          <w:t xml:space="preserve">the FSDF </w:t>
        </w:r>
      </w:ins>
      <w:r w:rsidR="00C16C31">
        <w:t>supply chains.</w:t>
      </w:r>
    </w:p>
    <w:p w14:paraId="39FA3080" w14:textId="5F0A185E" w:rsidR="00EE7E4A" w:rsidRDefault="00EE7E4A" w:rsidP="00EE7E4A">
      <w:pPr>
        <w:jc w:val="both"/>
      </w:pPr>
      <w:r>
        <w:t>In addition, many organisations recognise the significant challenges they face in effective management, deliv</w:t>
      </w:r>
      <w:r w:rsidR="00C16C31">
        <w:t xml:space="preserve">ery and use of geospatial data. These include: </w:t>
      </w:r>
    </w:p>
    <w:p w14:paraId="4E2365E8" w14:textId="1F9877E8" w:rsidR="00EE7E4A" w:rsidRDefault="00FF3DBC" w:rsidP="00EE7E4A">
      <w:pPr>
        <w:pStyle w:val="ListParagraph"/>
        <w:numPr>
          <w:ilvl w:val="0"/>
          <w:numId w:val="35"/>
        </w:numPr>
      </w:pPr>
      <w:ins w:id="123" w:author="Simons, Bruce (L&amp;W, Highett)" w:date="2015-04-07T09:27:00Z">
        <w:r>
          <w:t xml:space="preserve">the </w:t>
        </w:r>
      </w:ins>
      <w:r w:rsidR="00C16C31">
        <w:t>d</w:t>
      </w:r>
      <w:r w:rsidR="00EE7E4A">
        <w:t>emands on government organisations to be more responsive, outward facing,</w:t>
      </w:r>
      <w:ins w:id="124" w:author="Simons, Bruce (L&amp;W, Highett)" w:date="2015-04-07T09:25:00Z">
        <w:r w:rsidR="0062173B">
          <w:t xml:space="preserve"> and</w:t>
        </w:r>
      </w:ins>
      <w:r w:rsidR="00EE7E4A">
        <w:t xml:space="preserve"> service oriented </w:t>
      </w:r>
      <w:del w:id="125" w:author="Simons, Bruce (L&amp;W, Highett)" w:date="2015-04-07T09:25:00Z">
        <w:r w:rsidR="00EE7E4A" w:rsidDel="0062173B">
          <w:delText xml:space="preserve">providing </w:delText>
        </w:r>
      </w:del>
      <w:ins w:id="126" w:author="Simons, Bruce (L&amp;W, Highett)" w:date="2015-04-07T09:25:00Z">
        <w:r w:rsidR="0062173B">
          <w:t xml:space="preserve">to provide </w:t>
        </w:r>
      </w:ins>
      <w:r w:rsidR="00EE7E4A">
        <w:t xml:space="preserve">improved services </w:t>
      </w:r>
      <w:del w:id="127" w:author="Simons, Bruce (L&amp;W, Highett)" w:date="2015-04-07T09:26:00Z">
        <w:r w:rsidR="00EE7E4A" w:rsidDel="00FF3DBC">
          <w:delText xml:space="preserve">of </w:delText>
        </w:r>
      </w:del>
      <w:ins w:id="128" w:author="Simons, Bruce (L&amp;W, Highett)" w:date="2015-04-07T09:26:00Z">
        <w:r>
          <w:t xml:space="preserve">to </w:t>
        </w:r>
      </w:ins>
      <w:r w:rsidR="00EE7E4A">
        <w:t>government</w:t>
      </w:r>
      <w:ins w:id="129" w:author="Simons, Bruce (L&amp;W, Highett)" w:date="2015-04-07T09:26:00Z">
        <w:r>
          <w:t>,</w:t>
        </w:r>
      </w:ins>
      <w:r w:rsidR="00EE7E4A">
        <w:t xml:space="preserve"> industry and citizens.</w:t>
      </w:r>
    </w:p>
    <w:p w14:paraId="3F095318" w14:textId="6A1488B1" w:rsidR="00EE7E4A" w:rsidRDefault="00C16C31" w:rsidP="00EE7E4A">
      <w:pPr>
        <w:pStyle w:val="ListParagraph"/>
        <w:numPr>
          <w:ilvl w:val="0"/>
          <w:numId w:val="35"/>
        </w:numPr>
      </w:pPr>
      <w:r>
        <w:lastRenderedPageBreak/>
        <w:t>t</w:t>
      </w:r>
      <w:r w:rsidR="00EE7E4A">
        <w:t>he need to meet high expectations for timely, ubiquitous data delivered across multiple online platforms.</w:t>
      </w:r>
    </w:p>
    <w:p w14:paraId="63C58314" w14:textId="373CC27E" w:rsidR="00EE7E4A" w:rsidRDefault="00C16C31" w:rsidP="00EE7E4A">
      <w:pPr>
        <w:pStyle w:val="ListParagraph"/>
        <w:numPr>
          <w:ilvl w:val="0"/>
          <w:numId w:val="35"/>
        </w:numPr>
      </w:pPr>
      <w:del w:id="130" w:author="Simons, Bruce (L&amp;W, Highett)" w:date="2015-04-07T09:27:00Z">
        <w:r w:rsidDel="00FF3DBC">
          <w:delText>l</w:delText>
        </w:r>
        <w:r w:rsidR="00EE7E4A" w:rsidDel="00FF3DBC">
          <w:delText xml:space="preserve">everaging </w:delText>
        </w:r>
      </w:del>
      <w:ins w:id="131" w:author="Simons, Bruce (L&amp;W, Highett)" w:date="2015-04-07T09:27:00Z">
        <w:r w:rsidR="00FF3DBC">
          <w:t xml:space="preserve">use of </w:t>
        </w:r>
      </w:ins>
      <w:r w:rsidR="00EE7E4A">
        <w:t>emerging information and technology paradigms for online data delivery.</w:t>
      </w:r>
    </w:p>
    <w:p w14:paraId="2B427B6C" w14:textId="788413F8" w:rsidR="00EE7E4A" w:rsidRDefault="00C16C31" w:rsidP="00EE7E4A">
      <w:pPr>
        <w:pStyle w:val="ListParagraph"/>
        <w:numPr>
          <w:ilvl w:val="0"/>
          <w:numId w:val="35"/>
        </w:numPr>
      </w:pPr>
      <w:r>
        <w:t>h</w:t>
      </w:r>
      <w:r w:rsidR="00EE7E4A">
        <w:t xml:space="preserve">andling </w:t>
      </w:r>
      <w:del w:id="132" w:author="Simons, Bruce (L&amp;W, Highett)" w:date="2015-04-07T09:28:00Z">
        <w:r w:rsidR="00EE7E4A" w:rsidDel="00FF3DBC">
          <w:delText xml:space="preserve">enormous </w:delText>
        </w:r>
      </w:del>
      <w:r w:rsidR="00EE7E4A">
        <w:t>increasing volumes and variety of data</w:t>
      </w:r>
      <w:ins w:id="133" w:author="Simons, Bruce (L&amp;W, Highett)" w:date="2015-04-07T09:28:00Z">
        <w:r w:rsidR="00FF3DBC">
          <w:t>,</w:t>
        </w:r>
      </w:ins>
      <w:r w:rsidR="00EE7E4A">
        <w:t xml:space="preserve"> including </w:t>
      </w:r>
      <w:del w:id="134" w:author="Simons, Bruce (L&amp;W, Highett)" w:date="2015-04-07T09:28:00Z">
        <w:r w:rsidR="00EE7E4A" w:rsidDel="00FF3DBC">
          <w:delText xml:space="preserve">traditional </w:delText>
        </w:r>
      </w:del>
      <w:r w:rsidR="00EE7E4A">
        <w:t>remote sensed topographic mapping data, sensor data, and crowd sourced geospatial data.</w:t>
      </w:r>
    </w:p>
    <w:p w14:paraId="308599F4" w14:textId="39A1C5CE" w:rsidR="00EE7E4A" w:rsidRDefault="00C16C31" w:rsidP="00EE7E4A">
      <w:pPr>
        <w:pStyle w:val="ListParagraph"/>
        <w:numPr>
          <w:ilvl w:val="0"/>
          <w:numId w:val="35"/>
        </w:numPr>
      </w:pPr>
      <w:r>
        <w:t>c</w:t>
      </w:r>
      <w:r w:rsidR="00EE7E4A">
        <w:t>hallenges to the use of authoritative data posed by data provided by industry and ‘the crowd’.</w:t>
      </w:r>
    </w:p>
    <w:p w14:paraId="3252D2BF" w14:textId="7DFEF891" w:rsidR="00EE7E4A" w:rsidRDefault="00C16C31" w:rsidP="00EE7E4A">
      <w:pPr>
        <w:pStyle w:val="ListParagraph"/>
        <w:numPr>
          <w:ilvl w:val="0"/>
          <w:numId w:val="35"/>
        </w:numPr>
      </w:pPr>
      <w:r>
        <w:t>a</w:t>
      </w:r>
      <w:r w:rsidR="00EE7E4A">
        <w:t>chieving efficiency in government</w:t>
      </w:r>
      <w:del w:id="135" w:author="Simons, Bruce (L&amp;W, Highett)" w:date="2015-04-07T09:29:00Z">
        <w:r w:rsidR="00EE7E4A" w:rsidDel="00FF3DBC">
          <w:delText xml:space="preserve"> in the face of shrinking budgets</w:delText>
        </w:r>
      </w:del>
      <w:r w:rsidR="00EE7E4A">
        <w:t>.</w:t>
      </w:r>
    </w:p>
    <w:p w14:paraId="2E6BBA76" w14:textId="293EDC1F" w:rsidR="00EE7E4A" w:rsidRDefault="00C16C31" w:rsidP="00EE7E4A">
      <w:pPr>
        <w:jc w:val="both"/>
      </w:pPr>
      <w:r>
        <w:t xml:space="preserve">Addressing these challenges </w:t>
      </w:r>
      <w:del w:id="136" w:author="Simons, Bruce (L&amp;W, Highett)" w:date="2015-04-07T09:29:00Z">
        <w:r w:rsidDel="00FF3DBC">
          <w:delText xml:space="preserve">strong can </w:delText>
        </w:r>
      </w:del>
      <w:r>
        <w:t xml:space="preserve">provide strong drivers for change. </w:t>
      </w:r>
      <w:r w:rsidR="00EE7E4A">
        <w:t xml:space="preserve">More broadly, there are </w:t>
      </w:r>
      <w:del w:id="137" w:author="Simons, Bruce (L&amp;W, Highett)" w:date="2015-04-07T09:30:00Z">
        <w:r w:rsidR="00EE7E4A" w:rsidDel="00FF3DBC">
          <w:delText>strong drivers</w:delText>
        </w:r>
      </w:del>
      <w:ins w:id="138" w:author="Simons, Bruce (L&amp;W, Highett)" w:date="2015-04-07T09:30:00Z">
        <w:r w:rsidR="00FF3DBC">
          <w:t>arguments</w:t>
        </w:r>
      </w:ins>
      <w:r w:rsidR="00EE7E4A">
        <w:t xml:space="preserve"> for Government to lead by example and implement </w:t>
      </w:r>
      <w:ins w:id="139" w:author="Simons, Bruce (L&amp;W, Highett)" w:date="2015-04-07T09:30:00Z">
        <w:r w:rsidR="00FF3DBC">
          <w:rPr>
            <w:rStyle w:val="tgc"/>
          </w:rPr>
          <w:t>Information and communications technology</w:t>
        </w:r>
        <w:r w:rsidR="00FF3DBC">
          <w:t xml:space="preserve"> (</w:t>
        </w:r>
      </w:ins>
      <w:r w:rsidR="00EE7E4A">
        <w:t>ICT</w:t>
      </w:r>
      <w:ins w:id="140" w:author="Simons, Bruce (L&amp;W, Highett)" w:date="2015-04-07T09:30:00Z">
        <w:r w:rsidR="00FF3DBC">
          <w:t>)</w:t>
        </w:r>
      </w:ins>
      <w:r w:rsidR="00EE7E4A">
        <w:t xml:space="preserve"> reforms that enable the digital economy.</w:t>
      </w:r>
    </w:p>
    <w:p w14:paraId="75DD08DF" w14:textId="77777777" w:rsidR="00EE7E4A" w:rsidRPr="00490552" w:rsidRDefault="00EE7E4A" w:rsidP="00EE7E4A">
      <w:pPr>
        <w:pStyle w:val="Heading3"/>
      </w:pPr>
      <w:r>
        <w:t>Blockers for change</w:t>
      </w:r>
    </w:p>
    <w:p w14:paraId="3BAA4235" w14:textId="77777777" w:rsidR="00EE7E4A" w:rsidRDefault="00EE7E4A" w:rsidP="00EE7E4A">
      <w:pPr>
        <w:jc w:val="both"/>
      </w:pPr>
      <w:r>
        <w:t xml:space="preserve">Some significant blockers exist that militate against change. These include: </w:t>
      </w:r>
    </w:p>
    <w:p w14:paraId="4E9898E0" w14:textId="694E456D" w:rsidR="00EE7E4A" w:rsidRDefault="00EE7E4A" w:rsidP="00EE7E4A">
      <w:pPr>
        <w:jc w:val="both"/>
      </w:pPr>
      <w:r w:rsidRPr="000A72C8">
        <w:rPr>
          <w:b/>
        </w:rPr>
        <w:t>Slowly evolving ‘installed base’</w:t>
      </w:r>
      <w:r>
        <w:t xml:space="preserve"> </w:t>
      </w:r>
      <w:ins w:id="141" w:author="Simons, Bruce (L&amp;W, Highett)" w:date="2015-04-07T09:31:00Z">
        <w:r w:rsidR="00FF3DBC" w:rsidRPr="0062173B">
          <w:t>–</w:t>
        </w:r>
      </w:ins>
      <w:del w:id="142" w:author="Simons, Bruce (L&amp;W, Highett)" w:date="2015-04-07T09:31:00Z">
        <w:r w:rsidDel="00FF3DBC">
          <w:delText>-</w:delText>
        </w:r>
      </w:del>
      <w:r>
        <w:t xml:space="preserve"> There is a significant installed base of technology business practices</w:t>
      </w:r>
      <w:ins w:id="143" w:author="Simons, Bruce (L&amp;W, Highett)" w:date="2015-04-07T09:46:00Z">
        <w:r w:rsidR="006B7638">
          <w:t xml:space="preserve"> and</w:t>
        </w:r>
      </w:ins>
      <w:del w:id="144" w:author="Simons, Bruce (L&amp;W, Highett)" w:date="2015-04-07T09:46:00Z">
        <w:r w:rsidDel="006B7638">
          <w:delText>,</w:delText>
        </w:r>
      </w:del>
      <w:r>
        <w:t xml:space="preserve"> relationships. This installed</w:t>
      </w:r>
      <w:ins w:id="145" w:author="Simons, Bruce (L&amp;W, Highett)" w:date="2015-04-07T09:49:00Z">
        <w:r w:rsidR="006B7638">
          <w:t xml:space="preserve"> infrastructure</w:t>
        </w:r>
      </w:ins>
      <w:r>
        <w:t xml:space="preserve"> base </w:t>
      </w:r>
      <w:ins w:id="146" w:author="Simons, Bruce (L&amp;W, Highett)" w:date="2015-04-07T09:48:00Z">
        <w:r w:rsidR="006B7638">
          <w:t xml:space="preserve">is held together through standards </w:t>
        </w:r>
      </w:ins>
      <w:ins w:id="147" w:author="Simons, Bruce (L&amp;W, Highett)" w:date="2015-04-07T09:49:00Z">
        <w:r w:rsidR="006B7638">
          <w:t xml:space="preserve">and </w:t>
        </w:r>
      </w:ins>
      <w:r>
        <w:t xml:space="preserve">evolves slowly </w:t>
      </w:r>
      <w:del w:id="148" w:author="Simons, Bruce (L&amp;W, Highett)" w:date="2015-04-07T09:49:00Z">
        <w:r w:rsidDel="006B7638">
          <w:delText>and</w:delText>
        </w:r>
      </w:del>
      <w:del w:id="149" w:author="Simons, Bruce (L&amp;W, Highett)" w:date="2015-04-07T09:48:00Z">
        <w:r w:rsidDel="006B7638">
          <w:delText xml:space="preserve"> is held together in infrastructure through standards</w:delText>
        </w:r>
      </w:del>
      <w:del w:id="150" w:author="Simons, Bruce (L&amp;W, Highett)" w:date="2015-04-07T09:49:00Z">
        <w:r w:rsidDel="006B7638">
          <w:delText xml:space="preserve">. </w:delText>
        </w:r>
      </w:del>
      <w:ins w:id="151" w:author="Simons, Bruce (L&amp;W, Highett)" w:date="2015-04-07T09:49:00Z">
        <w:r w:rsidR="006B7638">
          <w:t xml:space="preserve">as </w:t>
        </w:r>
      </w:ins>
      <w:del w:id="152" w:author="Simons, Bruce (L&amp;W, Highett)" w:date="2015-04-07T09:49:00Z">
        <w:r w:rsidDel="006B7638">
          <w:delText>B</w:delText>
        </w:r>
      </w:del>
      <w:ins w:id="153" w:author="Simons, Bruce (L&amp;W, Highett)" w:date="2015-04-07T09:49:00Z">
        <w:r w:rsidR="006B7638">
          <w:t>b</w:t>
        </w:r>
      </w:ins>
      <w:r>
        <w:t>oth the standards and the communities’ adoption of them are slow.</w:t>
      </w:r>
    </w:p>
    <w:p w14:paraId="4F2DB5A5" w14:textId="09598F50" w:rsidR="00EE7E4A" w:rsidRPr="001F75E9" w:rsidRDefault="00EE7E4A" w:rsidP="00EE7E4A">
      <w:pPr>
        <w:jc w:val="both"/>
      </w:pPr>
      <w:r w:rsidRPr="000A72C8">
        <w:rPr>
          <w:b/>
        </w:rPr>
        <w:t>Cost of change</w:t>
      </w:r>
      <w:r>
        <w:t xml:space="preserve"> </w:t>
      </w:r>
      <w:ins w:id="154" w:author="Simons, Bruce (L&amp;W, Highett)" w:date="2015-04-07T09:31:00Z">
        <w:r w:rsidR="00FF3DBC" w:rsidRPr="0062173B">
          <w:t>–</w:t>
        </w:r>
      </w:ins>
      <w:del w:id="155" w:author="Simons, Bruce (L&amp;W, Highett)" w:date="2015-04-07T09:31:00Z">
        <w:r w:rsidDel="00FF3DBC">
          <w:delText>-</w:delText>
        </w:r>
      </w:del>
      <w:r>
        <w:t xml:space="preserve"> The cost of changing the incumbent systems, processes and skills of people in the current supply chains is high. An example of a successful standardization is the adoption of the Water Data </w:t>
      </w:r>
      <w:del w:id="156" w:author="Simons, Bruce (L&amp;W, Highett)" w:date="2015-04-07T09:50:00Z">
        <w:r w:rsidDel="006B7638">
          <w:delText xml:space="preserve">transfer </w:delText>
        </w:r>
      </w:del>
      <w:ins w:id="157" w:author="Simons, Bruce (L&amp;W, Highett)" w:date="2015-04-07T09:50:00Z">
        <w:r w:rsidR="006B7638">
          <w:t xml:space="preserve">Transfer </w:t>
        </w:r>
      </w:ins>
      <w:r>
        <w:t>Format (WDTF), where specific funds were made available to data providers to upgrade existing systems.</w:t>
      </w:r>
    </w:p>
    <w:p w14:paraId="4A4E1D5A" w14:textId="0E926F0F" w:rsidR="00C16C31" w:rsidRDefault="00C16C31" w:rsidP="00C16C31">
      <w:pPr>
        <w:jc w:val="both"/>
      </w:pPr>
      <w:del w:id="158" w:author="Simons, Bruce (L&amp;W, Highett)" w:date="2015-04-07T09:50:00Z">
        <w:r w:rsidRPr="000A72C8" w:rsidDel="006B7638">
          <w:rPr>
            <w:b/>
          </w:rPr>
          <w:delText>The c</w:delText>
        </w:r>
      </w:del>
      <w:ins w:id="159" w:author="Simons, Bruce (L&amp;W, Highett)" w:date="2015-04-07T09:50:00Z">
        <w:r w:rsidR="006B7638">
          <w:rPr>
            <w:b/>
          </w:rPr>
          <w:t>C</w:t>
        </w:r>
      </w:ins>
      <w:r w:rsidRPr="000A72C8">
        <w:rPr>
          <w:b/>
        </w:rPr>
        <w:t xml:space="preserve">ollective action problem </w:t>
      </w:r>
      <w:r>
        <w:t>– the most efficient supply chain patterns shift much of the immediate cost to the data providers</w:t>
      </w:r>
      <w:ins w:id="160" w:author="Simons, Bruce (L&amp;W, Highett)" w:date="2015-04-07T09:51:00Z">
        <w:r w:rsidR="006B7638">
          <w:t>. However, data provi</w:t>
        </w:r>
      </w:ins>
      <w:ins w:id="161" w:author="Simons, Bruce (L&amp;W, Highett)" w:date="2015-04-07T09:55:00Z">
        <w:r w:rsidR="00D179AD">
          <w:t>d</w:t>
        </w:r>
      </w:ins>
      <w:ins w:id="162" w:author="Simons, Bruce (L&amp;W, Highett)" w:date="2015-04-07T09:51:00Z">
        <w:r w:rsidR="006B7638">
          <w:t>ers</w:t>
        </w:r>
      </w:ins>
      <w:del w:id="163" w:author="Simons, Bruce (L&amp;W, Highett)" w:date="2015-04-07T09:51:00Z">
        <w:r w:rsidDel="006B7638">
          <w:delText xml:space="preserve"> although they</w:delText>
        </w:r>
      </w:del>
      <w:r>
        <w:t xml:space="preserve"> may benefit least from the changes </w:t>
      </w:r>
      <w:del w:id="164" w:author="Simons, Bruce (L&amp;W, Highett)" w:date="2015-04-07T09:52:00Z">
        <w:r w:rsidDel="006B7638">
          <w:delText>if they are not also</w:delText>
        </w:r>
      </w:del>
      <w:ins w:id="165" w:author="Simons, Bruce (L&amp;W, Highett)" w:date="2015-04-07T09:52:00Z">
        <w:r w:rsidR="006B7638">
          <w:t>unless they are</w:t>
        </w:r>
      </w:ins>
      <w:r>
        <w:t xml:space="preserve"> users of data from other producers.</w:t>
      </w:r>
      <w:r w:rsidRPr="008F6BD8">
        <w:t xml:space="preserve"> </w:t>
      </w:r>
      <w:r>
        <w:t xml:space="preserve">This is an example of the </w:t>
      </w:r>
      <w:r w:rsidRPr="00490552">
        <w:t>infrastructure dilemma</w:t>
      </w:r>
      <w:r>
        <w:t xml:space="preserve"> in which the potential collective benefit to the community is subverted by incumbents with more narrow interests. </w:t>
      </w:r>
    </w:p>
    <w:p w14:paraId="279E66D7" w14:textId="7ACB70E7" w:rsidR="00EE7E4A" w:rsidRPr="001F75E9" w:rsidRDefault="00EE7E4A" w:rsidP="00EE7E4A">
      <w:pPr>
        <w:jc w:val="both"/>
      </w:pPr>
      <w:r w:rsidRPr="000A72C8">
        <w:rPr>
          <w:b/>
        </w:rPr>
        <w:t>Risk aversion</w:t>
      </w:r>
      <w:r>
        <w:t xml:space="preserve"> </w:t>
      </w:r>
      <w:ins w:id="166" w:author="Simons, Bruce (L&amp;W, Highett)" w:date="2015-04-07T09:31:00Z">
        <w:r w:rsidR="00FF3DBC" w:rsidRPr="0062173B">
          <w:t>–</w:t>
        </w:r>
      </w:ins>
      <w:del w:id="167" w:author="Simons, Bruce (L&amp;W, Highett)" w:date="2015-04-07T09:31:00Z">
        <w:r w:rsidDel="00FF3DBC">
          <w:delText>-</w:delText>
        </w:r>
      </w:del>
      <w:r>
        <w:t xml:space="preserve"> The approach proposed </w:t>
      </w:r>
      <w:del w:id="168" w:author="Simons, Bruce (L&amp;W, Highett)" w:date="2015-04-07T09:52:00Z">
        <w:r w:rsidDel="00D179AD">
          <w:delText>in this paper will</w:delText>
        </w:r>
      </w:del>
      <w:ins w:id="169" w:author="Simons, Bruce (L&amp;W, Highett)" w:date="2015-04-07T09:52:00Z">
        <w:r w:rsidR="00D179AD">
          <w:t>here</w:t>
        </w:r>
      </w:ins>
      <w:r>
        <w:t xml:space="preserve"> </w:t>
      </w:r>
      <w:del w:id="170" w:author="Simons, Bruce (L&amp;W, Highett)" w:date="2015-04-07T10:58:00Z">
        <w:r w:rsidDel="003F3380">
          <w:delText>appear to have</w:delText>
        </w:r>
      </w:del>
      <w:ins w:id="171" w:author="Simons, Bruce (L&amp;W, Highett)" w:date="2015-04-07T10:58:00Z">
        <w:r w:rsidR="003F3380">
          <w:t>has</w:t>
        </w:r>
      </w:ins>
      <w:r>
        <w:t xml:space="preserve"> risks and </w:t>
      </w:r>
      <w:del w:id="172" w:author="Simons, Bruce (L&amp;W, Highett)" w:date="2015-04-07T10:58:00Z">
        <w:r w:rsidDel="003F3380">
          <w:delText xml:space="preserve">a number of </w:delText>
        </w:r>
      </w:del>
      <w:ins w:id="173" w:author="Simons, Bruce (L&amp;W, Highett)" w:date="2015-04-07T10:58:00Z">
        <w:r w:rsidR="003F3380">
          <w:t xml:space="preserve">some </w:t>
        </w:r>
      </w:ins>
      <w:r>
        <w:t xml:space="preserve">individuals and organisations </w:t>
      </w:r>
      <w:del w:id="174" w:author="Simons, Bruce (L&amp;W, Highett)" w:date="2015-04-07T10:58:00Z">
        <w:r w:rsidDel="003F3380">
          <w:delText xml:space="preserve">will </w:delText>
        </w:r>
      </w:del>
      <w:r>
        <w:t>prefer the status quo rather tha</w:t>
      </w:r>
      <w:del w:id="175" w:author="Simons, Bruce (L&amp;W, Highett)" w:date="2015-04-07T10:59:00Z">
        <w:r w:rsidDel="003F3380">
          <w:delText>t</w:delText>
        </w:r>
      </w:del>
      <w:ins w:id="176" w:author="Simons, Bruce (L&amp;W, Highett)" w:date="2015-04-07T10:59:00Z">
        <w:r w:rsidR="003F3380">
          <w:t>n</w:t>
        </w:r>
      </w:ins>
      <w:r>
        <w:t xml:space="preserve"> adopting new and perhaps more risky methods.</w:t>
      </w:r>
    </w:p>
    <w:p w14:paraId="02DC0F2A" w14:textId="79EB2ABD" w:rsidR="00EE7E4A" w:rsidRPr="001F75E9" w:rsidRDefault="00EE7E4A" w:rsidP="00EE7E4A">
      <w:pPr>
        <w:jc w:val="both"/>
      </w:pPr>
      <w:r w:rsidRPr="000A72C8">
        <w:rPr>
          <w:b/>
        </w:rPr>
        <w:t xml:space="preserve">Lack of skills </w:t>
      </w:r>
      <w:ins w:id="177" w:author="Simons, Bruce (L&amp;W, Highett)" w:date="2015-04-07T09:31:00Z">
        <w:r w:rsidR="00FF3DBC" w:rsidRPr="0062173B">
          <w:t>–</w:t>
        </w:r>
      </w:ins>
      <w:del w:id="178" w:author="Simons, Bruce (L&amp;W, Highett)" w:date="2015-04-07T09:31:00Z">
        <w:r w:rsidDel="00FF3DBC">
          <w:delText>-</w:delText>
        </w:r>
      </w:del>
      <w:r>
        <w:t xml:space="preserve"> The model driven approach to </w:t>
      </w:r>
      <w:ins w:id="179" w:author="Simons, Bruce (L&amp;W, Highett)" w:date="2015-04-07T10:59:00Z">
        <w:r w:rsidR="003F3380">
          <w:t xml:space="preserve">creating </w:t>
        </w:r>
      </w:ins>
      <w:r>
        <w:t>product suite</w:t>
      </w:r>
      <w:ins w:id="180" w:author="Simons, Bruce (L&amp;W, Highett)" w:date="2015-04-07T10:59:00Z">
        <w:r w:rsidR="003F3380">
          <w:t>s</w:t>
        </w:r>
      </w:ins>
      <w:r>
        <w:t xml:space="preserve"> </w:t>
      </w:r>
      <w:del w:id="181" w:author="Simons, Bruce (L&amp;W, Highett)" w:date="2015-04-07T10:59:00Z">
        <w:r w:rsidDel="003F3380">
          <w:delText xml:space="preserve">creation </w:delText>
        </w:r>
      </w:del>
      <w:r>
        <w:t>requires skills that are in limited supply. While modelling skills exist in the wider context of the information technology industry the individuals who possess these skill typically have limited understanding of geospatial concerns. People working on the geo</w:t>
      </w:r>
      <w:del w:id="182" w:author="Simons, Bruce (L&amp;W, Highett)" w:date="2015-04-07T10:59:00Z">
        <w:r w:rsidDel="003F3380">
          <w:delText>-</w:delText>
        </w:r>
      </w:del>
      <w:r>
        <w:t>spatial side typically have little exposure to modelling information systems.</w:t>
      </w:r>
    </w:p>
    <w:p w14:paraId="4F3E758E" w14:textId="4DD382E1" w:rsidR="00EE7E4A" w:rsidRDefault="00EE7E4A" w:rsidP="00EE7E4A">
      <w:pPr>
        <w:jc w:val="both"/>
      </w:pPr>
      <w:r w:rsidRPr="000A72C8">
        <w:rPr>
          <w:b/>
        </w:rPr>
        <w:t xml:space="preserve">Understanding the value proposition </w:t>
      </w:r>
      <w:ins w:id="183" w:author="Simons, Bruce (L&amp;W, Highett)" w:date="2015-04-07T09:31:00Z">
        <w:r w:rsidR="00FF3DBC" w:rsidRPr="0062173B">
          <w:t>–</w:t>
        </w:r>
      </w:ins>
      <w:del w:id="184" w:author="Simons, Bruce (L&amp;W, Highett)" w:date="2015-04-07T09:31:00Z">
        <w:r w:rsidDel="00FF3DBC">
          <w:delText>-</w:delText>
        </w:r>
      </w:del>
      <w:r>
        <w:t xml:space="preserve"> The value proposition, while clear to those individuals who have had the time to study the problem and possible solutions, tends to remain opaque to people working in the current value chains that have not had this opportunity</w:t>
      </w:r>
      <w:ins w:id="185" w:author="Simons, Bruce (L&amp;W, Highett)" w:date="2015-04-07T11:00:00Z">
        <w:r w:rsidR="003F3380">
          <w:t>,</w:t>
        </w:r>
      </w:ins>
      <w:r>
        <w:t xml:space="preserve"> or are not required to work across the extent of the value chain.</w:t>
      </w:r>
    </w:p>
    <w:p w14:paraId="2A30A461" w14:textId="111B0EDD" w:rsidR="00EE7E4A" w:rsidRPr="001F75E9" w:rsidRDefault="00EE7E4A" w:rsidP="00EE7E4A">
      <w:pPr>
        <w:jc w:val="both"/>
      </w:pPr>
      <w:r w:rsidRPr="000A72C8">
        <w:rPr>
          <w:b/>
        </w:rPr>
        <w:t xml:space="preserve">Identifying with the problem </w:t>
      </w:r>
      <w:ins w:id="186" w:author="Simons, Bruce (L&amp;W, Highett)" w:date="2015-04-07T09:31:00Z">
        <w:r w:rsidR="00FF3DBC" w:rsidRPr="0062173B">
          <w:t>–</w:t>
        </w:r>
      </w:ins>
      <w:del w:id="187" w:author="Simons, Bruce (L&amp;W, Highett)" w:date="2015-04-07T09:31:00Z">
        <w:r w:rsidDel="00FF3DBC">
          <w:delText>-</w:delText>
        </w:r>
      </w:del>
      <w:r>
        <w:t xml:space="preserve"> Many individuals and organisation are not able to Identify with the problem because they work in an isolated context and cannot see the broader picture across the value chain.</w:t>
      </w:r>
    </w:p>
    <w:p w14:paraId="2A7D133A" w14:textId="77777777" w:rsidR="00E43496" w:rsidRPr="00C84D18" w:rsidRDefault="00262DA3" w:rsidP="00955065">
      <w:pPr>
        <w:pStyle w:val="Heading2"/>
      </w:pPr>
      <w:r w:rsidRPr="00C84D18">
        <w:t xml:space="preserve">Geospatial data </w:t>
      </w:r>
      <w:r w:rsidR="00553BB1" w:rsidRPr="00C84D18">
        <w:t>interoperability</w:t>
      </w:r>
      <w:bookmarkEnd w:id="72"/>
      <w:r w:rsidR="00553BB1" w:rsidRPr="00C84D18">
        <w:t xml:space="preserve"> </w:t>
      </w:r>
    </w:p>
    <w:p w14:paraId="1B575511" w14:textId="77777777" w:rsidR="0017798C" w:rsidRDefault="0017798C" w:rsidP="0017798C">
      <w:pPr>
        <w:pStyle w:val="Heading3"/>
      </w:pPr>
      <w:r>
        <w:t>Levels of interoperability</w:t>
      </w:r>
    </w:p>
    <w:p w14:paraId="00671B1C" w14:textId="7E4776CE" w:rsidR="00877D17" w:rsidRDefault="00196161" w:rsidP="009023CD">
      <w:pPr>
        <w:jc w:val="both"/>
      </w:pPr>
      <w:r w:rsidRPr="00550420">
        <w:t xml:space="preserve">For </w:t>
      </w:r>
      <w:r w:rsidR="00EB6057">
        <w:t>many</w:t>
      </w:r>
      <w:r w:rsidR="00EB6057" w:rsidRPr="00550420">
        <w:t xml:space="preserve"> </w:t>
      </w:r>
      <w:r w:rsidRPr="00550420">
        <w:t xml:space="preserve">applications, users need to be able to integrate </w:t>
      </w:r>
      <w:r w:rsidR="00284D93" w:rsidRPr="00550420">
        <w:t xml:space="preserve">spatial </w:t>
      </w:r>
      <w:r w:rsidRPr="00550420">
        <w:t xml:space="preserve">data from multiple sources. For example, </w:t>
      </w:r>
      <w:del w:id="188" w:author="Simons, Bruce (L&amp;W, Highett)" w:date="2015-04-07T11:01:00Z">
        <w:r w:rsidRPr="00550420" w:rsidDel="00857B8C">
          <w:delText xml:space="preserve">several disparate </w:delText>
        </w:r>
      </w:del>
      <w:ins w:id="189" w:author="Simons, Bruce (L&amp;W, Highett)" w:date="2015-04-07T11:01:00Z">
        <w:r w:rsidR="00857B8C">
          <w:t>different</w:t>
        </w:r>
        <w:r w:rsidR="00857B8C" w:rsidRPr="00550420">
          <w:t xml:space="preserve"> </w:t>
        </w:r>
      </w:ins>
      <w:r w:rsidRPr="00550420">
        <w:t>sources of data relating to the same object</w:t>
      </w:r>
      <w:ins w:id="190" w:author="Simons, Bruce (L&amp;W, Highett)" w:date="2015-04-07T11:01:00Z">
        <w:r w:rsidR="00857B8C">
          <w:t>,</w:t>
        </w:r>
      </w:ins>
      <w:r w:rsidRPr="00550420">
        <w:t xml:space="preserve"> </w:t>
      </w:r>
      <w:r w:rsidR="00550420" w:rsidRPr="00550420">
        <w:t xml:space="preserve">such as </w:t>
      </w:r>
      <w:r w:rsidRPr="00550420">
        <w:t xml:space="preserve">two road data sets that cover two </w:t>
      </w:r>
      <w:r w:rsidR="00550420" w:rsidRPr="00550420">
        <w:t xml:space="preserve">adjacent </w:t>
      </w:r>
      <w:r w:rsidRPr="00550420">
        <w:t xml:space="preserve">areas, </w:t>
      </w:r>
      <w:r w:rsidR="00284D93" w:rsidRPr="00550420">
        <w:t xml:space="preserve">or </w:t>
      </w:r>
      <w:r w:rsidRPr="00550420">
        <w:t xml:space="preserve">disparate data sets that characterise different phenomena e.g. hydrology and land </w:t>
      </w:r>
      <w:r w:rsidRPr="00550420">
        <w:lastRenderedPageBreak/>
        <w:t>cover.</w:t>
      </w:r>
      <w:r w:rsidR="00F8627F">
        <w:t xml:space="preserve"> </w:t>
      </w:r>
      <w:r w:rsidRPr="00550420">
        <w:t>However</w:t>
      </w:r>
      <w:r w:rsidR="00877D17">
        <w:t>,</w:t>
      </w:r>
      <w:r w:rsidRPr="00550420">
        <w:t xml:space="preserve"> </w:t>
      </w:r>
      <w:r w:rsidR="00E51A57" w:rsidRPr="00550420">
        <w:t xml:space="preserve">data integration and use is problematic </w:t>
      </w:r>
      <w:r w:rsidRPr="00550420">
        <w:t xml:space="preserve">as spatial data </w:t>
      </w:r>
      <w:r w:rsidR="00550420" w:rsidRPr="00550420">
        <w:t xml:space="preserve">is </w:t>
      </w:r>
      <w:r w:rsidRPr="00550420">
        <w:t>produced for different purposes at different scales, using different methods at different times, by different organisations using different systems</w:t>
      </w:r>
      <w:r w:rsidR="00550420" w:rsidRPr="00550420">
        <w:t xml:space="preserve">, </w:t>
      </w:r>
      <w:r w:rsidR="00E51A57">
        <w:t xml:space="preserve">and is typically </w:t>
      </w:r>
      <w:r w:rsidR="00550420" w:rsidRPr="00550420">
        <w:t>delivered in different formats</w:t>
      </w:r>
      <w:r w:rsidR="00CD3E8E">
        <w:t>.</w:t>
      </w:r>
      <w:r w:rsidR="00877D17">
        <w:t xml:space="preserve"> </w:t>
      </w:r>
    </w:p>
    <w:p w14:paraId="0E87C1EA" w14:textId="177614BF" w:rsidR="00196161" w:rsidRDefault="00877D17" w:rsidP="009023CD">
      <w:pPr>
        <w:jc w:val="both"/>
      </w:pPr>
      <w:r>
        <w:t xml:space="preserve">To address these challenges and </w:t>
      </w:r>
      <w:r w:rsidR="00196161">
        <w:t xml:space="preserve">facilitate </w:t>
      </w:r>
      <w:r w:rsidR="00A5252B">
        <w:t>user</w:t>
      </w:r>
      <w:del w:id="191" w:author="Simons, Bruce (L&amp;W, Highett)" w:date="2015-04-07T11:02:00Z">
        <w:r w:rsidR="00A5252B" w:rsidDel="00857B8C">
          <w:delText>’</w:delText>
        </w:r>
      </w:del>
      <w:r w:rsidR="00A5252B">
        <w:t>s</w:t>
      </w:r>
      <w:ins w:id="192" w:author="Simons, Bruce (L&amp;W, Highett)" w:date="2015-04-07T11:02:00Z">
        <w:r w:rsidR="00857B8C">
          <w:t>’</w:t>
        </w:r>
      </w:ins>
      <w:r w:rsidR="00196161">
        <w:t xml:space="preserve"> access </w:t>
      </w:r>
      <w:r w:rsidR="00CD3E8E">
        <w:t xml:space="preserve">to </w:t>
      </w:r>
      <w:r w:rsidR="00196161">
        <w:t xml:space="preserve">and use </w:t>
      </w:r>
      <w:r w:rsidR="00CD3E8E">
        <w:t xml:space="preserve">of </w:t>
      </w:r>
      <w:r w:rsidR="00196161">
        <w:t>spatial data</w:t>
      </w:r>
      <w:r>
        <w:t>,</w:t>
      </w:r>
      <w:r w:rsidR="00196161">
        <w:t xml:space="preserve"> we aim to make </w:t>
      </w:r>
      <w:r w:rsidR="00284D93">
        <w:t xml:space="preserve">it </w:t>
      </w:r>
      <w:r w:rsidR="00196161">
        <w:t xml:space="preserve">interoperable. Interoperability is ‘the ability to transfer and use information in a uniform and efficient manner across multiple organisations and information technology systems’ </w:t>
      </w:r>
      <w:r w:rsidR="00D13F7B">
        <w:fldChar w:fldCharType="begin"/>
      </w:r>
      <w:r w:rsidR="00196161">
        <w:instrText xml:space="preserve"> ADDIN EN.CITE &lt;EndNote&gt;&lt;Cite&gt;&lt;Author&gt;Australian Government Information Management Office (AGIMO)&lt;/Author&gt;&lt;Year&gt;2006&lt;/Year&gt;&lt;RecNum&gt;764&lt;/RecNum&gt;&lt;Suffix&gt; p. 3&lt;/Suffix&gt;&lt;DisplayText&gt;(Australian Government Information Management Office (AGIMO) 2006 p. 3)&lt;/DisplayText&gt;&lt;record&gt;&lt;rec-number&gt;764&lt;/rec-number&gt;&lt;foreign-keys&gt;&lt;key app="EN" db-id="rrxt52zwuvxvewefez4vrwzk9v20evxzz2zf"&gt;764&lt;/key&gt;&lt;/foreign-keys&gt;&lt;ref-type name="Report"&gt;27&lt;/ref-type&gt;&lt;contributors&gt;&lt;authors&gt;&lt;author&gt;Australian Government Information Management Office (AGIMO),&lt;/author&gt;&lt;/authors&gt;&lt;/contributors&gt;&lt;titles&gt;&lt;title&gt;Australian Government Information Interoperability Framework&lt;/title&gt;&lt;/titles&gt;&lt;dates&gt;&lt;year&gt;2006&lt;/year&gt;&lt;/dates&gt;&lt;urls&gt;&lt;related-urls&gt;&lt;url&gt;http://www.finance.gov.au/files/2012/04/Information_Interoperability_Framework.pdf&lt;/url&gt;&lt;/related-urls&gt;&lt;/urls&gt;&lt;/record&gt;&lt;/Cite&gt;&lt;/EndNote&gt;</w:instrText>
      </w:r>
      <w:r w:rsidR="00D13F7B">
        <w:fldChar w:fldCharType="separate"/>
      </w:r>
      <w:r w:rsidR="00196161">
        <w:rPr>
          <w:noProof/>
        </w:rPr>
        <w:t>(</w:t>
      </w:r>
      <w:hyperlink w:anchor="_ENREF_2" w:tooltip="Australian Government Information Management Office (AGIMO), 2006 #764" w:history="1">
        <w:r w:rsidR="00801555">
          <w:rPr>
            <w:noProof/>
          </w:rPr>
          <w:t>Australian Government Information Management Office (AGIMO) 2006 p. 3</w:t>
        </w:r>
      </w:hyperlink>
      <w:r w:rsidR="00196161">
        <w:rPr>
          <w:noProof/>
        </w:rPr>
        <w:t>)</w:t>
      </w:r>
      <w:r w:rsidR="00D13F7B">
        <w:fldChar w:fldCharType="end"/>
      </w:r>
      <w:r w:rsidR="00196161">
        <w:t xml:space="preserve">. </w:t>
      </w:r>
    </w:p>
    <w:p w14:paraId="0926DF17" w14:textId="77777777" w:rsidR="00DE609A" w:rsidRDefault="00877D17" w:rsidP="009023CD">
      <w:pPr>
        <w:jc w:val="both"/>
      </w:pPr>
      <w:r w:rsidRPr="005D6693">
        <w:t xml:space="preserve">Interoperability touches on social as well as technical concerns as institutions and communities need to participate in the development of </w:t>
      </w:r>
      <w:r w:rsidR="00DE609A">
        <w:t xml:space="preserve">standards </w:t>
      </w:r>
      <w:r w:rsidRPr="005D6693">
        <w:t xml:space="preserve">and </w:t>
      </w:r>
      <w:r w:rsidR="009F35DC" w:rsidRPr="005D6693">
        <w:t xml:space="preserve">agree to adopt </w:t>
      </w:r>
      <w:r w:rsidR="00DE609A">
        <w:t>them</w:t>
      </w:r>
      <w:r w:rsidR="009F35DC" w:rsidRPr="005D6693">
        <w:t xml:space="preserve">. </w:t>
      </w:r>
    </w:p>
    <w:p w14:paraId="3349363A" w14:textId="277323D5" w:rsidR="00124464" w:rsidRPr="005D6693" w:rsidRDefault="009F35DC" w:rsidP="009023CD">
      <w:pPr>
        <w:jc w:val="both"/>
      </w:pPr>
      <w:r w:rsidRPr="005D6693">
        <w:t xml:space="preserve">From a technical perspective, the quest for interoperability can be </w:t>
      </w:r>
      <w:r w:rsidR="00877D17" w:rsidRPr="005D6693">
        <w:t xml:space="preserve">characterised as a series of levels </w:t>
      </w:r>
      <w:r w:rsidRPr="005D6693">
        <w:t xml:space="preserve">each of which address a </w:t>
      </w:r>
      <w:r w:rsidR="00877D17" w:rsidRPr="005D6693">
        <w:t xml:space="preserve">set of concerns to achieve </w:t>
      </w:r>
      <w:r w:rsidRPr="005D6693">
        <w:t>increasing levels of interoperation</w:t>
      </w:r>
      <w:r w:rsidR="002D0C89" w:rsidRPr="005D6693">
        <w:t xml:space="preserve"> as shown in </w:t>
      </w:r>
      <w:r w:rsidR="002D0C89" w:rsidRPr="005D6693">
        <w:fldChar w:fldCharType="begin"/>
      </w:r>
      <w:r w:rsidR="002D0C89" w:rsidRPr="005D6693">
        <w:instrText xml:space="preserve"> REF _Ref413177727 \h </w:instrText>
      </w:r>
      <w:r w:rsidR="00DE609A">
        <w:instrText xml:space="preserve"> \* MERGEFORMAT </w:instrText>
      </w:r>
      <w:r w:rsidR="002D0C89" w:rsidRPr="005D6693">
        <w:fldChar w:fldCharType="separate"/>
      </w:r>
      <w:r w:rsidR="009012CA">
        <w:t xml:space="preserve">Figure </w:t>
      </w:r>
      <w:r w:rsidR="009012CA">
        <w:rPr>
          <w:noProof/>
        </w:rPr>
        <w:t>2</w:t>
      </w:r>
      <w:r w:rsidR="002D0C89" w:rsidRPr="005D6693">
        <w:fldChar w:fldCharType="end"/>
      </w:r>
      <w:r w:rsidR="00124464" w:rsidRPr="005D6693">
        <w:t>.</w:t>
      </w:r>
      <w:r w:rsidRPr="005D6693">
        <w:t xml:space="preserve"> </w:t>
      </w:r>
      <w:r w:rsidR="00A151FE">
        <w:t xml:space="preserve">The critical </w:t>
      </w:r>
      <w:r w:rsidR="00311DCA">
        <w:t xml:space="preserve">levels of interoperability </w:t>
      </w:r>
      <w:r w:rsidR="000E6161">
        <w:t xml:space="preserve">discussed below </w:t>
      </w:r>
      <w:commentRangeStart w:id="193"/>
      <w:r w:rsidR="000E6161">
        <w:t>are</w:t>
      </w:r>
      <w:commentRangeEnd w:id="193"/>
      <w:r w:rsidR="00EE2138">
        <w:rPr>
          <w:rStyle w:val="CommentReference"/>
        </w:rPr>
        <w:commentReference w:id="193"/>
      </w:r>
      <w:r w:rsidR="00124464" w:rsidRPr="005D6693">
        <w:t>:</w:t>
      </w:r>
    </w:p>
    <w:p w14:paraId="1AB215F0" w14:textId="77777777" w:rsidR="00124464" w:rsidRPr="005D6693" w:rsidRDefault="00A3205A" w:rsidP="00790B92">
      <w:pPr>
        <w:pStyle w:val="ListParagraph"/>
        <w:numPr>
          <w:ilvl w:val="0"/>
          <w:numId w:val="40"/>
        </w:numPr>
        <w:jc w:val="both"/>
      </w:pPr>
      <w:r w:rsidRPr="005D6693">
        <w:t xml:space="preserve">technical interoperability achieved through the </w:t>
      </w:r>
      <w:r w:rsidR="002D0C89" w:rsidRPr="005D6693">
        <w:t>use of communication protocols such as HTTP;</w:t>
      </w:r>
      <w:r w:rsidR="00877D17" w:rsidRPr="005D6693">
        <w:t xml:space="preserve"> </w:t>
      </w:r>
    </w:p>
    <w:p w14:paraId="3D004D16" w14:textId="58E32A2B" w:rsidR="00124464" w:rsidRPr="005D6693" w:rsidRDefault="00A3205A" w:rsidP="00790B92">
      <w:pPr>
        <w:pStyle w:val="ListParagraph"/>
        <w:numPr>
          <w:ilvl w:val="0"/>
          <w:numId w:val="40"/>
        </w:numPr>
        <w:jc w:val="both"/>
      </w:pPr>
      <w:r w:rsidRPr="005D6693">
        <w:t xml:space="preserve">syntactic interoperability achieved through </w:t>
      </w:r>
      <w:r w:rsidR="00124464" w:rsidRPr="005D6693">
        <w:t xml:space="preserve">the use of common data formats </w:t>
      </w:r>
      <w:r w:rsidR="002D0C89" w:rsidRPr="005D6693">
        <w:t xml:space="preserve">such as </w:t>
      </w:r>
      <w:r w:rsidR="00EB6057">
        <w:t>X</w:t>
      </w:r>
      <w:r w:rsidR="00EB6057" w:rsidRPr="005D6693">
        <w:t>ML</w:t>
      </w:r>
      <w:r w:rsidR="002D0C89" w:rsidRPr="005D6693">
        <w:t>;</w:t>
      </w:r>
      <w:r w:rsidR="00311DCA">
        <w:t xml:space="preserve"> </w:t>
      </w:r>
      <w:del w:id="194" w:author="Simons, Bruce (L&amp;W, Highett)" w:date="2015-04-07T11:15:00Z">
        <w:r w:rsidR="00311DCA" w:rsidDel="00EE2138">
          <w:delText>and</w:delText>
        </w:r>
      </w:del>
    </w:p>
    <w:p w14:paraId="2A02347B" w14:textId="1DD58C6A" w:rsidR="00EE2138" w:rsidRDefault="00EE2138" w:rsidP="00311DCA">
      <w:pPr>
        <w:pStyle w:val="ListParagraph"/>
        <w:numPr>
          <w:ilvl w:val="0"/>
          <w:numId w:val="40"/>
        </w:numPr>
        <w:jc w:val="both"/>
        <w:rPr>
          <w:ins w:id="195" w:author="Simons, Bruce (L&amp;W, Highett)" w:date="2015-04-07T11:14:00Z"/>
        </w:rPr>
      </w:pPr>
      <w:ins w:id="196" w:author="Simons, Bruce (L&amp;W, Highett)" w:date="2015-04-07T11:14:00Z">
        <w:r>
          <w:t>schematic interoperability</w:t>
        </w:r>
      </w:ins>
      <w:ins w:id="197" w:author="Simons, Bruce (L&amp;W, Highett)" w:date="2015-04-07T11:15:00Z">
        <w:r>
          <w:t xml:space="preserve"> </w:t>
        </w:r>
        <w:r w:rsidRPr="00323800">
          <w:t>achieved through the use of common information exchange models</w:t>
        </w:r>
        <w:r>
          <w:t>; and</w:t>
        </w:r>
      </w:ins>
    </w:p>
    <w:p w14:paraId="4433767F" w14:textId="13D7CD14" w:rsidR="009F35DC" w:rsidRPr="00311DCA" w:rsidRDefault="00A3205A" w:rsidP="00311DCA">
      <w:pPr>
        <w:pStyle w:val="ListParagraph"/>
        <w:numPr>
          <w:ilvl w:val="0"/>
          <w:numId w:val="40"/>
        </w:numPr>
        <w:jc w:val="both"/>
      </w:pPr>
      <w:r w:rsidRPr="00323800">
        <w:t xml:space="preserve">semantic interoperability achieved through the use </w:t>
      </w:r>
      <w:r w:rsidR="00124464" w:rsidRPr="00323800">
        <w:t xml:space="preserve">of common </w:t>
      </w:r>
      <w:del w:id="198" w:author="Simons, Bruce (L&amp;W, Highett)" w:date="2015-04-07T11:15:00Z">
        <w:r w:rsidR="00124464" w:rsidRPr="00323800" w:rsidDel="00EE2138">
          <w:delText xml:space="preserve">information exchange models and </w:delText>
        </w:r>
      </w:del>
      <w:r w:rsidR="00124464" w:rsidRPr="00323800">
        <w:t>vocabularies</w:t>
      </w:r>
      <w:del w:id="199" w:author="Simons, Bruce (L&amp;W, Highett)" w:date="2015-04-07T11:15:00Z">
        <w:r w:rsidR="00124464" w:rsidRPr="00323800" w:rsidDel="00EE2138">
          <w:delText xml:space="preserve"> </w:delText>
        </w:r>
        <w:r w:rsidR="002D0C89" w:rsidRPr="00323800" w:rsidDel="00EE2138">
          <w:delText>such as GeosciML</w:delText>
        </w:r>
      </w:del>
      <w:r w:rsidR="00311DCA">
        <w:t>.</w:t>
      </w:r>
      <w:r w:rsidR="002D0C89" w:rsidRPr="00323800">
        <w:t xml:space="preserve"> </w:t>
      </w:r>
    </w:p>
    <w:p w14:paraId="0555D09D" w14:textId="77777777" w:rsidR="009F35DC" w:rsidRDefault="009F35DC" w:rsidP="009023CD">
      <w:pPr>
        <w:jc w:val="both"/>
      </w:pPr>
    </w:p>
    <w:p w14:paraId="4830CEC8" w14:textId="252796DD" w:rsidR="00196161" w:rsidRDefault="00732D84" w:rsidP="009023CD">
      <w:pPr>
        <w:jc w:val="both"/>
      </w:pPr>
      <w:del w:id="200" w:author="Simons, Bruce (L&amp;W, Highett)" w:date="2015-04-08T07:56:00Z">
        <w:r w:rsidDel="004370FC">
          <w:rPr>
            <w:noProof/>
          </w:rPr>
          <w:drawing>
            <wp:inline distT="0" distB="0" distL="0" distR="0" wp14:anchorId="60CB82E0" wp14:editId="7AD35620">
              <wp:extent cx="3476625" cy="2608919"/>
              <wp:effectExtent l="0" t="0" r="0" b="1270"/>
              <wp:docPr id="5" name="Picture 4" descr="Levels of Conceptual Interoperability (published in Tolk A, Diallo SY, Turnitsa CD, Winters LS (2006) &quot;Composable M&amp;S Web Services for Net-centric Applications,&quot; Journal for Defense Modeling &amp; Simulation (JDMS), Volume 3 Number 1, pp. 27-44, January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s of Conceptual Interoperability (published in Tolk A, Diallo SY, Turnitsa CD, Winters LS (2006) &quot;Composable M&amp;S Web Services for Net-centric Applications,&quot; Journal for Defense Modeling &amp; Simulation (JDMS), Volume 3 Number 1, pp. 27-44, January 2006)"/>
                      <pic:cNvPicPr>
                        <a:picLocks noChangeAspect="1" noChangeArrowheads="1"/>
                      </pic:cNvPicPr>
                    </pic:nvPicPr>
                    <pic:blipFill>
                      <a:blip r:embed="rId20"/>
                      <a:srcRect/>
                      <a:stretch>
                        <a:fillRect/>
                      </a:stretch>
                    </pic:blipFill>
                    <pic:spPr bwMode="auto">
                      <a:xfrm>
                        <a:off x="0" y="0"/>
                        <a:ext cx="3508651" cy="2632952"/>
                      </a:xfrm>
                      <a:prstGeom prst="rect">
                        <a:avLst/>
                      </a:prstGeom>
                      <a:noFill/>
                      <a:ln w="9525">
                        <a:noFill/>
                        <a:miter lim="800000"/>
                        <a:headEnd/>
                        <a:tailEnd/>
                      </a:ln>
                    </pic:spPr>
                  </pic:pic>
                </a:graphicData>
              </a:graphic>
            </wp:inline>
          </w:drawing>
        </w:r>
      </w:del>
    </w:p>
    <w:p w14:paraId="1379ADE5" w14:textId="47A461AA" w:rsidR="00196161" w:rsidRPr="00892DEC" w:rsidRDefault="00196161" w:rsidP="009023CD">
      <w:pPr>
        <w:keepNext/>
        <w:jc w:val="both"/>
      </w:pPr>
      <w:r>
        <w:t xml:space="preserve"> </w:t>
      </w:r>
    </w:p>
    <w:p w14:paraId="0DBCACC5" w14:textId="1A19BA60" w:rsidR="00EE2138" w:rsidRDefault="00196161">
      <w:pPr>
        <w:rPr>
          <w:ins w:id="201" w:author="Simons, Bruce (L&amp;W, Highett)" w:date="2015-04-08T07:53:00Z"/>
        </w:rPr>
        <w:pPrChange w:id="202" w:author="Simons, Bruce (L&amp;W, Highett)" w:date="2015-04-07T11:11:00Z">
          <w:pPr>
            <w:pStyle w:val="Caption"/>
            <w:jc w:val="both"/>
          </w:pPr>
        </w:pPrChange>
      </w:pPr>
      <w:bookmarkStart w:id="203" w:name="_Ref413177727"/>
      <w:bookmarkStart w:id="204" w:name="_Toc410119743"/>
      <w:bookmarkStart w:id="205" w:name="_Ref413177722"/>
      <w:bookmarkStart w:id="206" w:name="_Toc415753071"/>
      <w:del w:id="207" w:author="Simons, Bruce (L&amp;W, Highett)" w:date="2015-04-08T07:56:00Z">
        <w:r w:rsidDel="004370FC">
          <w:delText xml:space="preserve">Figure </w:delText>
        </w:r>
        <w:r w:rsidR="00D13F7B" w:rsidDel="004370FC">
          <w:fldChar w:fldCharType="begin"/>
        </w:r>
        <w:r w:rsidDel="004370FC">
          <w:delInstrText xml:space="preserve"> SEQ Figure \* ARABIC </w:delInstrText>
        </w:r>
        <w:r w:rsidR="00D13F7B" w:rsidDel="004370FC">
          <w:fldChar w:fldCharType="separate"/>
        </w:r>
        <w:r w:rsidR="007D147F" w:rsidDel="004370FC">
          <w:rPr>
            <w:noProof/>
          </w:rPr>
          <w:delText>2</w:delText>
        </w:r>
        <w:r w:rsidR="00D13F7B" w:rsidDel="004370FC">
          <w:fldChar w:fldCharType="end"/>
        </w:r>
        <w:bookmarkEnd w:id="203"/>
        <w:r w:rsidR="00F8627F" w:rsidDel="004370FC">
          <w:delText xml:space="preserve"> </w:delText>
        </w:r>
        <w:r w:rsidRPr="00355C65" w:rsidDel="004370FC">
          <w:delText>Levels of conceptual interoperability</w:delText>
        </w:r>
        <w:bookmarkEnd w:id="204"/>
        <w:r w:rsidR="00485331" w:rsidDel="004370FC">
          <w:delText xml:space="preserve"> </w:delText>
        </w:r>
        <w:r w:rsidR="001D2571" w:rsidDel="004370FC">
          <w:fldChar w:fldCharType="begin"/>
        </w:r>
        <w:r w:rsidR="001D2571" w:rsidDel="004370FC">
          <w:delInstrText xml:space="preserve"> ADDIN EN.CITE &lt;EndNote&gt;&lt;Cite&gt;&lt;Author&gt;Turnitsa&lt;/Author&gt;&lt;Year&gt;2005&lt;/Year&gt;&lt;RecNum&gt;842&lt;/RecNum&gt;&lt;DisplayText&gt;(Turnitsa 2005)&lt;/DisplayText&gt;&lt;record&gt;&lt;rec-number&gt;842&lt;/rec-number&gt;&lt;foreign-keys&gt;&lt;key app="EN" db-id="rrxt52zwuvxvewefez4vrwzk9v20evxzz2zf"&gt;842&lt;/key&gt;&lt;/foreign-keys&gt;&lt;ref-type name="Conference Proceedings"&gt;10&lt;/ref-type&gt;&lt;contributors&gt;&lt;authors&gt;&lt;author&gt;Turnitsa, CD&lt;/author&gt;&lt;/authors&gt;&lt;/contributors&gt;&lt;titles&gt;&lt;title&gt;Extending the levels of conceptual interoperability model&lt;/title&gt;&lt;secondary-title&gt;Proceedings IEEE summer computer simulation conference, IEEE CS Press&lt;/secondary-title&gt;&lt;/titles&gt;&lt;dates&gt;&lt;year&gt;2005&lt;/year&gt;&lt;/dates&gt;&lt;urls&gt;&lt;/urls&gt;&lt;/record&gt;&lt;/Cite&gt;&lt;/EndNote&gt;</w:delInstrText>
        </w:r>
        <w:r w:rsidR="001D2571" w:rsidDel="004370FC">
          <w:fldChar w:fldCharType="separate"/>
        </w:r>
        <w:r w:rsidR="001D2571" w:rsidDel="004370FC">
          <w:rPr>
            <w:noProof/>
          </w:rPr>
          <w:delText>(</w:delText>
        </w:r>
        <w:r w:rsidR="002C1A41" w:rsidDel="004370FC">
          <w:fldChar w:fldCharType="begin"/>
        </w:r>
        <w:r w:rsidR="002C1A41" w:rsidDel="004370FC">
          <w:delInstrText xml:space="preserve"> HYPERLINK \l "_ENREF_29" \o "Turnitsa, 2005 #842" </w:delInstrText>
        </w:r>
        <w:r w:rsidR="002C1A41" w:rsidDel="004370FC">
          <w:fldChar w:fldCharType="separate"/>
        </w:r>
        <w:r w:rsidR="00801555" w:rsidDel="004370FC">
          <w:rPr>
            <w:noProof/>
          </w:rPr>
          <w:delText>Turnitsa 2005</w:delText>
        </w:r>
        <w:r w:rsidR="002C1A41" w:rsidDel="004370FC">
          <w:rPr>
            <w:noProof/>
          </w:rPr>
          <w:fldChar w:fldCharType="end"/>
        </w:r>
        <w:r w:rsidR="001D2571" w:rsidDel="004370FC">
          <w:rPr>
            <w:noProof/>
          </w:rPr>
          <w:delText>)</w:delText>
        </w:r>
        <w:r w:rsidR="001D2571" w:rsidDel="004370FC">
          <w:fldChar w:fldCharType="end"/>
        </w:r>
        <w:r w:rsidR="00E51A57" w:rsidDel="004370FC">
          <w:delText>.</w:delText>
        </w:r>
      </w:del>
      <w:bookmarkEnd w:id="205"/>
      <w:bookmarkEnd w:id="206"/>
    </w:p>
    <w:p w14:paraId="6198C08B" w14:textId="55B3A420" w:rsidR="002C1A41" w:rsidRDefault="002C1A41">
      <w:pPr>
        <w:rPr>
          <w:ins w:id="208" w:author="Simons, Bruce (L&amp;W, Highett)" w:date="2015-04-08T07:53:00Z"/>
        </w:rPr>
        <w:pPrChange w:id="209" w:author="Simons, Bruce (L&amp;W, Highett)" w:date="2015-04-07T11:11:00Z">
          <w:pPr>
            <w:pStyle w:val="Caption"/>
            <w:jc w:val="both"/>
          </w:pPr>
        </w:pPrChange>
      </w:pPr>
      <w:ins w:id="210" w:author="Simons, Bruce (L&amp;W, Highett)" w:date="2015-04-08T07:53:00Z">
        <w:r>
          <w:rPr>
            <w:noProof/>
          </w:rPr>
          <w:lastRenderedPageBreak/>
          <w:drawing>
            <wp:inline distT="0" distB="0" distL="0" distR="0" wp14:anchorId="67AC520A" wp14:editId="1F820AE2">
              <wp:extent cx="6120130" cy="3140710"/>
              <wp:effectExtent l="0" t="0" r="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40710"/>
                      </a:xfrm>
                      <a:prstGeom prst="rect">
                        <a:avLst/>
                      </a:prstGeom>
                    </pic:spPr>
                  </pic:pic>
                </a:graphicData>
              </a:graphic>
            </wp:inline>
          </w:drawing>
        </w:r>
      </w:ins>
    </w:p>
    <w:p w14:paraId="48F22081" w14:textId="5060A6F4" w:rsidR="002C1A41" w:rsidRDefault="002C1A41" w:rsidP="002C1A41">
      <w:pPr>
        <w:pStyle w:val="Caption"/>
        <w:jc w:val="both"/>
        <w:rPr>
          <w:ins w:id="211" w:author="Simons, Bruce (L&amp;W, Highett)" w:date="2015-04-08T07:53:00Z"/>
        </w:rPr>
      </w:pPr>
      <w:ins w:id="212" w:author="Simons, Bruce (L&amp;W, Highett)" w:date="2015-04-08T07:53:00Z">
        <w:r>
          <w:t xml:space="preserve">Figure </w:t>
        </w:r>
        <w:r>
          <w:fldChar w:fldCharType="begin"/>
        </w:r>
        <w:r>
          <w:instrText xml:space="preserve"> SEQ Figure \* ARABIC </w:instrText>
        </w:r>
        <w:r>
          <w:fldChar w:fldCharType="separate"/>
        </w:r>
        <w:r>
          <w:rPr>
            <w:noProof/>
          </w:rPr>
          <w:t>2</w:t>
        </w:r>
        <w:r>
          <w:fldChar w:fldCharType="end"/>
        </w:r>
        <w:r>
          <w:t xml:space="preserve"> Interoperability </w:t>
        </w:r>
      </w:ins>
      <w:ins w:id="213" w:author="Simons, Bruce (L&amp;W, Highett)" w:date="2015-04-08T07:54:00Z">
        <w:r>
          <w:t>l</w:t>
        </w:r>
      </w:ins>
      <w:ins w:id="214" w:author="Simons, Bruce (L&amp;W, Highett)" w:date="2015-04-08T07:53:00Z">
        <w:r w:rsidRPr="00355C65">
          <w:t xml:space="preserve">evels </w:t>
        </w:r>
      </w:ins>
      <w:ins w:id="215" w:author="Simons, Bruce (L&amp;W, Highett)" w:date="2015-04-08T07:54:00Z">
        <w:r>
          <w:t>increasing vertically for greater excha</w:t>
        </w:r>
        <w:r w:rsidR="004370FC">
          <w:t>nge of meaning between database systems (</w:t>
        </w:r>
      </w:ins>
      <w:ins w:id="216" w:author="Simons, Bruce (L&amp;W, Highett)" w:date="2015-04-08T07:55:00Z">
        <w:r w:rsidR="004370FC" w:rsidRPr="00307E29">
          <w:rPr>
            <w:noProof/>
          </w:rPr>
          <w:t>Brodaric</w:t>
        </w:r>
        <w:r w:rsidR="004370FC">
          <w:rPr>
            <w:noProof/>
          </w:rPr>
          <w:t xml:space="preserve"> and Gahegan</w:t>
        </w:r>
        <w:r w:rsidR="004370FC" w:rsidRPr="00307E29">
          <w:rPr>
            <w:noProof/>
          </w:rPr>
          <w:t xml:space="preserve"> 2006</w:t>
        </w:r>
        <w:r w:rsidR="004370FC">
          <w:rPr>
            <w:noProof/>
          </w:rPr>
          <w:t>)</w:t>
        </w:r>
      </w:ins>
      <w:ins w:id="217" w:author="Simons, Bruce (L&amp;W, Highett)" w:date="2015-04-08T07:53:00Z">
        <w:r>
          <w:t>.</w:t>
        </w:r>
      </w:ins>
    </w:p>
    <w:p w14:paraId="77622BF1" w14:textId="77777777" w:rsidR="002C1A41" w:rsidRPr="00EE2138" w:rsidRDefault="002C1A41">
      <w:pPr>
        <w:pPrChange w:id="218" w:author="Simons, Bruce (L&amp;W, Highett)" w:date="2015-04-07T11:11:00Z">
          <w:pPr>
            <w:pStyle w:val="Caption"/>
            <w:jc w:val="both"/>
          </w:pPr>
        </w:pPrChange>
      </w:pPr>
    </w:p>
    <w:p w14:paraId="05544CAF" w14:textId="4D4CCE38" w:rsidR="00196161" w:rsidRPr="00550420" w:rsidRDefault="00196161" w:rsidP="00196161">
      <w:pPr>
        <w:pStyle w:val="Heading3"/>
      </w:pPr>
      <w:r w:rsidRPr="00550420">
        <w:t xml:space="preserve">Data </w:t>
      </w:r>
      <w:del w:id="219" w:author="Simons, Bruce (L&amp;W, Highett)" w:date="2015-04-07T11:23:00Z">
        <w:r w:rsidRPr="00550420" w:rsidDel="00964BC7">
          <w:delText>format</w:delText>
        </w:r>
      </w:del>
      <w:ins w:id="220" w:author="Simons, Bruce (L&amp;W, Highett)" w:date="2015-04-07T11:23:00Z">
        <w:r w:rsidR="00964BC7">
          <w:t>Systems</w:t>
        </w:r>
      </w:ins>
    </w:p>
    <w:p w14:paraId="679EAEBD" w14:textId="77777777" w:rsidR="00FA1180" w:rsidRDefault="00196161" w:rsidP="009023CD">
      <w:pPr>
        <w:jc w:val="both"/>
        <w:rPr>
          <w:ins w:id="221" w:author="Simons, Bruce (L&amp;W, Highett)" w:date="2015-04-07T12:01:00Z"/>
        </w:rPr>
      </w:pPr>
      <w:r w:rsidDel="00964BC7">
        <w:t>A wide variety of Geographic Information Systems (GIS) and associated technologies are used to produce</w:t>
      </w:r>
      <w:r w:rsidR="00CD3E8E" w:rsidDel="00964BC7">
        <w:t>,</w:t>
      </w:r>
      <w:r w:rsidDel="00964BC7">
        <w:t xml:space="preserve"> manage</w:t>
      </w:r>
      <w:r w:rsidR="00CD3E8E" w:rsidDel="00964BC7">
        <w:t>,</w:t>
      </w:r>
      <w:r w:rsidDel="00964BC7">
        <w:t xml:space="preserve"> deliver and work with geospatial data. These systems use a range of </w:t>
      </w:r>
      <w:ins w:id="222" w:author="Simons, Bruce (L&amp;W, Highett)" w:date="2015-04-07T11:25:00Z">
        <w:r w:rsidR="00964BC7">
          <w:t xml:space="preserve">operating systems and </w:t>
        </w:r>
      </w:ins>
      <w:r w:rsidDel="00964BC7">
        <w:t xml:space="preserve">proprietary data formats. Moving data between systems and integrating data from different systems requires </w:t>
      </w:r>
      <w:ins w:id="223" w:author="Simons, Bruce (L&amp;W, Highett)" w:date="2015-04-07T11:26:00Z">
        <w:r w:rsidR="00964BC7">
          <w:t xml:space="preserve">using standard data exchange systems, either file-based or </w:t>
        </w:r>
      </w:ins>
      <w:ins w:id="224" w:author="Simons, Bruce (L&amp;W, Highett)" w:date="2015-04-07T11:27:00Z">
        <w:r w:rsidR="00964BC7">
          <w:t xml:space="preserve">web </w:t>
        </w:r>
      </w:ins>
      <w:ins w:id="225" w:author="Simons, Bruce (L&amp;W, Highett)" w:date="2015-04-07T11:26:00Z">
        <w:r w:rsidR="00964BC7">
          <w:t xml:space="preserve">service based. </w:t>
        </w:r>
      </w:ins>
      <w:ins w:id="226" w:author="Simons, Bruce (L&amp;W, Highett)" w:date="2015-04-07T11:27:00Z">
        <w:r w:rsidR="00964BC7">
          <w:t xml:space="preserve">These systems are well-established, and many of the GIS applications </w:t>
        </w:r>
      </w:ins>
      <w:ins w:id="227" w:author="Simons, Bruce (L&amp;W, Highett)" w:date="2015-04-07T11:59:00Z">
        <w:r w:rsidR="00FA1180">
          <w:t xml:space="preserve">can </w:t>
        </w:r>
      </w:ins>
      <w:ins w:id="228" w:author="Simons, Bruce (L&amp;W, Highett)" w:date="2015-04-07T11:27:00Z">
        <w:r w:rsidR="00964BC7">
          <w:t xml:space="preserve">make use of </w:t>
        </w:r>
      </w:ins>
      <w:ins w:id="229" w:author="Simons, Bruce (L&amp;W, Highett)" w:date="2015-04-07T11:39:00Z">
        <w:r w:rsidR="00795B7B">
          <w:t>them.</w:t>
        </w:r>
      </w:ins>
      <w:ins w:id="230" w:author="Simons, Bruce (L&amp;W, Highett)" w:date="2015-04-07T11:59:00Z">
        <w:r w:rsidR="00FA1180">
          <w:t xml:space="preserve"> </w:t>
        </w:r>
      </w:ins>
    </w:p>
    <w:p w14:paraId="0EC5631C" w14:textId="652F97AD" w:rsidR="00964BC7" w:rsidRDefault="00FA1180" w:rsidP="009023CD">
      <w:pPr>
        <w:jc w:val="both"/>
        <w:rPr>
          <w:ins w:id="231" w:author="Simons, Bruce (L&amp;W, Highett)" w:date="2015-04-07T11:27:00Z"/>
        </w:rPr>
      </w:pPr>
      <w:ins w:id="232" w:author="Simons, Bruce (L&amp;W, Highett)" w:date="2015-04-07T12:01:00Z">
        <w:r>
          <w:t>T</w:t>
        </w:r>
      </w:ins>
      <w:ins w:id="233" w:author="Simons, Bruce (L&amp;W, Highett)" w:date="2015-04-07T11:59:00Z">
        <w:r>
          <w:t>he data user must know what particular data delivery mechanism a data provider is using in order to frame an appropriate data query.</w:t>
        </w:r>
      </w:ins>
    </w:p>
    <w:p w14:paraId="3A3C0039" w14:textId="5FD1C3D3" w:rsidR="00865F79" w:rsidDel="00795B7B" w:rsidRDefault="00865F79" w:rsidP="009023CD">
      <w:pPr>
        <w:jc w:val="both"/>
        <w:rPr>
          <w:del w:id="234" w:author="Simons, Bruce (L&amp;W, Highett)" w:date="2015-04-07T11:41:00Z"/>
        </w:rPr>
      </w:pPr>
      <w:del w:id="235" w:author="Simons, Bruce (L&amp;W, Highett)" w:date="2015-04-07T11:41:00Z">
        <w:r w:rsidDel="00795B7B">
          <w:delText xml:space="preserve">that it be packaged in known </w:delText>
        </w:r>
        <w:r w:rsidR="00196161" w:rsidDel="00795B7B">
          <w:delText>formats</w:delText>
        </w:r>
        <w:r w:rsidDel="00795B7B">
          <w:delText>, such as CSV, XML or JSON</w:delText>
        </w:r>
        <w:r w:rsidR="00196161" w:rsidDel="00795B7B">
          <w:delText xml:space="preserve">. </w:delText>
        </w:r>
      </w:del>
    </w:p>
    <w:p w14:paraId="25061315" w14:textId="646EF0FE" w:rsidR="00865F79" w:rsidRDefault="00865F79" w:rsidP="00311DCA">
      <w:pPr>
        <w:pStyle w:val="Heading3"/>
      </w:pPr>
      <w:r w:rsidRPr="00550420">
        <w:t xml:space="preserve">Data </w:t>
      </w:r>
      <w:del w:id="236" w:author="Simons, Bruce (L&amp;W, Highett)" w:date="2015-04-07T11:22:00Z">
        <w:r w:rsidRPr="00550420" w:rsidDel="00964BC7">
          <w:delText xml:space="preserve">structure </w:delText>
        </w:r>
      </w:del>
      <w:ins w:id="237" w:author="Simons, Bruce (L&amp;W, Highett)" w:date="2015-04-07T11:22:00Z">
        <w:r w:rsidR="00964BC7">
          <w:t>Syntax</w:t>
        </w:r>
        <w:r w:rsidR="00964BC7" w:rsidRPr="00550420">
          <w:t xml:space="preserve"> </w:t>
        </w:r>
      </w:ins>
    </w:p>
    <w:p w14:paraId="0E0E89F4" w14:textId="07A2D4D4" w:rsidR="00196161" w:rsidRDefault="00196161" w:rsidP="009023CD">
      <w:pPr>
        <w:jc w:val="both"/>
      </w:pPr>
      <w:r>
        <w:t xml:space="preserve">Much of the </w:t>
      </w:r>
      <w:ins w:id="238" w:author="Simons, Bruce (L&amp;W, Highett)" w:date="2015-04-07T11:39:00Z">
        <w:r w:rsidR="00795B7B">
          <w:t xml:space="preserve">GIS </w:t>
        </w:r>
      </w:ins>
      <w:r>
        <w:t>software provides in-built translation tools, although some information cannot survive transformation (e.g. topology will be lost when transforming to a format that does not support topology).</w:t>
      </w:r>
    </w:p>
    <w:p w14:paraId="5ECF07D7" w14:textId="18C34804" w:rsidR="0017798C" w:rsidRDefault="00196161" w:rsidP="009023CD">
      <w:pPr>
        <w:jc w:val="both"/>
        <w:rPr>
          <w:ins w:id="239" w:author="Simons, Bruce (L&amp;W, Highett)" w:date="2015-04-07T11:23:00Z"/>
        </w:rPr>
      </w:pPr>
      <w:r>
        <w:t xml:space="preserve">Standard formats have emerged such as </w:t>
      </w:r>
      <w:r w:rsidR="00CD3E8E">
        <w:t xml:space="preserve">the </w:t>
      </w:r>
      <w:r>
        <w:t xml:space="preserve">Geography Markup Language (GML) </w:t>
      </w:r>
      <w:r w:rsidR="00D13F7B">
        <w:fldChar w:fldCharType="begin"/>
      </w:r>
      <w:r w:rsidR="009C3721">
        <w:instrText xml:space="preserve"> ADDIN EN.CITE &lt;EndNote&gt;&lt;Cite&gt;&lt;Author&gt;ISO&lt;/Author&gt;&lt;Year&gt;2007&lt;/Year&gt;&lt;RecNum&gt;224&lt;/RecNum&gt;&lt;DisplayText&gt;(ISO 2007)&lt;/DisplayText&gt;&lt;record&gt;&lt;rec-number&gt;224&lt;/rec-number&gt;&lt;foreign-keys&gt;&lt;key app="EN" db-id="rrxt52zwuvxvewefez4vrwzk9v20evxzz2zf"&gt;224&lt;/key&gt;&lt;/foreign-keys&gt;&lt;ref-type name="Standard"&gt;58&lt;/ref-type&gt;&lt;contributors&gt;&lt;authors&gt;&lt;author&gt;ISO&lt;/author&gt;&lt;/authors&gt;&lt;/contributors&gt;&lt;titles&gt;&lt;title&gt;ISO 19136:2007, Geographic information --  Geography Markup Language (GML)&lt;/title&gt;&lt;/titles&gt;&lt;dates&gt;&lt;year&gt;2007&lt;/year&gt;&lt;/dates&gt;&lt;publisher&gt;International Organization for Standardization (ISO)&lt;/publisher&gt;&lt;urls&gt;&lt;/urls&gt;&lt;/record&gt;&lt;/Cite&gt;&lt;/EndNote&gt;</w:instrText>
      </w:r>
      <w:r w:rsidR="00D13F7B">
        <w:fldChar w:fldCharType="separate"/>
      </w:r>
      <w:r>
        <w:rPr>
          <w:noProof/>
        </w:rPr>
        <w:t>(</w:t>
      </w:r>
      <w:hyperlink w:anchor="_ENREF_18" w:tooltip="ISO, 2007 #224" w:history="1">
        <w:r w:rsidR="00801555">
          <w:rPr>
            <w:noProof/>
          </w:rPr>
          <w:t>ISO 2007</w:t>
        </w:r>
      </w:hyperlink>
      <w:r>
        <w:rPr>
          <w:noProof/>
        </w:rPr>
        <w:t>)</w:t>
      </w:r>
      <w:r w:rsidR="00D13F7B">
        <w:fldChar w:fldCharType="end"/>
      </w:r>
      <w:r w:rsidR="00865F79">
        <w:t>, GeoJSON, TopoJSON and GeoPackage</w:t>
      </w:r>
      <w:r>
        <w:t xml:space="preserve"> that can be used as the basis for transmission of data and enable providers to more reliably translate from proprietary formats to a common </w:t>
      </w:r>
      <w:r w:rsidR="00865F79">
        <w:t>structures, optimised for geospatial data</w:t>
      </w:r>
      <w:r>
        <w:t xml:space="preserve">. </w:t>
      </w:r>
      <w:r w:rsidR="00914E01">
        <w:t xml:space="preserve">These provide common structures within the constraints of the underlying </w:t>
      </w:r>
      <w:del w:id="240" w:author="Simons, Bruce (L&amp;W, Highett)" w:date="2015-04-07T11:40:00Z">
        <w:r w:rsidR="00914E01" w:rsidDel="00795B7B">
          <w:delText>format</w:delText>
        </w:r>
      </w:del>
      <w:ins w:id="241" w:author="Simons, Bruce (L&amp;W, Highett)" w:date="2015-04-07T11:40:00Z">
        <w:r w:rsidR="00795B7B">
          <w:t>system</w:t>
        </w:r>
      </w:ins>
      <w:r w:rsidR="00914E01">
        <w:t>, h</w:t>
      </w:r>
      <w:r w:rsidR="0017798C">
        <w:t xml:space="preserve">owever, the </w:t>
      </w:r>
      <w:r w:rsidR="00EB571F">
        <w:t xml:space="preserve">configuration of </w:t>
      </w:r>
      <w:r w:rsidR="0017798C">
        <w:t>data exchanged</w:t>
      </w:r>
      <w:r w:rsidR="007A69DE">
        <w:t>,</w:t>
      </w:r>
      <w:r w:rsidR="0017798C">
        <w:t xml:space="preserve"> </w:t>
      </w:r>
      <w:r w:rsidR="007A69DE">
        <w:t xml:space="preserve">in terms of their </w:t>
      </w:r>
      <w:ins w:id="242" w:author="Simons, Bruce (L&amp;W, Highett)" w:date="2015-04-07T11:40:00Z">
        <w:r w:rsidR="00795B7B">
          <w:t xml:space="preserve">schematic structure or content </w:t>
        </w:r>
      </w:ins>
      <w:r w:rsidR="007A69DE">
        <w:t xml:space="preserve">semantics </w:t>
      </w:r>
      <w:r w:rsidR="00914E01">
        <w:t>is not</w:t>
      </w:r>
      <w:r w:rsidR="007A69DE">
        <w:t xml:space="preserve"> specified. </w:t>
      </w:r>
    </w:p>
    <w:p w14:paraId="5B81551A" w14:textId="241A1DB6" w:rsidR="00964BC7" w:rsidRPr="00FA1180" w:rsidRDefault="00FA1180" w:rsidP="009023CD">
      <w:pPr>
        <w:jc w:val="both"/>
      </w:pPr>
      <w:ins w:id="243" w:author="Simons, Bruce (L&amp;W, Highett)" w:date="2015-04-07T12:01:00Z">
        <w:r>
          <w:t xml:space="preserve">The data user must know what particular </w:t>
        </w:r>
      </w:ins>
      <w:ins w:id="244" w:author="Simons, Bruce (L&amp;W, Highett)" w:date="2015-04-07T12:02:00Z">
        <w:r>
          <w:t>syntax</w:t>
        </w:r>
      </w:ins>
      <w:ins w:id="245" w:author="Simons, Bruce (L&amp;W, Highett)" w:date="2015-04-07T12:01:00Z">
        <w:r>
          <w:t xml:space="preserve"> a data provider is using in order to </w:t>
        </w:r>
      </w:ins>
      <w:ins w:id="246" w:author="Simons, Bruce (L&amp;W, Highett)" w:date="2015-04-07T12:02:00Z">
        <w:r>
          <w:t>process the</w:t>
        </w:r>
      </w:ins>
      <w:ins w:id="247" w:author="Simons, Bruce (L&amp;W, Highett)" w:date="2015-04-07T12:01:00Z">
        <w:r>
          <w:t xml:space="preserve"> data query</w:t>
        </w:r>
      </w:ins>
      <w:ins w:id="248" w:author="Simons, Bruce (L&amp;W, Highett)" w:date="2015-04-07T12:02:00Z">
        <w:r>
          <w:t xml:space="preserve"> response</w:t>
        </w:r>
      </w:ins>
      <w:ins w:id="249" w:author="Simons, Bruce (L&amp;W, Highett)" w:date="2015-04-07T12:01:00Z">
        <w:r>
          <w:t>.</w:t>
        </w:r>
      </w:ins>
    </w:p>
    <w:p w14:paraId="55056102" w14:textId="76733695" w:rsidR="00A5433E" w:rsidRDefault="00196161" w:rsidP="00196161">
      <w:pPr>
        <w:pStyle w:val="Heading3"/>
      </w:pPr>
      <w:r w:rsidRPr="00550420">
        <w:t xml:space="preserve">Data </w:t>
      </w:r>
      <w:del w:id="250" w:author="Simons, Bruce (L&amp;W, Highett)" w:date="2015-04-07T11:20:00Z">
        <w:r w:rsidR="00A5433E" w:rsidDel="00677E60">
          <w:delText>Semantics</w:delText>
        </w:r>
      </w:del>
      <w:ins w:id="251" w:author="Simons, Bruce (L&amp;W, Highett)" w:date="2015-04-07T11:20:00Z">
        <w:r w:rsidR="00677E60">
          <w:t>Schema</w:t>
        </w:r>
      </w:ins>
    </w:p>
    <w:p w14:paraId="30D2D34A" w14:textId="0B70AB0C" w:rsidR="00196161" w:rsidRDefault="00196161" w:rsidP="009023CD">
      <w:pPr>
        <w:jc w:val="both"/>
      </w:pPr>
      <w:r>
        <w:t xml:space="preserve">For users that need to integrate and use multiple sources of data relating to the same spatial object, </w:t>
      </w:r>
      <w:del w:id="252" w:author="Simons, Bruce (L&amp;W, Highett)" w:date="2015-04-07T11:42:00Z">
        <w:r w:rsidDel="00795B7B">
          <w:delText xml:space="preserve">having the data sets in the same format </w:delText>
        </w:r>
        <w:r w:rsidR="00865F79" w:rsidDel="00795B7B">
          <w:delText xml:space="preserve">and basic structure </w:delText>
        </w:r>
        <w:r w:rsidDel="00795B7B">
          <w:delText>is not sufficient. Users</w:delText>
        </w:r>
      </w:del>
      <w:ins w:id="253" w:author="Simons, Bruce (L&amp;W, Highett)" w:date="2015-04-07T11:42:00Z">
        <w:r w:rsidR="00795B7B">
          <w:t>they</w:t>
        </w:r>
      </w:ins>
      <w:r>
        <w:t xml:space="preserve"> </w:t>
      </w:r>
      <w:r w:rsidR="00342FED">
        <w:t xml:space="preserve">also </w:t>
      </w:r>
      <w:r>
        <w:t xml:space="preserve">need to be able to </w:t>
      </w:r>
      <w:r>
        <w:lastRenderedPageBreak/>
        <w:t>interpret and query data in a consistent manner</w:t>
      </w:r>
      <w:r w:rsidR="005D6693">
        <w:t xml:space="preserve"> </w:t>
      </w:r>
      <w:r>
        <w:t xml:space="preserve">and thus data needs to be </w:t>
      </w:r>
      <w:ins w:id="254" w:author="Simons, Bruce (L&amp;W, Highett)" w:date="2015-04-07T11:42:00Z">
        <w:r w:rsidR="00795B7B">
          <w:t>available in a common structure, or schema</w:t>
        </w:r>
      </w:ins>
      <w:del w:id="255" w:author="Simons, Bruce (L&amp;W, Highett)" w:date="2015-04-07T11:42:00Z">
        <w:r w:rsidDel="00795B7B">
          <w:delText>integrated with common semantics</w:delText>
        </w:r>
      </w:del>
      <w:r>
        <w:t>. The need to aggregate and integrate multiple data sets is a common requirement and is in fact the key challenge that the FSDF is addressing.</w:t>
      </w:r>
    </w:p>
    <w:p w14:paraId="0451FD6F" w14:textId="4EA191C0" w:rsidR="00865F79" w:rsidRDefault="00865F79" w:rsidP="009023CD">
      <w:pPr>
        <w:jc w:val="both"/>
      </w:pPr>
      <w:r>
        <w:t xml:space="preserve">This issue has been previously described in ISO 19101 and ISO 19109, in the OGC Reference Model, and in the INSPIRE Generic Conceptual Model. The background principle is that each ‘domain of discourse’ </w:t>
      </w:r>
      <w:r w:rsidR="007304F2">
        <w:t>has a</w:t>
      </w:r>
      <w:r>
        <w:t xml:space="preserve"> set of features and properties which members of the community talk about</w:t>
      </w:r>
      <w:r w:rsidR="007304F2">
        <w:t xml:space="preserve">. These may be formalized in ‘application schemas’, each of which specifies names and data-models for the feature- and property-types. Harmonization of data from different sources confronts the basic challenge that, even if </w:t>
      </w:r>
      <w:del w:id="256" w:author="Simons, Bruce (L&amp;W, Highett)" w:date="2015-04-07T11:43:00Z">
        <w:r w:rsidR="007304F2" w:rsidDel="00307358">
          <w:delText xml:space="preserve">format </w:delText>
        </w:r>
      </w:del>
      <w:ins w:id="257" w:author="Simons, Bruce (L&amp;W, Highett)" w:date="2015-04-07T11:43:00Z">
        <w:r w:rsidR="00307358">
          <w:t xml:space="preserve">systems </w:t>
        </w:r>
      </w:ins>
      <w:r w:rsidR="007304F2">
        <w:t xml:space="preserve">and </w:t>
      </w:r>
      <w:del w:id="258" w:author="Simons, Bruce (L&amp;W, Highett)" w:date="2015-04-07T11:43:00Z">
        <w:r w:rsidR="007304F2" w:rsidDel="00307358">
          <w:delText xml:space="preserve">structure </w:delText>
        </w:r>
      </w:del>
      <w:ins w:id="259" w:author="Simons, Bruce (L&amp;W, Highett)" w:date="2015-04-07T11:43:00Z">
        <w:r w:rsidR="00307358">
          <w:t xml:space="preserve">syntax </w:t>
        </w:r>
      </w:ins>
      <w:r w:rsidR="007304F2">
        <w:t xml:space="preserve">are </w:t>
      </w:r>
      <w:del w:id="260" w:author="Simons, Bruce (L&amp;W, Highett)" w:date="2015-04-07T11:43:00Z">
        <w:r w:rsidR="007304F2" w:rsidDel="00307358">
          <w:delText>the same</w:delText>
        </w:r>
      </w:del>
      <w:ins w:id="261" w:author="Simons, Bruce (L&amp;W, Highett)" w:date="2015-04-07T11:43:00Z">
        <w:r w:rsidR="00307358">
          <w:t>agreed on</w:t>
        </w:r>
      </w:ins>
      <w:r w:rsidR="007304F2">
        <w:t xml:space="preserve">, different applications result in different feature-types, even for describing the same real-world things. </w:t>
      </w:r>
      <w:r w:rsidR="00914E01">
        <w:t xml:space="preserve">For example, communities interested in the same piece of landscape for the purposes of mining, civil engineering, town planning, or defence, will each have a different model with different feature-types. </w:t>
      </w:r>
    </w:p>
    <w:p w14:paraId="57FA9D10" w14:textId="77777777" w:rsidR="00914E01" w:rsidRDefault="00914E01" w:rsidP="009023CD">
      <w:pPr>
        <w:jc w:val="both"/>
      </w:pPr>
    </w:p>
    <w:p w14:paraId="5FA5601B" w14:textId="49545770" w:rsidR="007304F2" w:rsidRDefault="007304F2" w:rsidP="009023CD">
      <w:pPr>
        <w:jc w:val="both"/>
      </w:pPr>
      <w:r>
        <w:rPr>
          <w:noProof/>
        </w:rPr>
        <w:drawing>
          <wp:inline distT="0" distB="0" distL="0" distR="0" wp14:anchorId="6664D621" wp14:editId="5E82571A">
            <wp:extent cx="4857750" cy="3238500"/>
            <wp:effectExtent l="0" t="0" r="0" b="0"/>
            <wp:docPr id="10" name="Picture 10"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3238500"/>
                    </a:xfrm>
                    <a:prstGeom prst="rect">
                      <a:avLst/>
                    </a:prstGeom>
                    <a:noFill/>
                    <a:ln>
                      <a:noFill/>
                    </a:ln>
                  </pic:spPr>
                </pic:pic>
              </a:graphicData>
            </a:graphic>
          </wp:inline>
        </w:drawing>
      </w:r>
    </w:p>
    <w:p w14:paraId="07714558" w14:textId="1F52814C" w:rsidR="007D147F" w:rsidRDefault="007D147F" w:rsidP="007D147F">
      <w:pPr>
        <w:pStyle w:val="Caption"/>
        <w:jc w:val="both"/>
      </w:pPr>
      <w:bookmarkStart w:id="262" w:name="_Ref415752709"/>
      <w:bookmarkStart w:id="263" w:name="_Toc415753072"/>
      <w:r>
        <w:t xml:space="preserve">Figure </w:t>
      </w:r>
      <w:r w:rsidR="002C1A41">
        <w:fldChar w:fldCharType="begin"/>
      </w:r>
      <w:r w:rsidR="002C1A41">
        <w:instrText xml:space="preserve"> SEQ Figure \* ARABIC </w:instrText>
      </w:r>
      <w:r w:rsidR="002C1A41">
        <w:fldChar w:fldCharType="separate"/>
      </w:r>
      <w:r>
        <w:rPr>
          <w:noProof/>
        </w:rPr>
        <w:t>3</w:t>
      </w:r>
      <w:r w:rsidR="002C1A41">
        <w:rPr>
          <w:noProof/>
        </w:rPr>
        <w:fldChar w:fldCharType="end"/>
      </w:r>
      <w:bookmarkEnd w:id="262"/>
      <w:r>
        <w:t xml:space="preserve"> </w:t>
      </w:r>
      <w:commentRangeStart w:id="264"/>
      <w:r>
        <w:t>Title</w:t>
      </w:r>
      <w:commentRangeEnd w:id="264"/>
      <w:r>
        <w:t xml:space="preserve"> </w:t>
      </w:r>
      <w:r w:rsidR="0086266B">
        <w:fldChar w:fldCharType="begin"/>
      </w:r>
      <w:r w:rsidR="0086266B">
        <w:instrText xml:space="preserve"> ADDIN EN.CITE &lt;EndNote&gt;&lt;Cite&gt;&lt;Author&gt;ISO&lt;/Author&gt;&lt;Year&gt;2005&lt;/Year&gt;&lt;RecNum&gt;835&lt;/RecNum&gt;&lt;DisplayText&gt;(ISO 2005)&lt;/DisplayText&gt;&lt;record&gt;&lt;rec-number&gt;835&lt;/rec-number&gt;&lt;foreign-keys&gt;&lt;key app="EN" db-id="rrxt52zwuvxvewefez4vrwzk9v20evxzz2zf"&gt;835&lt;/key&gt;&lt;/foreign-keys&gt;&lt;ref-type name="Standard"&gt;58&lt;/ref-type&gt;&lt;contributors&gt;&lt;authors&gt;&lt;author&gt;ISO&lt;/author&gt;&lt;/authors&gt;&lt;/contributors&gt;&lt;titles&gt;&lt;title&gt;ISO 19109:2005 Geographic information - Rules for application schema&lt;/title&gt;&lt;/titles&gt;&lt;dates&gt;&lt;year&gt;2005&lt;/year&gt;&lt;/dates&gt;&lt;publisher&gt;AS/NZS&lt;/publisher&gt;&lt;urls&gt;&lt;/urls&gt;&lt;/record&gt;&lt;/Cite&gt;&lt;/EndNote&gt;</w:instrText>
      </w:r>
      <w:r w:rsidR="0086266B">
        <w:fldChar w:fldCharType="separate"/>
      </w:r>
      <w:r w:rsidR="0086266B">
        <w:rPr>
          <w:noProof/>
        </w:rPr>
        <w:t>(</w:t>
      </w:r>
      <w:hyperlink w:anchor="_ENREF_12" w:tooltip="ISO, 2005 #835" w:history="1">
        <w:r w:rsidR="00801555">
          <w:rPr>
            <w:noProof/>
          </w:rPr>
          <w:t>ISO 2005</w:t>
        </w:r>
      </w:hyperlink>
      <w:r w:rsidR="0086266B">
        <w:rPr>
          <w:noProof/>
        </w:rPr>
        <w:t>)</w:t>
      </w:r>
      <w:r w:rsidR="0086266B">
        <w:fldChar w:fldCharType="end"/>
      </w:r>
      <w:r>
        <w:rPr>
          <w:rStyle w:val="CommentReference"/>
          <w:b w:val="0"/>
          <w:bCs w:val="0"/>
          <w:color w:val="000000"/>
        </w:rPr>
        <w:commentReference w:id="264"/>
      </w:r>
      <w:bookmarkEnd w:id="263"/>
      <w:r>
        <w:t xml:space="preserve"> </w:t>
      </w:r>
    </w:p>
    <w:p w14:paraId="230085BE" w14:textId="4B01EAA4" w:rsidR="002C0BCC" w:rsidRDefault="0086266B" w:rsidP="009023CD">
      <w:pPr>
        <w:jc w:val="both"/>
      </w:pPr>
      <w:r>
        <w:t xml:space="preserve">As depicted in </w:t>
      </w:r>
      <w:r>
        <w:fldChar w:fldCharType="begin"/>
      </w:r>
      <w:r>
        <w:instrText xml:space="preserve"> REF _Ref415752709 \h </w:instrText>
      </w:r>
      <w:r>
        <w:fldChar w:fldCharType="separate"/>
      </w:r>
      <w:r>
        <w:t xml:space="preserve">Figure </w:t>
      </w:r>
      <w:r>
        <w:rPr>
          <w:noProof/>
        </w:rPr>
        <w:t>3</w:t>
      </w:r>
      <w:r>
        <w:fldChar w:fldCharType="end"/>
      </w:r>
      <w:r>
        <w:t>, g</w:t>
      </w:r>
      <w:r w:rsidR="00262DA3" w:rsidRPr="00510288">
        <w:t xml:space="preserve">eospatial data </w:t>
      </w:r>
      <w:r w:rsidR="00262DA3">
        <w:t>is an abstraction of reality</w:t>
      </w:r>
      <w:r w:rsidR="00B02232">
        <w:t>,</w:t>
      </w:r>
      <w:r w:rsidR="00262DA3">
        <w:t xml:space="preserve"> </w:t>
      </w:r>
      <w:r w:rsidR="00B55E79">
        <w:t xml:space="preserve">being (digital) </w:t>
      </w:r>
      <w:r w:rsidR="00F61F95" w:rsidRPr="00F61F95">
        <w:rPr>
          <w:i/>
        </w:rPr>
        <w:t>representations</w:t>
      </w:r>
      <w:r w:rsidR="00262DA3">
        <w:t xml:space="preserve"> of features in the world. </w:t>
      </w:r>
      <w:r w:rsidR="009F4031">
        <w:t>R</w:t>
      </w:r>
      <w:r w:rsidR="00262DA3">
        <w:t xml:space="preserve">epresentations are created for </w:t>
      </w:r>
      <w:r w:rsidR="00B55E79">
        <w:t xml:space="preserve">various </w:t>
      </w:r>
      <w:r w:rsidR="00262DA3">
        <w:t xml:space="preserve">purposes, </w:t>
      </w:r>
      <w:r w:rsidR="009F4031">
        <w:t xml:space="preserve">with </w:t>
      </w:r>
      <w:r w:rsidR="00262DA3">
        <w:t xml:space="preserve">different views of the same object, </w:t>
      </w:r>
      <w:r w:rsidR="009F4031">
        <w:t xml:space="preserve">with different properties or aspects of the feature described, and </w:t>
      </w:r>
      <w:r w:rsidR="00262DA3">
        <w:t xml:space="preserve">often at different scales. </w:t>
      </w:r>
      <w:r w:rsidR="001214BC">
        <w:t>For example</w:t>
      </w:r>
      <w:r w:rsidR="00C61B85">
        <w:t>,</w:t>
      </w:r>
      <w:r w:rsidR="001214BC">
        <w:t xml:space="preserve"> </w:t>
      </w:r>
      <w:r w:rsidR="00C61B85">
        <w:t xml:space="preserve">a local government area </w:t>
      </w:r>
      <w:r w:rsidR="00027FF2">
        <w:t xml:space="preserve">feature </w:t>
      </w:r>
      <w:r w:rsidR="00C61B85">
        <w:t>represented in a gazetteer (</w:t>
      </w:r>
      <w:r w:rsidR="001214BC">
        <w:t>place names</w:t>
      </w:r>
      <w:r w:rsidR="00C61B85">
        <w:t>)</w:t>
      </w:r>
      <w:r w:rsidR="001214BC">
        <w:t xml:space="preserve"> </w:t>
      </w:r>
      <w:r w:rsidR="009F4031">
        <w:t xml:space="preserve">data </w:t>
      </w:r>
      <w:r w:rsidR="00C61B85">
        <w:t xml:space="preserve">set will </w:t>
      </w:r>
      <w:r w:rsidR="009F4031">
        <w:t xml:space="preserve">contain different information </w:t>
      </w:r>
      <w:r w:rsidR="00B55E79">
        <w:t>compared with</w:t>
      </w:r>
      <w:r w:rsidR="001214BC">
        <w:t xml:space="preserve"> </w:t>
      </w:r>
      <w:r w:rsidR="00027FF2">
        <w:t xml:space="preserve">the </w:t>
      </w:r>
      <w:r w:rsidR="00342FED">
        <w:t xml:space="preserve">same </w:t>
      </w:r>
      <w:r w:rsidR="00027FF2">
        <w:t xml:space="preserve">feature represented in an </w:t>
      </w:r>
      <w:r w:rsidR="001214BC">
        <w:t>administrative boundar</w:t>
      </w:r>
      <w:r w:rsidR="00027FF2">
        <w:t xml:space="preserve">y </w:t>
      </w:r>
      <w:r w:rsidR="009F4031">
        <w:t>data</w:t>
      </w:r>
      <w:r w:rsidR="00027FF2">
        <w:t xml:space="preserve"> set. </w:t>
      </w:r>
      <w:del w:id="265" w:author="Simons, Bruce (L&amp;W, Highett)" w:date="2015-04-07T11:46:00Z">
        <w:r w:rsidR="00027FF2" w:rsidDel="00307358">
          <w:delText xml:space="preserve">Similarly, </w:delText>
        </w:r>
      </w:del>
      <w:del w:id="266" w:author="Simons, Bruce (L&amp;W, Highett)" w:date="2015-04-07T11:45:00Z">
        <w:r w:rsidR="00027FF2" w:rsidDel="00307358">
          <w:delText xml:space="preserve">a </w:delText>
        </w:r>
      </w:del>
      <w:del w:id="267" w:author="Simons, Bruce (L&amp;W, Highett)" w:date="2015-04-07T11:46:00Z">
        <w:r w:rsidR="00111138" w:rsidDel="00307358">
          <w:delText>topography</w:delText>
        </w:r>
        <w:r w:rsidR="001214BC" w:rsidDel="00307358">
          <w:delText xml:space="preserve"> </w:delText>
        </w:r>
        <w:r w:rsidR="00027FF2" w:rsidDel="00307358">
          <w:delText xml:space="preserve">and </w:delText>
        </w:r>
        <w:r w:rsidR="001214BC" w:rsidDel="00307358">
          <w:delText>hydrolog</w:delText>
        </w:r>
        <w:r w:rsidR="00111138" w:rsidDel="00307358">
          <w:delText>y</w:delText>
        </w:r>
        <w:r w:rsidR="00027FF2" w:rsidDel="00307358">
          <w:delText xml:space="preserve"> data sets will contain different information about the same rivers</w:delText>
        </w:r>
        <w:r w:rsidR="001214BC" w:rsidDel="00307358">
          <w:delText>.</w:delText>
        </w:r>
        <w:r w:rsidR="004C5756" w:rsidDel="00307358">
          <w:delText xml:space="preserve"> </w:delText>
        </w:r>
        <w:r w:rsidR="009F4031" w:rsidDel="00307358">
          <w:delText>E</w:delText>
        </w:r>
        <w:r w:rsidR="001214BC" w:rsidDel="00307358">
          <w:delText>ach representation of the same object</w:delText>
        </w:r>
        <w:r w:rsidR="009F4031" w:rsidDel="00307358">
          <w:delText>,</w:delText>
        </w:r>
        <w:r w:rsidR="001214BC" w:rsidDel="00307358">
          <w:delText xml:space="preserve"> </w:delText>
        </w:r>
        <w:r w:rsidR="00111138" w:rsidDel="00307358">
          <w:delText>even in the same system</w:delText>
        </w:r>
        <w:r w:rsidR="009F4031" w:rsidDel="00307358">
          <w:delText>,</w:delText>
        </w:r>
        <w:r w:rsidR="00111138" w:rsidDel="00307358">
          <w:delText xml:space="preserve"> </w:delText>
        </w:r>
        <w:r w:rsidR="001214BC" w:rsidDel="00307358">
          <w:delText>is likely to have a different identifier</w:delText>
        </w:r>
        <w:r w:rsidR="00111138" w:rsidDel="00307358">
          <w:delText>, which</w:delText>
        </w:r>
        <w:r w:rsidR="001214BC" w:rsidDel="00307358">
          <w:delText xml:space="preserve"> creates problems when attempting to link information</w:delText>
        </w:r>
        <w:r w:rsidR="009F4031" w:rsidDel="00307358">
          <w:delText xml:space="preserve"> from different themes</w:delText>
        </w:r>
        <w:r w:rsidR="001214BC" w:rsidDel="00307358">
          <w:delText xml:space="preserve"> to geographic locations.</w:delText>
        </w:r>
      </w:del>
    </w:p>
    <w:p w14:paraId="5AF63CF6" w14:textId="77777777" w:rsidR="00FA1180" w:rsidRDefault="009F4031" w:rsidP="009023CD">
      <w:pPr>
        <w:jc w:val="both"/>
        <w:rPr>
          <w:ins w:id="268" w:author="Simons, Bruce (L&amp;W, Highett)" w:date="2015-04-07T12:03:00Z"/>
        </w:rPr>
      </w:pPr>
      <w:r>
        <w:t>Furthermore</w:t>
      </w:r>
      <w:r w:rsidR="00BD629C">
        <w:t>, even in</w:t>
      </w:r>
      <w:r>
        <w:t xml:space="preserve"> data prepared for</w:t>
      </w:r>
      <w:r w:rsidR="00BD629C">
        <w:t xml:space="preserve"> </w:t>
      </w:r>
      <w:r>
        <w:t>applications of similar scope</w:t>
      </w:r>
      <w:r w:rsidR="00BD629C">
        <w:t xml:space="preserve"> where the same view is </w:t>
      </w:r>
      <w:r>
        <w:t>required</w:t>
      </w:r>
      <w:r w:rsidR="004C5756">
        <w:t xml:space="preserve">, the </w:t>
      </w:r>
      <w:r w:rsidR="00535383">
        <w:t>way in which the data is structured</w:t>
      </w:r>
      <w:r w:rsidR="00BD629C">
        <w:t xml:space="preserve"> and the </w:t>
      </w:r>
      <w:r w:rsidR="001214BC">
        <w:t xml:space="preserve">attributes and classification schemes used to characterise </w:t>
      </w:r>
      <w:r w:rsidR="002C0BCC">
        <w:t xml:space="preserve">a </w:t>
      </w:r>
      <w:r w:rsidR="001214BC">
        <w:t xml:space="preserve">spatial object </w:t>
      </w:r>
      <w:r>
        <w:t>are typically</w:t>
      </w:r>
      <w:r w:rsidR="00BD629C">
        <w:t xml:space="preserve"> implemented in different ways</w:t>
      </w:r>
      <w:r w:rsidR="00EF0E79">
        <w:t xml:space="preserve"> in different organisations</w:t>
      </w:r>
      <w:r w:rsidR="001214BC">
        <w:t xml:space="preserve">. </w:t>
      </w:r>
      <w:r w:rsidR="00535383">
        <w:t>The variation</w:t>
      </w:r>
      <w:r>
        <w:t>s</w:t>
      </w:r>
      <w:r w:rsidR="00535383">
        <w:t xml:space="preserve"> are </w:t>
      </w:r>
      <w:r w:rsidR="00C623E5">
        <w:t>the result of</w:t>
      </w:r>
      <w:r w:rsidR="00535383">
        <w:t xml:space="preserve"> design choices made by the database</w:t>
      </w:r>
      <w:r w:rsidR="002C0BCC">
        <w:t xml:space="preserve"> or </w:t>
      </w:r>
      <w:r w:rsidR="00535383">
        <w:t xml:space="preserve">data product designers, based on </w:t>
      </w:r>
      <w:r w:rsidR="00027FF2">
        <w:t xml:space="preserve">interpretation of user needs, </w:t>
      </w:r>
      <w:r w:rsidR="00535383">
        <w:t xml:space="preserve">best practice, personal preference and the technology platforms being used. </w:t>
      </w:r>
    </w:p>
    <w:p w14:paraId="2DAACECF" w14:textId="7562B62D" w:rsidR="00FA1180" w:rsidRDefault="00FA1180" w:rsidP="009023CD">
      <w:pPr>
        <w:jc w:val="both"/>
        <w:rPr>
          <w:ins w:id="269" w:author="Simons, Bruce (L&amp;W, Highett)" w:date="2015-04-07T11:56:00Z"/>
        </w:rPr>
      </w:pPr>
      <w:ins w:id="270" w:author="Simons, Bruce (L&amp;W, Highett)" w:date="2015-04-07T12:03:00Z">
        <w:r>
          <w:t xml:space="preserve">The data user must know what particular schema a data provider is using in order to </w:t>
        </w:r>
        <w:r w:rsidR="00E33BF4">
          <w:t>understand</w:t>
        </w:r>
        <w:r>
          <w:t xml:space="preserve"> the </w:t>
        </w:r>
        <w:r w:rsidR="00E33BF4">
          <w:t xml:space="preserve">structure of a </w:t>
        </w:r>
        <w:r>
          <w:t>data query response.</w:t>
        </w:r>
      </w:ins>
    </w:p>
    <w:p w14:paraId="5687DE95" w14:textId="1F044E09" w:rsidR="00FA1180" w:rsidRDefault="00FA1180" w:rsidP="00FA1180">
      <w:pPr>
        <w:pStyle w:val="Heading3"/>
        <w:rPr>
          <w:ins w:id="271" w:author="Simons, Bruce (L&amp;W, Highett)" w:date="2015-04-07T11:56:00Z"/>
        </w:rPr>
      </w:pPr>
      <w:ins w:id="272" w:author="Simons, Bruce (L&amp;W, Highett)" w:date="2015-04-07T11:56:00Z">
        <w:r w:rsidRPr="00550420">
          <w:lastRenderedPageBreak/>
          <w:t xml:space="preserve">Data </w:t>
        </w:r>
        <w:r>
          <w:t>Semantics</w:t>
        </w:r>
      </w:ins>
    </w:p>
    <w:p w14:paraId="3698E755" w14:textId="77777777" w:rsidR="00FA1180" w:rsidRDefault="00FA1180" w:rsidP="00307358">
      <w:pPr>
        <w:jc w:val="both"/>
        <w:rPr>
          <w:ins w:id="273" w:author="Simons, Bruce (L&amp;W, Highett)" w:date="2015-04-07T11:51:00Z"/>
        </w:rPr>
      </w:pPr>
      <w:r>
        <w:t xml:space="preserve">Finally, data from different themes that is supposed to fit together </w:t>
      </w:r>
      <w:del w:id="274" w:author="Simons, Bruce (L&amp;W, Highett)" w:date="2015-04-07T11:53:00Z">
        <w:r w:rsidDel="00FA1180">
          <w:delText>(e.g. administrative boundaries aligned with hydrology)</w:delText>
        </w:r>
      </w:del>
      <w:r>
        <w:t xml:space="preserve"> frequently does not, because of </w:t>
      </w:r>
      <w:ins w:id="275" w:author="Simons, Bruce (L&amp;W, Highett)" w:date="2015-04-07T11:53:00Z">
        <w:r>
          <w:t>different terms used</w:t>
        </w:r>
      </w:ins>
      <w:ins w:id="276" w:author="Simons, Bruce (L&amp;W, Highett)" w:date="2015-04-07T11:54:00Z">
        <w:r>
          <w:t xml:space="preserve"> for the same concepts, </w:t>
        </w:r>
      </w:ins>
      <w:r>
        <w:t>different geometry scales, generalisations, other assumptions in the data preparation process, or simply that datasets originally derived from each other drift apart with time if there is no active synchronisation plan.</w:t>
      </w:r>
      <w:ins w:id="277" w:author="Simons, Bruce (L&amp;W, Highett)" w:date="2015-04-07T11:51:00Z">
        <w:r>
          <w:t xml:space="preserve"> As such,</w:t>
        </w:r>
      </w:ins>
      <w:ins w:id="278" w:author="Simons, Bruce (L&amp;W, Highett)" w:date="2015-04-07T11:55:00Z">
        <w:r>
          <w:t xml:space="preserve"> </w:t>
        </w:r>
      </w:ins>
      <w:ins w:id="279" w:author="Simons, Bruce (L&amp;W, Highett)" w:date="2015-04-07T11:51:00Z">
        <w:r>
          <w:t>topography and hydrology data sets will often contain different information about the same rivers. Each representation of the same object, even in the same system, is likely to have a different identifier, which creates problems when attempting to link information from different themes to geographic locations.</w:t>
        </w:r>
      </w:ins>
    </w:p>
    <w:p w14:paraId="48A649AF" w14:textId="77777777" w:rsidR="00FA1180" w:rsidRDefault="00FA1180" w:rsidP="00FA1180">
      <w:pPr>
        <w:jc w:val="both"/>
      </w:pPr>
      <w:moveToRangeStart w:id="280" w:author="Simons, Bruce (L&amp;W, Highett)" w:date="2015-04-07T11:57:00Z" w:name="move416171195"/>
      <w:moveTo w:id="281" w:author="Simons, Bruce (L&amp;W, Highett)" w:date="2015-04-07T11:57:00Z">
        <w:r>
          <w:t>Furthermore the duplication of concepts relating to the same phenomena is confusing for end users and creates significant issues ultimately resulting in lower quality products that are not made available in a timely way.</w:t>
        </w:r>
      </w:moveTo>
    </w:p>
    <w:moveToRangeEnd w:id="280"/>
    <w:p w14:paraId="2F52FC5F" w14:textId="4B09E24C" w:rsidR="006944B9" w:rsidRDefault="002A573E" w:rsidP="009023CD">
      <w:pPr>
        <w:jc w:val="both"/>
      </w:pPr>
      <w:r>
        <w:t>All of t</w:t>
      </w:r>
      <w:r w:rsidR="004C5756">
        <w:t xml:space="preserve">his variability </w:t>
      </w:r>
      <w:r w:rsidR="00EF0E79">
        <w:t>imposes a cost</w:t>
      </w:r>
      <w:r w:rsidR="004C5756">
        <w:t xml:space="preserve"> for end users </w:t>
      </w:r>
      <w:r w:rsidR="006944B9">
        <w:t xml:space="preserve">wishing to integrate and use </w:t>
      </w:r>
      <w:r w:rsidR="00EF0E79">
        <w:t>multiple</w:t>
      </w:r>
      <w:r w:rsidR="004C5756">
        <w:t xml:space="preserve"> </w:t>
      </w:r>
      <w:r w:rsidR="006944B9">
        <w:t>datasets</w:t>
      </w:r>
      <w:r w:rsidR="00A945B8" w:rsidRPr="00A945B8">
        <w:t xml:space="preserve"> </w:t>
      </w:r>
      <w:r w:rsidR="00A945B8">
        <w:t>representing the same spatial object</w:t>
      </w:r>
      <w:r w:rsidR="006944B9">
        <w:t>. Although data can be brought into the same environment using a common data format, the data</w:t>
      </w:r>
      <w:r w:rsidR="00A945B8">
        <w:t xml:space="preserve">sets </w:t>
      </w:r>
      <w:r w:rsidR="006944B9">
        <w:t xml:space="preserve">cannot be </w:t>
      </w:r>
      <w:r w:rsidR="00A945B8">
        <w:t>queried or processed together without further interp</w:t>
      </w:r>
      <w:r w:rsidR="006944B9">
        <w:t>retation, and transformation</w:t>
      </w:r>
      <w:r w:rsidR="00A945B8">
        <w:t xml:space="preserve"> to develop </w:t>
      </w:r>
      <w:r w:rsidR="006944B9">
        <w:t>concepts and classification</w:t>
      </w:r>
      <w:r w:rsidR="00A945B8">
        <w:t>s that are compatib</w:t>
      </w:r>
      <w:r w:rsidR="006944B9">
        <w:t>le</w:t>
      </w:r>
      <w:r w:rsidR="00A945B8">
        <w:t>.</w:t>
      </w:r>
    </w:p>
    <w:p w14:paraId="457F156A" w14:textId="0B6F51EB" w:rsidR="00307358" w:rsidRDefault="00196161" w:rsidP="009023CD">
      <w:pPr>
        <w:jc w:val="both"/>
        <w:rPr>
          <w:ins w:id="282" w:author="Simons, Bruce (L&amp;W, Highett)" w:date="2015-04-07T12:04:00Z"/>
        </w:rPr>
      </w:pPr>
      <w:moveFromRangeStart w:id="283" w:author="Simons, Bruce (L&amp;W, Highett)" w:date="2015-04-07T11:57:00Z" w:name="move416171195"/>
      <w:moveFrom w:id="284" w:author="Simons, Bruce (L&amp;W, Highett)" w:date="2015-04-07T11:57:00Z">
        <w:r w:rsidDel="00FA1180">
          <w:t>Furthermore the duplication of concepts relating to the same phenomena is confusing for end users and creates significant issues</w:t>
        </w:r>
        <w:r w:rsidR="00BF1C75" w:rsidDel="00FA1180">
          <w:t xml:space="preserve"> ultimately resulting in lower quality products that are not made available in a timely way</w:t>
        </w:r>
        <w:r w:rsidR="002C0BCC" w:rsidDel="00FA1180">
          <w:t>.</w:t>
        </w:r>
      </w:moveFrom>
    </w:p>
    <w:p w14:paraId="66F3DC40" w14:textId="4C9DB18A" w:rsidR="00E33BF4" w:rsidDel="00FA1180" w:rsidRDefault="00E33BF4" w:rsidP="009023CD">
      <w:pPr>
        <w:jc w:val="both"/>
      </w:pPr>
      <w:ins w:id="285" w:author="Simons, Bruce (L&amp;W, Highett)" w:date="2015-04-07T12:04:00Z">
        <w:r>
          <w:t xml:space="preserve">The data user must know </w:t>
        </w:r>
      </w:ins>
      <w:ins w:id="286" w:author="Simons, Bruce (L&amp;W, Highett)" w:date="2015-04-07T12:05:00Z">
        <w:r>
          <w:t xml:space="preserve">the </w:t>
        </w:r>
      </w:ins>
      <w:ins w:id="287" w:author="Simons, Bruce (L&amp;W, Highett)" w:date="2015-04-07T12:04:00Z">
        <w:r>
          <w:t xml:space="preserve">semantics of the data response in order to </w:t>
        </w:r>
      </w:ins>
      <w:ins w:id="288" w:author="Simons, Bruce (L&amp;W, Highett)" w:date="2015-04-07T12:05:00Z">
        <w:r>
          <w:t>understand</w:t>
        </w:r>
      </w:ins>
      <w:ins w:id="289" w:author="Simons, Bruce (L&amp;W, Highett)" w:date="2015-04-07T12:04:00Z">
        <w:r>
          <w:t xml:space="preserve"> the data </w:t>
        </w:r>
      </w:ins>
      <w:ins w:id="290" w:author="Simons, Bruce (L&amp;W, Highett)" w:date="2015-04-07T12:05:00Z">
        <w:r>
          <w:t>content</w:t>
        </w:r>
      </w:ins>
      <w:ins w:id="291" w:author="Simons, Bruce (L&amp;W, Highett)" w:date="2015-04-07T12:04:00Z">
        <w:r>
          <w:t>.</w:t>
        </w:r>
      </w:ins>
      <w:ins w:id="292" w:author="Simons, Bruce (L&amp;W, Highett)" w:date="2015-04-07T12:05:00Z">
        <w:r>
          <w:t xml:space="preserve"> </w:t>
        </w:r>
      </w:ins>
    </w:p>
    <w:moveFromRangeEnd w:id="283"/>
    <w:p w14:paraId="65B1B32C" w14:textId="77777777" w:rsidR="00732D84" w:rsidRDefault="002F17DB">
      <w:pPr>
        <w:pStyle w:val="Heading3"/>
      </w:pPr>
      <w:r>
        <w:t>The role of standards</w:t>
      </w:r>
    </w:p>
    <w:p w14:paraId="4E3999A5" w14:textId="3914538B" w:rsidR="00A86D6A" w:rsidRDefault="00373D8D" w:rsidP="009023CD">
      <w:pPr>
        <w:jc w:val="both"/>
        <w:rPr>
          <w:color w:val="auto"/>
        </w:rPr>
      </w:pPr>
      <w:bookmarkStart w:id="293" w:name="_Toc410382536"/>
      <w:bookmarkStart w:id="294" w:name="_Toc410382629"/>
      <w:bookmarkStart w:id="295" w:name="_Toc410382537"/>
      <w:bookmarkStart w:id="296" w:name="_Toc410382630"/>
      <w:bookmarkStart w:id="297" w:name="_Toc410382538"/>
      <w:bookmarkStart w:id="298" w:name="_Toc410382631"/>
      <w:bookmarkStart w:id="299" w:name="_Toc410382539"/>
      <w:bookmarkStart w:id="300" w:name="_Toc410382632"/>
      <w:bookmarkStart w:id="301" w:name="_Toc410382541"/>
      <w:bookmarkStart w:id="302" w:name="_Toc410382634"/>
      <w:bookmarkStart w:id="303" w:name="_Toc410382542"/>
      <w:bookmarkStart w:id="304" w:name="_Toc410382635"/>
      <w:bookmarkStart w:id="305" w:name="_Toc410382543"/>
      <w:bookmarkStart w:id="306" w:name="_Toc410382636"/>
      <w:bookmarkStart w:id="307" w:name="_Toc410382544"/>
      <w:bookmarkStart w:id="308" w:name="_Toc410382637"/>
      <w:bookmarkStart w:id="309" w:name="_Toc410382545"/>
      <w:bookmarkStart w:id="310" w:name="_Toc410382638"/>
      <w:bookmarkStart w:id="311" w:name="_Toc410382546"/>
      <w:bookmarkStart w:id="312" w:name="_Toc410382639"/>
      <w:bookmarkStart w:id="313" w:name="_Toc410382551"/>
      <w:bookmarkStart w:id="314" w:name="_Toc410382644"/>
      <w:bookmarkStart w:id="315" w:name="_Toc410382554"/>
      <w:bookmarkStart w:id="316" w:name="_Toc410382647"/>
      <w:bookmarkStart w:id="317" w:name="_Toc410382555"/>
      <w:bookmarkStart w:id="318" w:name="_Toc410382648"/>
      <w:bookmarkStart w:id="319" w:name="_Toc410382556"/>
      <w:bookmarkStart w:id="320" w:name="_Toc410382649"/>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00D13B60">
        <w:rPr>
          <w:color w:val="auto"/>
        </w:rPr>
        <w:t>A standard is ‘a documented agreement between providers and consumers, established by consensus, that provides rules, guidelines, or characteristics ensuring materials, products, and services are fit for purpose’.</w:t>
      </w:r>
      <w:r w:rsidR="00F8627F">
        <w:rPr>
          <w:color w:val="auto"/>
        </w:rPr>
        <w:t xml:space="preserve"> </w:t>
      </w:r>
      <w:r w:rsidRPr="00D13B60">
        <w:rPr>
          <w:color w:val="auto"/>
        </w:rPr>
        <w:fldChar w:fldCharType="begin"/>
      </w:r>
      <w:r w:rsidRPr="00D13B60">
        <w:rPr>
          <w:color w:val="auto"/>
        </w:rPr>
        <w:instrText xml:space="preserve"> ADDIN EN.CITE &lt;EndNote&gt;&lt;Cite&gt;&lt;Author&gt;OGC&lt;/Author&gt;&lt;Year&gt;2014&lt;/Year&gt;&lt;RecNum&gt;811&lt;/RecNum&gt;&lt;Suffix&gt; p. 5&lt;/Suffix&gt;&lt;DisplayText&gt;(OGC 2014 p. 5)&lt;/DisplayText&gt;&lt;record&gt;&lt;rec-number&gt;811&lt;/rec-number&gt;&lt;foreign-keys&gt;&lt;key app="EN" db-id="rrxt52zwuvxvewefez4vrwzk9v20evxzz2zf"&gt;811&lt;/key&gt;&lt;/foreign-keys&gt;&lt;ref-type name="Report"&gt;27&lt;/ref-type&gt;&lt;contributors&gt;&lt;authors&gt;&lt;author&gt;OGC, ISO TC211, IHO,&lt;/author&gt;&lt;/authors&gt;&lt;/contributors&gt;&lt;titles&gt;&lt;title&gt;A Guide to the Role of Standards in Geospatial Information Management &lt;/title&gt;&lt;/titles&gt;&lt;dates&gt;&lt;year&gt;2014&lt;/year&gt;&lt;/dates&gt;&lt;pub-location&gt;New York&lt;/pub-location&gt;&lt;urls&gt;&lt;related-urls&gt;&lt;url&gt;http://ggim.un.org/docs/meetings/GGIM4/E-C20-2014-8_Essential%20Standards%20Guide%20for%20UNGGIM.pdf&lt;/url&gt;&lt;/related-urls&gt;&lt;/urls&gt;&lt;/record&gt;&lt;/Cite&gt;&lt;/EndNote&gt;</w:instrText>
      </w:r>
      <w:r w:rsidRPr="00D13B60">
        <w:rPr>
          <w:color w:val="auto"/>
        </w:rPr>
        <w:fldChar w:fldCharType="separate"/>
      </w:r>
      <w:r w:rsidRPr="00D13B60">
        <w:rPr>
          <w:noProof/>
          <w:color w:val="auto"/>
        </w:rPr>
        <w:t>(</w:t>
      </w:r>
      <w:hyperlink w:anchor="_ENREF_24" w:tooltip="OGC, 2014 #811" w:history="1">
        <w:r w:rsidR="00801555" w:rsidRPr="00D13B60">
          <w:rPr>
            <w:noProof/>
            <w:color w:val="auto"/>
          </w:rPr>
          <w:t>OGC 2014 p. 5</w:t>
        </w:r>
      </w:hyperlink>
      <w:r w:rsidRPr="00D13B60">
        <w:rPr>
          <w:noProof/>
          <w:color w:val="auto"/>
        </w:rPr>
        <w:t>)</w:t>
      </w:r>
      <w:r w:rsidRPr="00D13B60">
        <w:rPr>
          <w:color w:val="auto"/>
        </w:rPr>
        <w:fldChar w:fldCharType="end"/>
      </w:r>
      <w:r w:rsidRPr="00D13B60">
        <w:rPr>
          <w:color w:val="auto"/>
        </w:rPr>
        <w:t xml:space="preserve">. </w:t>
      </w:r>
      <w:r w:rsidR="00A86D6A">
        <w:rPr>
          <w:color w:val="auto"/>
        </w:rPr>
        <w:t>A key feature of standards is that new participants</w:t>
      </w:r>
      <w:r w:rsidR="002F08D1">
        <w:rPr>
          <w:color w:val="auto"/>
        </w:rPr>
        <w:t>,</w:t>
      </w:r>
      <w:r w:rsidR="00A86D6A">
        <w:rPr>
          <w:color w:val="auto"/>
        </w:rPr>
        <w:t xml:space="preserve"> on either side of the </w:t>
      </w:r>
      <w:r w:rsidR="0086266B">
        <w:rPr>
          <w:color w:val="auto"/>
        </w:rPr>
        <w:t>agreement</w:t>
      </w:r>
      <w:r w:rsidR="00A86D6A">
        <w:rPr>
          <w:color w:val="auto"/>
        </w:rPr>
        <w:t xml:space="preserve">, </w:t>
      </w:r>
      <w:r w:rsidR="0086266B">
        <w:rPr>
          <w:color w:val="auto"/>
        </w:rPr>
        <w:t xml:space="preserve">who are </w:t>
      </w:r>
      <w:r w:rsidR="00A86D6A">
        <w:rPr>
          <w:color w:val="auto"/>
        </w:rPr>
        <w:t xml:space="preserve">different from the originators, can use them. </w:t>
      </w:r>
    </w:p>
    <w:p w14:paraId="6D338DBA" w14:textId="1B7B9D14" w:rsidR="00373D8D" w:rsidRDefault="00373D8D" w:rsidP="009023CD">
      <w:pPr>
        <w:jc w:val="both"/>
        <w:rPr>
          <w:color w:val="auto"/>
        </w:rPr>
      </w:pPr>
      <w:r w:rsidRPr="00D13B60">
        <w:rPr>
          <w:color w:val="auto"/>
        </w:rPr>
        <w:t>Standards play a key role in achieving interoperability</w:t>
      </w:r>
      <w:r>
        <w:rPr>
          <w:color w:val="auto"/>
        </w:rPr>
        <w:t xml:space="preserve"> and operate at a </w:t>
      </w:r>
      <w:r w:rsidRPr="00D13B60">
        <w:rPr>
          <w:color w:val="auto"/>
        </w:rPr>
        <w:t>number of levels from</w:t>
      </w:r>
      <w:r>
        <w:rPr>
          <w:color w:val="auto"/>
        </w:rPr>
        <w:t>:</w:t>
      </w:r>
    </w:p>
    <w:p w14:paraId="6DD1043D" w14:textId="16549065" w:rsidR="00373D8D" w:rsidRPr="009771CE" w:rsidRDefault="0086266B" w:rsidP="00790B92">
      <w:pPr>
        <w:pStyle w:val="ListParagraph"/>
        <w:numPr>
          <w:ilvl w:val="0"/>
          <w:numId w:val="32"/>
        </w:numPr>
        <w:jc w:val="both"/>
        <w:rPr>
          <w:color w:val="auto"/>
        </w:rPr>
      </w:pPr>
      <w:r>
        <w:rPr>
          <w:color w:val="auto"/>
        </w:rPr>
        <w:t xml:space="preserve">Technical </w:t>
      </w:r>
      <w:ins w:id="321" w:author="Simons, Bruce (L&amp;W, Highett)" w:date="2015-04-07T12:10:00Z">
        <w:r w:rsidR="00E33BF4">
          <w:rPr>
            <w:color w:val="auto"/>
          </w:rPr>
          <w:t>–</w:t>
        </w:r>
      </w:ins>
      <w:del w:id="322" w:author="Simons, Bruce (L&amp;W, Highett)" w:date="2015-04-07T12:10:00Z">
        <w:r w:rsidDel="00E33BF4">
          <w:rPr>
            <w:color w:val="auto"/>
          </w:rPr>
          <w:delText>-</w:delText>
        </w:r>
      </w:del>
      <w:r>
        <w:rPr>
          <w:color w:val="auto"/>
        </w:rPr>
        <w:t xml:space="preserve"> </w:t>
      </w:r>
      <w:ins w:id="323" w:author="Simons, Bruce (L&amp;W, Highett)" w:date="2015-04-07T12:10:00Z">
        <w:r w:rsidR="00E33BF4">
          <w:rPr>
            <w:color w:val="auto"/>
          </w:rPr>
          <w:t>c</w:t>
        </w:r>
      </w:ins>
      <w:commentRangeStart w:id="324"/>
      <w:del w:id="325" w:author="Simons, Bruce (L&amp;W, Highett)" w:date="2015-04-07T12:10:00Z">
        <w:r w:rsidR="00373D8D" w:rsidRPr="009771CE" w:rsidDel="00E33BF4">
          <w:rPr>
            <w:color w:val="auto"/>
          </w:rPr>
          <w:delText>C</w:delText>
        </w:r>
      </w:del>
      <w:r w:rsidR="00373D8D" w:rsidRPr="009771CE">
        <w:rPr>
          <w:color w:val="auto"/>
        </w:rPr>
        <w:t xml:space="preserve">ommunication protocols </w:t>
      </w:r>
      <w:r w:rsidR="008C4B5D">
        <w:rPr>
          <w:color w:val="auto"/>
        </w:rPr>
        <w:t>–</w:t>
      </w:r>
      <w:r w:rsidR="00373D8D" w:rsidRPr="009771CE">
        <w:rPr>
          <w:color w:val="auto"/>
        </w:rPr>
        <w:t xml:space="preserve"> </w:t>
      </w:r>
      <w:commentRangeStart w:id="326"/>
      <w:r w:rsidR="00373D8D" w:rsidRPr="009771CE">
        <w:rPr>
          <w:color w:val="auto"/>
        </w:rPr>
        <w:t>standardised</w:t>
      </w:r>
      <w:r w:rsidR="008C4B5D">
        <w:rPr>
          <w:color w:val="auto"/>
        </w:rPr>
        <w:t xml:space="preserve"> </w:t>
      </w:r>
      <w:r w:rsidR="00373D8D" w:rsidRPr="009771CE">
        <w:rPr>
          <w:color w:val="auto"/>
        </w:rPr>
        <w:t xml:space="preserve">communication protocols such as http </w:t>
      </w:r>
      <w:commentRangeEnd w:id="326"/>
      <w:r w:rsidR="008C4B5D">
        <w:rPr>
          <w:rStyle w:val="CommentReference"/>
        </w:rPr>
        <w:commentReference w:id="326"/>
      </w:r>
    </w:p>
    <w:p w14:paraId="7D411CB5" w14:textId="3FAF9E80" w:rsidR="002F08D1" w:rsidRDefault="0086266B" w:rsidP="00790B92">
      <w:pPr>
        <w:pStyle w:val="ListParagraph"/>
        <w:numPr>
          <w:ilvl w:val="0"/>
          <w:numId w:val="32"/>
        </w:numPr>
        <w:jc w:val="both"/>
        <w:rPr>
          <w:color w:val="auto"/>
        </w:rPr>
      </w:pPr>
      <w:r>
        <w:rPr>
          <w:color w:val="auto"/>
        </w:rPr>
        <w:t>Syntactic - d</w:t>
      </w:r>
      <w:r w:rsidR="00373D8D" w:rsidRPr="009771CE">
        <w:rPr>
          <w:color w:val="auto"/>
        </w:rPr>
        <w:t xml:space="preserve">ata formats </w:t>
      </w:r>
      <w:r w:rsidR="00D169C8">
        <w:rPr>
          <w:color w:val="auto"/>
        </w:rPr>
        <w:t>–</w:t>
      </w:r>
      <w:r w:rsidR="00373D8D" w:rsidRPr="009771CE">
        <w:rPr>
          <w:color w:val="auto"/>
        </w:rPr>
        <w:t xml:space="preserve"> standard</w:t>
      </w:r>
      <w:r w:rsidR="00D169C8">
        <w:rPr>
          <w:color w:val="auto"/>
        </w:rPr>
        <w:t xml:space="preserve"> </w:t>
      </w:r>
      <w:r w:rsidR="00373D8D" w:rsidRPr="009771CE">
        <w:rPr>
          <w:color w:val="auto"/>
        </w:rPr>
        <w:t xml:space="preserve">formats such as </w:t>
      </w:r>
      <w:r w:rsidR="002F08D1">
        <w:rPr>
          <w:color w:val="auto"/>
        </w:rPr>
        <w:t>XML or JSON</w:t>
      </w:r>
      <w:ins w:id="327" w:author="Simons, Bruce (L&amp;W, Highett)" w:date="2015-04-07T12:12:00Z">
        <w:r w:rsidR="00E33BF4">
          <w:rPr>
            <w:color w:val="auto"/>
          </w:rPr>
          <w:t xml:space="preserve"> or patterns for using the standard formats for geographic data, such as GML, KML, GeoJSON, TopoJSON</w:t>
        </w:r>
      </w:ins>
    </w:p>
    <w:p w14:paraId="50D0B636" w14:textId="53462101" w:rsidR="002F08D1" w:rsidRDefault="0086266B" w:rsidP="00790B92">
      <w:pPr>
        <w:pStyle w:val="ListParagraph"/>
        <w:numPr>
          <w:ilvl w:val="0"/>
          <w:numId w:val="32"/>
        </w:numPr>
        <w:jc w:val="both"/>
        <w:rPr>
          <w:color w:val="auto"/>
        </w:rPr>
      </w:pPr>
      <w:del w:id="328" w:author="Simons, Bruce (L&amp;W, Highett)" w:date="2015-04-07T12:09:00Z">
        <w:r w:rsidDel="00E33BF4">
          <w:rPr>
            <w:color w:val="auto"/>
          </w:rPr>
          <w:delText xml:space="preserve">Semantic </w:delText>
        </w:r>
      </w:del>
      <w:ins w:id="329" w:author="Simons, Bruce (L&amp;W, Highett)" w:date="2015-04-07T12:09:00Z">
        <w:r w:rsidR="00E33BF4">
          <w:rPr>
            <w:color w:val="auto"/>
          </w:rPr>
          <w:t xml:space="preserve">Schematic </w:t>
        </w:r>
      </w:ins>
      <w:ins w:id="330" w:author="Simons, Bruce (L&amp;W, Highett)" w:date="2015-04-07T12:10:00Z">
        <w:r w:rsidR="00E33BF4">
          <w:rPr>
            <w:color w:val="auto"/>
          </w:rPr>
          <w:t>–</w:t>
        </w:r>
      </w:ins>
      <w:del w:id="331" w:author="Simons, Bruce (L&amp;W, Highett)" w:date="2015-04-07T12:10:00Z">
        <w:r w:rsidDel="00E33BF4">
          <w:rPr>
            <w:color w:val="auto"/>
          </w:rPr>
          <w:delText>-</w:delText>
        </w:r>
      </w:del>
      <w:r>
        <w:rPr>
          <w:color w:val="auto"/>
        </w:rPr>
        <w:t xml:space="preserve"> d</w:t>
      </w:r>
      <w:r w:rsidR="00373D8D" w:rsidRPr="009771CE">
        <w:rPr>
          <w:color w:val="auto"/>
        </w:rPr>
        <w:t>ata structure</w:t>
      </w:r>
      <w:r w:rsidR="00373D8D">
        <w:rPr>
          <w:color w:val="auto"/>
        </w:rPr>
        <w:t xml:space="preserve"> </w:t>
      </w:r>
      <w:r w:rsidR="00373D8D" w:rsidRPr="009771CE">
        <w:rPr>
          <w:color w:val="auto"/>
        </w:rPr>
        <w:t xml:space="preserve">– </w:t>
      </w:r>
      <w:del w:id="332" w:author="Simons, Bruce (L&amp;W, Highett)" w:date="2015-04-07T12:12:00Z">
        <w:r w:rsidR="002F08D1" w:rsidDel="00E33BF4">
          <w:rPr>
            <w:color w:val="auto"/>
          </w:rPr>
          <w:delText>patterns for using the standard formats for geographic data, such as GML, KML, GeoJSON, TopoJSON</w:delText>
        </w:r>
      </w:del>
      <w:ins w:id="333" w:author="Simons, Bruce (L&amp;W, Highett)" w:date="2015-04-07T12:13:00Z">
        <w:r w:rsidR="00E33BF4" w:rsidRPr="00E33BF4">
          <w:rPr>
            <w:color w:val="auto"/>
          </w:rPr>
          <w:t xml:space="preserve"> </w:t>
        </w:r>
        <w:commentRangeStart w:id="334"/>
        <w:r w:rsidR="00E33BF4" w:rsidRPr="002F08D1">
          <w:rPr>
            <w:color w:val="auto"/>
          </w:rPr>
          <w:t xml:space="preserve">community application schemas </w:t>
        </w:r>
        <w:commentRangeEnd w:id="334"/>
        <w:r w:rsidR="00E33BF4">
          <w:rPr>
            <w:rStyle w:val="CommentReference"/>
          </w:rPr>
          <w:commentReference w:id="334"/>
        </w:r>
        <w:r w:rsidR="00E33BF4" w:rsidRPr="002F08D1">
          <w:rPr>
            <w:color w:val="auto"/>
          </w:rPr>
          <w:t>such as GeosciML</w:t>
        </w:r>
        <w:r w:rsidR="00E33BF4">
          <w:rPr>
            <w:rStyle w:val="FootnoteReference"/>
            <w:color w:val="auto"/>
          </w:rPr>
          <w:footnoteReference w:id="3"/>
        </w:r>
        <w:r w:rsidR="00E33BF4" w:rsidRPr="002F08D1">
          <w:rPr>
            <w:color w:val="auto"/>
          </w:rPr>
          <w:t xml:space="preserve"> </w:t>
        </w:r>
        <w:r w:rsidR="00E33BF4">
          <w:rPr>
            <w:color w:val="auto"/>
          </w:rPr>
          <w:t>and</w:t>
        </w:r>
        <w:r w:rsidR="00E33BF4" w:rsidRPr="002F08D1">
          <w:rPr>
            <w:color w:val="auto"/>
          </w:rPr>
          <w:t xml:space="preserve"> the INSPIRE theme specification</w:t>
        </w:r>
        <w:r w:rsidR="00E33BF4">
          <w:rPr>
            <w:color w:val="auto"/>
          </w:rPr>
          <w:t>s define ‘types’ that appear in data</w:t>
        </w:r>
      </w:ins>
    </w:p>
    <w:p w14:paraId="09E8399F" w14:textId="3F7C6B3E" w:rsidR="003A4CCD" w:rsidRDefault="0086266B">
      <w:pPr>
        <w:pStyle w:val="ListParagraph"/>
        <w:numPr>
          <w:ilvl w:val="0"/>
          <w:numId w:val="32"/>
        </w:numPr>
        <w:jc w:val="both"/>
        <w:rPr>
          <w:ins w:id="337" w:author="Simons, Bruce (L&amp;W, Highett)" w:date="2015-04-07T12:14:00Z"/>
          <w:color w:val="auto"/>
        </w:rPr>
      </w:pPr>
      <w:r>
        <w:rPr>
          <w:color w:val="auto"/>
        </w:rPr>
        <w:t xml:space="preserve">Semantic </w:t>
      </w:r>
      <w:ins w:id="338" w:author="Simons, Bruce (L&amp;W, Highett)" w:date="2015-04-07T12:10:00Z">
        <w:r w:rsidR="00E33BF4">
          <w:rPr>
            <w:color w:val="auto"/>
          </w:rPr>
          <w:t>–</w:t>
        </w:r>
      </w:ins>
      <w:del w:id="339" w:author="Simons, Bruce (L&amp;W, Highett)" w:date="2015-04-07T12:10:00Z">
        <w:r w:rsidDel="00E33BF4">
          <w:rPr>
            <w:color w:val="auto"/>
          </w:rPr>
          <w:delText>-</w:delText>
        </w:r>
      </w:del>
      <w:r>
        <w:rPr>
          <w:color w:val="auto"/>
        </w:rPr>
        <w:t xml:space="preserve"> d</w:t>
      </w:r>
      <w:r w:rsidR="00373D8D" w:rsidRPr="002F08D1">
        <w:rPr>
          <w:color w:val="auto"/>
        </w:rPr>
        <w:t xml:space="preserve">ata </w:t>
      </w:r>
      <w:del w:id="340" w:author="Simons, Bruce (L&amp;W, Highett)" w:date="2015-04-07T12:11:00Z">
        <w:r w:rsidR="00373D8D" w:rsidRPr="002F08D1" w:rsidDel="00E33BF4">
          <w:rPr>
            <w:color w:val="auto"/>
          </w:rPr>
          <w:delText xml:space="preserve">semantics (or </w:delText>
        </w:r>
      </w:del>
      <w:r w:rsidR="00373D8D" w:rsidRPr="002F08D1">
        <w:rPr>
          <w:color w:val="auto"/>
        </w:rPr>
        <w:t>meaning</w:t>
      </w:r>
      <w:del w:id="341" w:author="Simons, Bruce (L&amp;W, Highett)" w:date="2015-04-07T12:11:00Z">
        <w:r w:rsidR="00373D8D" w:rsidRPr="002F08D1" w:rsidDel="00E33BF4">
          <w:rPr>
            <w:color w:val="auto"/>
          </w:rPr>
          <w:delText>)</w:delText>
        </w:r>
      </w:del>
      <w:r w:rsidR="00373D8D" w:rsidRPr="002F08D1">
        <w:rPr>
          <w:color w:val="auto"/>
        </w:rPr>
        <w:t xml:space="preserve"> –</w:t>
      </w:r>
      <w:del w:id="342" w:author="Simons, Bruce (L&amp;W, Highett)" w:date="2015-04-07T12:13:00Z">
        <w:r w:rsidR="002F08D1" w:rsidDel="00E33BF4">
          <w:rPr>
            <w:color w:val="auto"/>
          </w:rPr>
          <w:delText xml:space="preserve"> </w:delText>
        </w:r>
        <w:commentRangeStart w:id="343"/>
        <w:r w:rsidR="002F08D1" w:rsidRPr="002F08D1" w:rsidDel="00E33BF4">
          <w:rPr>
            <w:color w:val="auto"/>
          </w:rPr>
          <w:delText xml:space="preserve">community application schemas </w:delText>
        </w:r>
        <w:commentRangeEnd w:id="343"/>
        <w:r w:rsidR="002F08D1" w:rsidDel="00E33BF4">
          <w:rPr>
            <w:rStyle w:val="CommentReference"/>
          </w:rPr>
          <w:commentReference w:id="343"/>
        </w:r>
        <w:r w:rsidR="002F08D1" w:rsidRPr="002F08D1" w:rsidDel="00E33BF4">
          <w:rPr>
            <w:color w:val="auto"/>
          </w:rPr>
          <w:delText>such as GeosciML</w:delText>
        </w:r>
        <w:r w:rsidR="002F08D1" w:rsidDel="00E33BF4">
          <w:rPr>
            <w:rStyle w:val="FootnoteReference"/>
            <w:color w:val="auto"/>
          </w:rPr>
          <w:footnoteReference w:id="4"/>
        </w:r>
        <w:r w:rsidR="002F08D1" w:rsidRPr="002F08D1" w:rsidDel="00E33BF4">
          <w:rPr>
            <w:color w:val="auto"/>
          </w:rPr>
          <w:delText xml:space="preserve"> </w:delText>
        </w:r>
        <w:r w:rsidR="002A37FF" w:rsidDel="00E33BF4">
          <w:rPr>
            <w:color w:val="auto"/>
          </w:rPr>
          <w:delText>and</w:delText>
        </w:r>
        <w:r w:rsidR="002F08D1" w:rsidRPr="002F08D1" w:rsidDel="00E33BF4">
          <w:rPr>
            <w:color w:val="auto"/>
          </w:rPr>
          <w:delText xml:space="preserve"> the INSPIRE theme specification</w:delText>
        </w:r>
        <w:r w:rsidR="002A37FF" w:rsidDel="00E33BF4">
          <w:rPr>
            <w:color w:val="auto"/>
          </w:rPr>
          <w:delText>s</w:delText>
        </w:r>
        <w:r w:rsidR="002F08D1" w:rsidDel="00E33BF4">
          <w:rPr>
            <w:color w:val="auto"/>
          </w:rPr>
          <w:delText xml:space="preserve"> define </w:delText>
        </w:r>
        <w:r w:rsidDel="00E33BF4">
          <w:rPr>
            <w:color w:val="auto"/>
          </w:rPr>
          <w:delText>‘</w:delText>
        </w:r>
        <w:r w:rsidR="002F08D1" w:rsidDel="00E33BF4">
          <w:rPr>
            <w:color w:val="auto"/>
          </w:rPr>
          <w:delText>types</w:delText>
        </w:r>
        <w:r w:rsidDel="00E33BF4">
          <w:rPr>
            <w:color w:val="auto"/>
          </w:rPr>
          <w:delText>’</w:delText>
        </w:r>
        <w:r w:rsidR="002F08D1" w:rsidDel="00E33BF4">
          <w:rPr>
            <w:color w:val="auto"/>
          </w:rPr>
          <w:delText xml:space="preserve"> that appear in data</w:delText>
        </w:r>
      </w:del>
      <w:del w:id="346" w:author="Simons, Bruce (L&amp;W, Highett)" w:date="2015-04-07T12:17:00Z">
        <w:r w:rsidR="002F08D1" w:rsidRPr="002F08D1" w:rsidDel="003A4CCD">
          <w:rPr>
            <w:color w:val="auto"/>
          </w:rPr>
          <w:delText xml:space="preserve">, </w:delText>
        </w:r>
        <w:r w:rsidR="002A37FF" w:rsidDel="003A4CCD">
          <w:rPr>
            <w:color w:val="auto"/>
          </w:rPr>
          <w:delText>and</w:delText>
        </w:r>
      </w:del>
      <w:r w:rsidR="002F08D1" w:rsidRPr="002F08D1">
        <w:rPr>
          <w:color w:val="auto"/>
        </w:rPr>
        <w:t xml:space="preserve"> </w:t>
      </w:r>
      <w:r w:rsidR="00373D8D" w:rsidRPr="002F08D1">
        <w:rPr>
          <w:color w:val="auto"/>
        </w:rPr>
        <w:t xml:space="preserve">standardised vocabularies </w:t>
      </w:r>
      <w:r w:rsidR="00D169C8">
        <w:rPr>
          <w:color w:val="auto"/>
        </w:rPr>
        <w:t xml:space="preserve">such as soil-types or units-of-measure provide values </w:t>
      </w:r>
      <w:r w:rsidR="00373D8D" w:rsidRPr="002F08D1">
        <w:rPr>
          <w:color w:val="auto"/>
        </w:rPr>
        <w:t xml:space="preserve">used </w:t>
      </w:r>
      <w:r w:rsidR="002F08D1">
        <w:rPr>
          <w:color w:val="auto"/>
        </w:rPr>
        <w:t xml:space="preserve">in </w:t>
      </w:r>
      <w:r w:rsidR="00D169C8">
        <w:rPr>
          <w:color w:val="auto"/>
        </w:rPr>
        <w:t>slots provided by the model</w:t>
      </w:r>
      <w:r w:rsidR="00373D8D" w:rsidRPr="002F08D1">
        <w:rPr>
          <w:color w:val="auto"/>
        </w:rPr>
        <w:t xml:space="preserve">. </w:t>
      </w:r>
    </w:p>
    <w:p w14:paraId="424CBD4E" w14:textId="73C49E2A" w:rsidR="002F08D1" w:rsidRPr="003A4CCD" w:rsidRDefault="002A37FF">
      <w:pPr>
        <w:jc w:val="both"/>
        <w:rPr>
          <w:color w:val="auto"/>
          <w:rPrChange w:id="347" w:author="Simons, Bruce (L&amp;W, Highett)" w:date="2015-04-07T12:14:00Z">
            <w:rPr/>
          </w:rPrChange>
        </w:rPr>
        <w:pPrChange w:id="348" w:author="Simons, Bruce (L&amp;W, Highett)" w:date="2015-04-07T12:14:00Z">
          <w:pPr>
            <w:ind w:left="360"/>
            <w:jc w:val="both"/>
          </w:pPr>
        </w:pPrChange>
      </w:pPr>
      <w:r w:rsidRPr="003A4CCD">
        <w:rPr>
          <w:color w:val="auto"/>
        </w:rPr>
        <w:t xml:space="preserve">While </w:t>
      </w:r>
      <w:del w:id="349" w:author="Simons, Bruce (L&amp;W, Highett)" w:date="2015-04-07T12:14:00Z">
        <w:r w:rsidRPr="003A4CCD" w:rsidDel="003A4CCD">
          <w:rPr>
            <w:color w:val="auto"/>
          </w:rPr>
          <w:delText xml:space="preserve">these </w:delText>
        </w:r>
      </w:del>
      <w:ins w:id="350" w:author="Simons, Bruce (L&amp;W, Highett)" w:date="2015-04-07T12:14:00Z">
        <w:r w:rsidR="003A4CCD">
          <w:rPr>
            <w:color w:val="auto"/>
          </w:rPr>
          <w:t>the schematic and semantic levels</w:t>
        </w:r>
        <w:r w:rsidR="003A4CCD" w:rsidRPr="003A4CCD">
          <w:rPr>
            <w:color w:val="auto"/>
          </w:rPr>
          <w:t xml:space="preserve"> </w:t>
        </w:r>
      </w:ins>
      <w:r w:rsidRPr="003A4CCD">
        <w:rPr>
          <w:color w:val="auto"/>
        </w:rPr>
        <w:t xml:space="preserve">may be maintained separately, both are required for </w:t>
      </w:r>
      <w:del w:id="351" w:author="Simons, Bruce (L&amp;W, Highett)" w:date="2015-04-07T12:15:00Z">
        <w:r w:rsidRPr="003A4CCD" w:rsidDel="003A4CCD">
          <w:rPr>
            <w:color w:val="auto"/>
          </w:rPr>
          <w:delText xml:space="preserve">semantic </w:delText>
        </w:r>
      </w:del>
      <w:r w:rsidRPr="003A4CCD">
        <w:rPr>
          <w:color w:val="auto"/>
        </w:rPr>
        <w:t xml:space="preserve">interoperability. </w:t>
      </w:r>
      <w:commentRangeEnd w:id="324"/>
      <w:r w:rsidRPr="003A4CCD">
        <w:rPr>
          <w:color w:val="auto"/>
          <w:rPrChange w:id="352" w:author="Simons, Bruce (L&amp;W, Highett)" w:date="2015-04-07T12:14:00Z">
            <w:rPr>
              <w:rStyle w:val="CommentReference"/>
            </w:rPr>
          </w:rPrChange>
        </w:rPr>
        <w:commentReference w:id="324"/>
      </w:r>
    </w:p>
    <w:p w14:paraId="3F2ED797" w14:textId="6F2F7C58" w:rsidR="00373D8D" w:rsidRDefault="00373D8D" w:rsidP="009023CD">
      <w:pPr>
        <w:jc w:val="both"/>
        <w:rPr>
          <w:color w:val="auto"/>
        </w:rPr>
      </w:pPr>
      <w:r>
        <w:rPr>
          <w:color w:val="auto"/>
        </w:rPr>
        <w:t xml:space="preserve">The adoption of standards by data providers is driven by a desire to enable the exchange, integration and use of data from multiple sources with a minimum of effort by users. </w:t>
      </w:r>
      <w:r w:rsidR="00D169C8">
        <w:rPr>
          <w:color w:val="auto"/>
        </w:rPr>
        <w:t xml:space="preserve">Hence, </w:t>
      </w:r>
      <w:r w:rsidR="00D169C8">
        <w:t>g</w:t>
      </w:r>
      <w:r>
        <w:t>eospatial standards play a vital role in enabling the development of Spatial Data Infrastructure</w:t>
      </w:r>
      <w:r w:rsidR="00D169C8">
        <w:t>s</w:t>
      </w:r>
      <w:r>
        <w:t xml:space="preserve"> (SDI).  </w:t>
      </w:r>
    </w:p>
    <w:p w14:paraId="0311A369" w14:textId="4EDE6634" w:rsidR="00373D8D" w:rsidRDefault="00373D8D" w:rsidP="009023CD">
      <w:pPr>
        <w:jc w:val="both"/>
      </w:pPr>
      <w:r>
        <w:rPr>
          <w:highlight w:val="white"/>
        </w:rPr>
        <w:t xml:space="preserve">Two key international organizations </w:t>
      </w:r>
      <w:del w:id="353" w:author="Simons, Bruce (L&amp;W, Highett)" w:date="2015-04-07T12:17:00Z">
        <w:r w:rsidDel="003A4CCD">
          <w:rPr>
            <w:highlight w:val="white"/>
          </w:rPr>
          <w:delText xml:space="preserve">which </w:delText>
        </w:r>
      </w:del>
      <w:ins w:id="354" w:author="Simons, Bruce (L&amp;W, Highett)" w:date="2015-04-07T12:17:00Z">
        <w:r w:rsidR="003A4CCD">
          <w:rPr>
            <w:highlight w:val="white"/>
          </w:rPr>
          <w:t xml:space="preserve">that </w:t>
        </w:r>
      </w:ins>
      <w:r>
        <w:rPr>
          <w:highlight w:val="white"/>
        </w:rPr>
        <w:t>develop standards for geospatial information are</w:t>
      </w:r>
      <w:r>
        <w:rPr>
          <w:rStyle w:val="FootnoteReference"/>
          <w:highlight w:val="white"/>
        </w:rPr>
        <w:footnoteReference w:id="5"/>
      </w:r>
      <w:r>
        <w:rPr>
          <w:highlight w:val="white"/>
        </w:rPr>
        <w:t>:</w:t>
      </w:r>
    </w:p>
    <w:p w14:paraId="56B6A7AB" w14:textId="05EB6B2A" w:rsidR="00373D8D" w:rsidRPr="00AA2C0A" w:rsidRDefault="00373D8D" w:rsidP="00790B92">
      <w:pPr>
        <w:pStyle w:val="ListParagraph"/>
        <w:numPr>
          <w:ilvl w:val="0"/>
          <w:numId w:val="33"/>
        </w:numPr>
      </w:pPr>
      <w:r w:rsidRPr="00AA2C0A">
        <w:rPr>
          <w:highlight w:val="white"/>
        </w:rPr>
        <w:lastRenderedPageBreak/>
        <w:t xml:space="preserve">The International Organization for Standardization (ISO) Technical Committee 211 </w:t>
      </w:r>
      <w:r w:rsidR="00D169C8">
        <w:rPr>
          <w:highlight w:val="white"/>
        </w:rPr>
        <w:t xml:space="preserve">for </w:t>
      </w:r>
      <w:r w:rsidRPr="00AA2C0A">
        <w:rPr>
          <w:highlight w:val="white"/>
        </w:rPr>
        <w:t>Geographic Information/Geomatics</w:t>
      </w:r>
      <w:r w:rsidRPr="00AA2C0A">
        <w:rPr>
          <w:rStyle w:val="FootnoteReference"/>
          <w:color w:val="auto"/>
        </w:rPr>
        <w:t xml:space="preserve"> </w:t>
      </w:r>
      <w:r>
        <w:rPr>
          <w:rStyle w:val="FootnoteReference"/>
          <w:color w:val="auto"/>
        </w:rPr>
        <w:footnoteReference w:id="6"/>
      </w:r>
      <w:r w:rsidRPr="00AA2C0A">
        <w:rPr>
          <w:color w:val="auto"/>
        </w:rPr>
        <w:t xml:space="preserve"> </w:t>
      </w:r>
    </w:p>
    <w:p w14:paraId="384B31A0" w14:textId="77777777" w:rsidR="00373D8D" w:rsidRPr="00AA2C0A" w:rsidRDefault="00373D8D" w:rsidP="00790B92">
      <w:pPr>
        <w:pStyle w:val="ListParagraph"/>
        <w:numPr>
          <w:ilvl w:val="0"/>
          <w:numId w:val="33"/>
        </w:numPr>
      </w:pPr>
      <w:r>
        <w:rPr>
          <w:color w:val="auto"/>
        </w:rPr>
        <w:t xml:space="preserve">The </w:t>
      </w:r>
      <w:r w:rsidRPr="00AA2C0A">
        <w:rPr>
          <w:color w:val="auto"/>
        </w:rPr>
        <w:t>Open Geospatial Consortium (OGC)</w:t>
      </w:r>
      <w:r>
        <w:rPr>
          <w:rStyle w:val="FootnoteReference"/>
          <w:color w:val="auto"/>
        </w:rPr>
        <w:footnoteReference w:id="7"/>
      </w:r>
      <w:r w:rsidRPr="00AA2C0A">
        <w:rPr>
          <w:color w:val="auto"/>
        </w:rPr>
        <w:t xml:space="preserve">. </w:t>
      </w:r>
    </w:p>
    <w:p w14:paraId="37BBA430" w14:textId="5F74CC5E" w:rsidR="00373D8D" w:rsidRDefault="00373D8D" w:rsidP="009023CD">
      <w:pPr>
        <w:jc w:val="both"/>
        <w:rPr>
          <w:color w:val="auto"/>
        </w:rPr>
      </w:pPr>
      <w:r w:rsidRPr="00D13B60">
        <w:rPr>
          <w:color w:val="auto"/>
        </w:rPr>
        <w:t>ISO</w:t>
      </w:r>
      <w:r w:rsidR="00D169C8">
        <w:rPr>
          <w:color w:val="auto"/>
        </w:rPr>
        <w:t>/</w:t>
      </w:r>
      <w:r>
        <w:rPr>
          <w:color w:val="auto"/>
        </w:rPr>
        <w:t>TC</w:t>
      </w:r>
      <w:r w:rsidR="00D169C8">
        <w:rPr>
          <w:color w:val="auto"/>
        </w:rPr>
        <w:t xml:space="preserve"> </w:t>
      </w:r>
      <w:r>
        <w:rPr>
          <w:color w:val="auto"/>
        </w:rPr>
        <w:t xml:space="preserve">211 </w:t>
      </w:r>
      <w:r w:rsidR="008C4B5D">
        <w:rPr>
          <w:color w:val="auto"/>
        </w:rPr>
        <w:t xml:space="preserve">has </w:t>
      </w:r>
      <w:r>
        <w:rPr>
          <w:color w:val="auto"/>
        </w:rPr>
        <w:t>develop</w:t>
      </w:r>
      <w:r w:rsidR="008C4B5D">
        <w:rPr>
          <w:color w:val="auto"/>
        </w:rPr>
        <w:t>ed</w:t>
      </w:r>
      <w:r>
        <w:rPr>
          <w:color w:val="auto"/>
        </w:rPr>
        <w:t xml:space="preserve"> </w:t>
      </w:r>
      <w:r w:rsidR="00D169C8">
        <w:rPr>
          <w:color w:val="auto"/>
        </w:rPr>
        <w:t>a</w:t>
      </w:r>
      <w:r w:rsidRPr="00D13B60">
        <w:rPr>
          <w:color w:val="auto"/>
        </w:rPr>
        <w:t xml:space="preserve"> series of International Standards </w:t>
      </w:r>
      <w:del w:id="355" w:author="Simons, Bruce (L&amp;W, Highett)" w:date="2015-04-07T12:17:00Z">
        <w:r w:rsidDel="003A4CCD">
          <w:rPr>
            <w:color w:val="auto"/>
          </w:rPr>
          <w:delText xml:space="preserve">which </w:delText>
        </w:r>
      </w:del>
      <w:ins w:id="356" w:author="Simons, Bruce (L&amp;W, Highett)" w:date="2015-04-07T12:17:00Z">
        <w:r w:rsidR="003A4CCD">
          <w:rPr>
            <w:color w:val="auto"/>
          </w:rPr>
          <w:t xml:space="preserve">that </w:t>
        </w:r>
      </w:ins>
      <w:r>
        <w:rPr>
          <w:color w:val="auto"/>
        </w:rPr>
        <w:t xml:space="preserve">provide </w:t>
      </w:r>
      <w:r w:rsidR="009029DA">
        <w:rPr>
          <w:color w:val="auto"/>
        </w:rPr>
        <w:t xml:space="preserve">a </w:t>
      </w:r>
      <w:r w:rsidRPr="00D13B60">
        <w:rPr>
          <w:color w:val="auto"/>
        </w:rPr>
        <w:t xml:space="preserve">conceptual modelling framework for geospatial information. This </w:t>
      </w:r>
      <w:r w:rsidR="008C4B5D">
        <w:rPr>
          <w:color w:val="auto"/>
        </w:rPr>
        <w:t>includes</w:t>
      </w:r>
      <w:r w:rsidRPr="00D13B60">
        <w:rPr>
          <w:color w:val="auto"/>
        </w:rPr>
        <w:t xml:space="preserve"> constructs that define how </w:t>
      </w:r>
      <w:r w:rsidR="008C4B5D">
        <w:rPr>
          <w:color w:val="auto"/>
        </w:rPr>
        <w:t xml:space="preserve">specific </w:t>
      </w:r>
      <w:r w:rsidRPr="00D13B60">
        <w:rPr>
          <w:color w:val="auto"/>
        </w:rPr>
        <w:t>aspects of spatial information should be modelled</w:t>
      </w:r>
      <w:r w:rsidR="008C4B5D">
        <w:rPr>
          <w:color w:val="auto"/>
        </w:rPr>
        <w:t xml:space="preserve"> regardless of application</w:t>
      </w:r>
      <w:r w:rsidRPr="00D13B60">
        <w:rPr>
          <w:color w:val="auto"/>
        </w:rPr>
        <w:t xml:space="preserve">. For </w:t>
      </w:r>
      <w:r>
        <w:rPr>
          <w:color w:val="auto"/>
        </w:rPr>
        <w:t xml:space="preserve">example, </w:t>
      </w:r>
      <w:ins w:id="357" w:author="Simons, Bruce (L&amp;W, Highett)" w:date="2015-04-07T12:19:00Z">
        <w:r w:rsidR="006207D1">
          <w:rPr>
            <w:color w:val="auto"/>
          </w:rPr>
          <w:t>‘</w:t>
        </w:r>
      </w:ins>
      <w:r>
        <w:rPr>
          <w:color w:val="auto"/>
        </w:rPr>
        <w:t>ISO 19107 – The Geographic Information – Spatial Schema</w:t>
      </w:r>
      <w:ins w:id="358" w:author="Simons, Bruce (L&amp;W, Highett)" w:date="2015-04-07T12:19:00Z">
        <w:r w:rsidR="006207D1">
          <w:rPr>
            <w:color w:val="auto"/>
          </w:rPr>
          <w:t>’</w:t>
        </w:r>
      </w:ins>
      <w:r>
        <w:rPr>
          <w:color w:val="auto"/>
        </w:rPr>
        <w:t xml:space="preserve"> </w:t>
      </w:r>
      <w:r w:rsidR="00801555">
        <w:rPr>
          <w:color w:val="auto"/>
        </w:rPr>
        <w:fldChar w:fldCharType="begin"/>
      </w:r>
      <w:r w:rsidR="00801555">
        <w:rPr>
          <w:color w:val="auto"/>
        </w:rPr>
        <w:instrText xml:space="preserve"> ADDIN EN.CITE &lt;EndNote&gt;&lt;Cite ExcludeAuth="1"&gt;&lt;Author&gt;ISO&lt;/Author&gt;&lt;Year&gt;2003&lt;/Year&gt;&lt;RecNum&gt;436&lt;/RecNum&gt;&lt;Prefix&gt;ISO 19107:&lt;/Prefix&gt;&lt;DisplayText&gt;(ISO 19107:2003)&lt;/DisplayText&gt;&lt;record&gt;&lt;rec-number&gt;436&lt;/rec-number&gt;&lt;foreign-keys&gt;&lt;key app="EN" db-id="rrxt52zwuvxvewefez4vrwzk9v20evxzz2zf"&gt;436&lt;/key&gt;&lt;/foreign-keys&gt;&lt;ref-type name="Standard"&gt;58&lt;/ref-type&gt;&lt;contributors&gt;&lt;authors&gt;&lt;author&gt;ISO&lt;/author&gt;&lt;/authors&gt;&lt;/contributors&gt;&lt;titles&gt;&lt;title&gt;ISO 19107:2003, Geographic information — Spatial schema&lt;/title&gt;&lt;short-title&gt;19107&lt;/short-title&gt;&lt;/titles&gt;&lt;dates&gt;&lt;year&gt;2003&lt;/year&gt;&lt;/dates&gt;&lt;publisher&gt;International Organization for Standardization (ISO)&lt;/publisher&gt;&lt;work-type&gt;Standard&lt;/work-type&gt;&lt;urls&gt;&lt;/urls&gt;&lt;/record&gt;&lt;/Cite&gt;&lt;/EndNote&gt;</w:instrText>
      </w:r>
      <w:r w:rsidR="00801555">
        <w:rPr>
          <w:color w:val="auto"/>
        </w:rPr>
        <w:fldChar w:fldCharType="separate"/>
      </w:r>
      <w:r w:rsidR="00801555">
        <w:rPr>
          <w:noProof/>
          <w:color w:val="auto"/>
        </w:rPr>
        <w:t>(</w:t>
      </w:r>
      <w:hyperlink w:anchor="_ENREF_8" w:tooltip="ISO, 2003 #436" w:history="1">
        <w:r w:rsidR="00801555">
          <w:rPr>
            <w:noProof/>
            <w:color w:val="auto"/>
          </w:rPr>
          <w:t>ISO 19107:2003</w:t>
        </w:r>
      </w:hyperlink>
      <w:r w:rsidR="00801555">
        <w:rPr>
          <w:noProof/>
          <w:color w:val="auto"/>
        </w:rPr>
        <w:t>)</w:t>
      </w:r>
      <w:r w:rsidR="00801555">
        <w:rPr>
          <w:color w:val="auto"/>
        </w:rPr>
        <w:fldChar w:fldCharType="end"/>
      </w:r>
      <w:r w:rsidR="00801555">
        <w:rPr>
          <w:color w:val="auto"/>
        </w:rPr>
        <w:t xml:space="preserve"> </w:t>
      </w:r>
      <w:r>
        <w:rPr>
          <w:color w:val="auto"/>
        </w:rPr>
        <w:t xml:space="preserve">specifies how to describe the </w:t>
      </w:r>
      <w:r w:rsidRPr="00250847">
        <w:rPr>
          <w:color w:val="auto"/>
        </w:rPr>
        <w:t>spatial characteristics of geographic features</w:t>
      </w:r>
      <w:r>
        <w:rPr>
          <w:rFonts w:ascii="Arial" w:hAnsi="Arial" w:cs="Arial"/>
          <w:color w:val="545454"/>
          <w:shd w:val="clear" w:color="auto" w:fill="FFFFFF"/>
        </w:rPr>
        <w:t xml:space="preserve">. </w:t>
      </w:r>
      <w:r w:rsidR="008C4B5D">
        <w:rPr>
          <w:color w:val="auto"/>
        </w:rPr>
        <w:t>T</w:t>
      </w:r>
      <w:r>
        <w:rPr>
          <w:color w:val="auto"/>
        </w:rPr>
        <w:t>hese standards provide</w:t>
      </w:r>
      <w:r w:rsidRPr="00D13B60">
        <w:rPr>
          <w:color w:val="auto"/>
        </w:rPr>
        <w:t xml:space="preserve"> a framework within which </w:t>
      </w:r>
      <w:r>
        <w:rPr>
          <w:color w:val="auto"/>
        </w:rPr>
        <w:t xml:space="preserve">information models can be </w:t>
      </w:r>
      <w:r w:rsidRPr="00D13B60">
        <w:rPr>
          <w:color w:val="auto"/>
        </w:rPr>
        <w:t xml:space="preserve">developed </w:t>
      </w:r>
      <w:r>
        <w:rPr>
          <w:color w:val="auto"/>
        </w:rPr>
        <w:t xml:space="preserve">for different application domains </w:t>
      </w:r>
      <w:r w:rsidRPr="00D13B60">
        <w:rPr>
          <w:color w:val="auto"/>
        </w:rPr>
        <w:t>in a consistent manner</w:t>
      </w:r>
      <w:r>
        <w:rPr>
          <w:color w:val="auto"/>
        </w:rPr>
        <w:t xml:space="preserve">. </w:t>
      </w:r>
      <w:commentRangeStart w:id="359"/>
      <w:r>
        <w:rPr>
          <w:color w:val="auto"/>
        </w:rPr>
        <w:t>For example the INSPIRE data s</w:t>
      </w:r>
      <w:r w:rsidRPr="00D13B60">
        <w:rPr>
          <w:color w:val="auto"/>
        </w:rPr>
        <w:t>p</w:t>
      </w:r>
      <w:r>
        <w:rPr>
          <w:color w:val="auto"/>
        </w:rPr>
        <w:t>e</w:t>
      </w:r>
      <w:r w:rsidRPr="00D13B60">
        <w:rPr>
          <w:color w:val="auto"/>
        </w:rPr>
        <w:t>c</w:t>
      </w:r>
      <w:r>
        <w:rPr>
          <w:color w:val="auto"/>
        </w:rPr>
        <w:t>ifications</w:t>
      </w:r>
      <w:r w:rsidRPr="00D13B60">
        <w:rPr>
          <w:rStyle w:val="FootnoteReference"/>
          <w:color w:val="auto"/>
        </w:rPr>
        <w:footnoteReference w:id="8"/>
      </w:r>
      <w:r>
        <w:rPr>
          <w:color w:val="auto"/>
        </w:rPr>
        <w:t xml:space="preserve"> a</w:t>
      </w:r>
      <w:r w:rsidRPr="00D13B60">
        <w:rPr>
          <w:color w:val="auto"/>
        </w:rPr>
        <w:t xml:space="preserve">re developed </w:t>
      </w:r>
      <w:r>
        <w:rPr>
          <w:color w:val="auto"/>
        </w:rPr>
        <w:t xml:space="preserve">using ISO </w:t>
      </w:r>
      <w:r w:rsidRPr="00D13B60">
        <w:rPr>
          <w:color w:val="auto"/>
        </w:rPr>
        <w:t xml:space="preserve">standards </w:t>
      </w:r>
      <w:r>
        <w:rPr>
          <w:color w:val="auto"/>
        </w:rPr>
        <w:t xml:space="preserve">as a framework, resulting in </w:t>
      </w:r>
      <w:r w:rsidR="008C4B5D">
        <w:rPr>
          <w:color w:val="auto"/>
        </w:rPr>
        <w:t>full</w:t>
      </w:r>
      <w:r>
        <w:rPr>
          <w:color w:val="auto"/>
        </w:rPr>
        <w:t xml:space="preserve"> </w:t>
      </w:r>
      <w:r w:rsidRPr="00D13B60">
        <w:rPr>
          <w:color w:val="auto"/>
        </w:rPr>
        <w:t>interoperability</w:t>
      </w:r>
      <w:r>
        <w:rPr>
          <w:color w:val="auto"/>
        </w:rPr>
        <w:t xml:space="preserve"> between data </w:t>
      </w:r>
      <w:r w:rsidR="008C4B5D">
        <w:rPr>
          <w:color w:val="auto"/>
        </w:rPr>
        <w:t xml:space="preserve">of the same theme from different </w:t>
      </w:r>
      <w:r>
        <w:rPr>
          <w:color w:val="auto"/>
        </w:rPr>
        <w:t>providers</w:t>
      </w:r>
      <w:r w:rsidR="008C4B5D">
        <w:rPr>
          <w:color w:val="auto"/>
        </w:rPr>
        <w:t>, as well as a more limited interoperability between different themes</w:t>
      </w:r>
      <w:r>
        <w:rPr>
          <w:color w:val="auto"/>
        </w:rPr>
        <w:t xml:space="preserve">. </w:t>
      </w:r>
      <w:commentRangeEnd w:id="359"/>
      <w:r w:rsidR="008C4B5D">
        <w:rPr>
          <w:rStyle w:val="CommentReference"/>
        </w:rPr>
        <w:commentReference w:id="359"/>
      </w:r>
      <w:r w:rsidR="008C4B5D">
        <w:rPr>
          <w:color w:val="auto"/>
        </w:rPr>
        <w:t>While INSPIRE provides an example of standardization across a geographically-defined community, d</w:t>
      </w:r>
      <w:r>
        <w:rPr>
          <w:color w:val="auto"/>
        </w:rPr>
        <w:t xml:space="preserve">omain content standards can themselves be </w:t>
      </w:r>
      <w:r w:rsidRPr="00D13B60">
        <w:rPr>
          <w:color w:val="auto"/>
        </w:rPr>
        <w:t xml:space="preserve">promulgated </w:t>
      </w:r>
      <w:r w:rsidR="00C21C77">
        <w:rPr>
          <w:color w:val="auto"/>
        </w:rPr>
        <w:t>in</w:t>
      </w:r>
      <w:r w:rsidRPr="00D13B60">
        <w:rPr>
          <w:color w:val="auto"/>
        </w:rPr>
        <w:t xml:space="preserve"> a </w:t>
      </w:r>
      <w:r>
        <w:rPr>
          <w:color w:val="auto"/>
        </w:rPr>
        <w:t xml:space="preserve">specific </w:t>
      </w:r>
      <w:r w:rsidRPr="00D13B60">
        <w:rPr>
          <w:color w:val="auto"/>
        </w:rPr>
        <w:t>community</w:t>
      </w:r>
      <w:r>
        <w:rPr>
          <w:color w:val="auto"/>
        </w:rPr>
        <w:t xml:space="preserve">. </w:t>
      </w:r>
      <w:commentRangeStart w:id="360"/>
      <w:r>
        <w:rPr>
          <w:color w:val="auto"/>
        </w:rPr>
        <w:t xml:space="preserve">This is the case for the models that will be developed under the remit of the </w:t>
      </w:r>
      <w:r w:rsidRPr="00D13B60">
        <w:rPr>
          <w:color w:val="auto"/>
        </w:rPr>
        <w:t xml:space="preserve">FSDF </w:t>
      </w:r>
      <w:r>
        <w:rPr>
          <w:color w:val="auto"/>
        </w:rPr>
        <w:t xml:space="preserve">as they will act as standards for data product development and data exchange. </w:t>
      </w:r>
      <w:commentRangeEnd w:id="360"/>
      <w:r w:rsidR="00C21C77">
        <w:rPr>
          <w:rStyle w:val="CommentReference"/>
        </w:rPr>
        <w:commentReference w:id="360"/>
      </w:r>
      <w:r>
        <w:rPr>
          <w:color w:val="auto"/>
        </w:rPr>
        <w:t xml:space="preserve">Both the ISO framework standards and the application schema developed from them are ‘information standards’. </w:t>
      </w:r>
    </w:p>
    <w:p w14:paraId="34968FD8" w14:textId="12C4533C" w:rsidR="00373D8D" w:rsidRDefault="00373D8D" w:rsidP="009023CD">
      <w:pPr>
        <w:jc w:val="both"/>
        <w:rPr>
          <w:color w:val="auto"/>
        </w:rPr>
      </w:pPr>
      <w:r>
        <w:rPr>
          <w:color w:val="auto"/>
        </w:rPr>
        <w:t xml:space="preserve">The OGC </w:t>
      </w:r>
      <w:r w:rsidR="00C21C77">
        <w:rPr>
          <w:color w:val="auto"/>
        </w:rPr>
        <w:t>complements this modelling framework with a set of</w:t>
      </w:r>
      <w:r>
        <w:rPr>
          <w:color w:val="auto"/>
        </w:rPr>
        <w:t xml:space="preserve"> technology standards</w:t>
      </w:r>
      <w:r w:rsidR="00F9071C">
        <w:rPr>
          <w:color w:val="auto"/>
        </w:rPr>
        <w:t>,</w:t>
      </w:r>
      <w:r>
        <w:rPr>
          <w:color w:val="auto"/>
        </w:rPr>
        <w:t xml:space="preserve"> </w:t>
      </w:r>
      <w:r w:rsidR="00F9071C">
        <w:t>which</w:t>
      </w:r>
      <w:r>
        <w:t xml:space="preserve"> allow different systems and services to work together through the definition of standard ‘interfaces</w:t>
      </w:r>
      <w:r w:rsidR="00F9071C">
        <w:t>’</w:t>
      </w:r>
      <w:r>
        <w:t xml:space="preserve">. </w:t>
      </w:r>
      <w:r>
        <w:rPr>
          <w:color w:val="auto"/>
        </w:rPr>
        <w:t xml:space="preserve">OGC </w:t>
      </w:r>
      <w:r w:rsidR="00C21C77">
        <w:rPr>
          <w:color w:val="auto"/>
        </w:rPr>
        <w:t xml:space="preserve">also supports the </w:t>
      </w:r>
      <w:r>
        <w:rPr>
          <w:color w:val="auto"/>
        </w:rPr>
        <w:t>develop</w:t>
      </w:r>
      <w:r w:rsidR="00C21C77">
        <w:rPr>
          <w:color w:val="auto"/>
        </w:rPr>
        <w:t>ment of some specific</w:t>
      </w:r>
      <w:r>
        <w:rPr>
          <w:color w:val="auto"/>
        </w:rPr>
        <w:t xml:space="preserve"> information standards in the form of application schema</w:t>
      </w:r>
      <w:r w:rsidR="009029DA">
        <w:rPr>
          <w:color w:val="auto"/>
        </w:rPr>
        <w:t>s</w:t>
      </w:r>
      <w:r w:rsidR="00C21C77">
        <w:rPr>
          <w:color w:val="auto"/>
        </w:rPr>
        <w:t>, to meet the needs of specific domains or communities</w:t>
      </w:r>
      <w:r>
        <w:rPr>
          <w:color w:val="auto"/>
        </w:rPr>
        <w:t xml:space="preserve">. </w:t>
      </w:r>
      <w:r w:rsidR="00C21C77">
        <w:rPr>
          <w:color w:val="auto"/>
        </w:rPr>
        <w:t>S</w:t>
      </w:r>
      <w:r>
        <w:rPr>
          <w:color w:val="auto"/>
        </w:rPr>
        <w:t>tandards such as WaterML</w:t>
      </w:r>
      <w:r w:rsidR="00C21C77">
        <w:rPr>
          <w:color w:val="auto"/>
        </w:rPr>
        <w:t>, GeoSciML, LandInfraGML</w:t>
      </w:r>
      <w:ins w:id="361" w:author="Simons, Bruce (L&amp;W, Highett)" w:date="2015-04-07T12:21:00Z">
        <w:r w:rsidR="006207D1">
          <w:rPr>
            <w:color w:val="auto"/>
          </w:rPr>
          <w:t>, GroundWaterML</w:t>
        </w:r>
      </w:ins>
      <w:r>
        <w:rPr>
          <w:color w:val="auto"/>
        </w:rPr>
        <w:t xml:space="preserve"> and City</w:t>
      </w:r>
      <w:r w:rsidR="00C21C77">
        <w:rPr>
          <w:color w:val="auto"/>
        </w:rPr>
        <w:t>G</w:t>
      </w:r>
      <w:r>
        <w:rPr>
          <w:color w:val="auto"/>
        </w:rPr>
        <w:t xml:space="preserve">ML are </w:t>
      </w:r>
      <w:r w:rsidR="00C21C77">
        <w:rPr>
          <w:color w:val="auto"/>
        </w:rPr>
        <w:t xml:space="preserve">defined </w:t>
      </w:r>
      <w:r>
        <w:rPr>
          <w:color w:val="auto"/>
        </w:rPr>
        <w:t xml:space="preserve">using the ISO </w:t>
      </w:r>
      <w:r w:rsidR="00C21C77">
        <w:rPr>
          <w:color w:val="auto"/>
        </w:rPr>
        <w:t>framework</w:t>
      </w:r>
      <w:r>
        <w:rPr>
          <w:color w:val="auto"/>
        </w:rPr>
        <w:t xml:space="preserve"> and </w:t>
      </w:r>
      <w:r w:rsidR="00C21C77">
        <w:rPr>
          <w:color w:val="auto"/>
        </w:rPr>
        <w:t xml:space="preserve">implemented </w:t>
      </w:r>
      <w:r>
        <w:rPr>
          <w:color w:val="auto"/>
        </w:rPr>
        <w:t xml:space="preserve">to </w:t>
      </w:r>
      <w:r w:rsidR="00C21C77">
        <w:rPr>
          <w:color w:val="auto"/>
        </w:rPr>
        <w:t xml:space="preserve">enable the </w:t>
      </w:r>
      <w:r>
        <w:rPr>
          <w:color w:val="auto"/>
        </w:rPr>
        <w:t>deliver</w:t>
      </w:r>
      <w:r w:rsidR="00C21C77">
        <w:rPr>
          <w:color w:val="auto"/>
        </w:rPr>
        <w:t>y of</w:t>
      </w:r>
      <w:r>
        <w:rPr>
          <w:color w:val="auto"/>
        </w:rPr>
        <w:t xml:space="preserve"> data on the web using OGC technology standard compliant web services. </w:t>
      </w:r>
    </w:p>
    <w:p w14:paraId="0F19131C" w14:textId="066AFEFF" w:rsidR="000D7AAC" w:rsidRPr="00697AF8" w:rsidRDefault="006F03C5" w:rsidP="009023CD">
      <w:pPr>
        <w:jc w:val="both"/>
        <w:rPr>
          <w:color w:val="auto"/>
        </w:rPr>
      </w:pPr>
      <w:r>
        <w:rPr>
          <w:color w:val="auto"/>
        </w:rPr>
        <w:t>T</w:t>
      </w:r>
      <w:r w:rsidR="00373D8D" w:rsidRPr="00697AF8">
        <w:rPr>
          <w:color w:val="auto"/>
        </w:rPr>
        <w:t xml:space="preserve">he increasing ubiquity of spatial data </w:t>
      </w:r>
      <w:r>
        <w:rPr>
          <w:color w:val="auto"/>
        </w:rPr>
        <w:t xml:space="preserve">has raised </w:t>
      </w:r>
      <w:r w:rsidR="00373D8D" w:rsidRPr="00697AF8">
        <w:rPr>
          <w:color w:val="auto"/>
        </w:rPr>
        <w:t xml:space="preserve">the </w:t>
      </w:r>
      <w:r w:rsidR="00B61CE7" w:rsidRPr="00697AF8">
        <w:rPr>
          <w:color w:val="auto"/>
        </w:rPr>
        <w:t xml:space="preserve">need for </w:t>
      </w:r>
      <w:r w:rsidR="00FA6970" w:rsidRPr="00697AF8">
        <w:rPr>
          <w:color w:val="auto"/>
        </w:rPr>
        <w:t>seamless</w:t>
      </w:r>
      <w:r w:rsidR="00373D8D" w:rsidRPr="00697AF8">
        <w:rPr>
          <w:color w:val="auto"/>
        </w:rPr>
        <w:t xml:space="preserve"> i</w:t>
      </w:r>
      <w:r w:rsidR="00FA6970" w:rsidRPr="00697AF8">
        <w:rPr>
          <w:color w:val="auto"/>
        </w:rPr>
        <w:t>ntegration</w:t>
      </w:r>
      <w:r w:rsidR="00373D8D" w:rsidRPr="00697AF8">
        <w:rPr>
          <w:color w:val="auto"/>
        </w:rPr>
        <w:t xml:space="preserve"> with other data on the Web</w:t>
      </w:r>
      <w:r>
        <w:rPr>
          <w:color w:val="auto"/>
        </w:rPr>
        <w:t>. E</w:t>
      </w:r>
      <w:r w:rsidRPr="00697AF8">
        <w:rPr>
          <w:color w:val="auto"/>
        </w:rPr>
        <w:t>fforts</w:t>
      </w:r>
      <w:r w:rsidR="00B61CE7" w:rsidRPr="00697AF8">
        <w:rPr>
          <w:color w:val="auto"/>
        </w:rPr>
        <w:t xml:space="preserve"> to </w:t>
      </w:r>
      <w:r w:rsidR="00FA6970" w:rsidRPr="00697AF8">
        <w:rPr>
          <w:color w:val="auto"/>
        </w:rPr>
        <w:t>clarify</w:t>
      </w:r>
      <w:r w:rsidR="00B61CE7" w:rsidRPr="00697AF8">
        <w:rPr>
          <w:color w:val="auto"/>
        </w:rPr>
        <w:t>,</w:t>
      </w:r>
      <w:r w:rsidR="00FA6970" w:rsidRPr="00697AF8">
        <w:rPr>
          <w:color w:val="auto"/>
        </w:rPr>
        <w:t xml:space="preserve"> formalize and harmonise spatial</w:t>
      </w:r>
      <w:r>
        <w:rPr>
          <w:color w:val="auto"/>
        </w:rPr>
        <w:t>-</w:t>
      </w:r>
      <w:r w:rsidR="00FA6970" w:rsidRPr="00697AF8">
        <w:rPr>
          <w:color w:val="auto"/>
        </w:rPr>
        <w:t xml:space="preserve"> and Web</w:t>
      </w:r>
      <w:r>
        <w:rPr>
          <w:color w:val="auto"/>
        </w:rPr>
        <w:t>-</w:t>
      </w:r>
      <w:r w:rsidR="00FA6970" w:rsidRPr="00697AF8">
        <w:rPr>
          <w:color w:val="auto"/>
        </w:rPr>
        <w:t xml:space="preserve"> standards</w:t>
      </w:r>
      <w:r w:rsidR="00B61CE7" w:rsidRPr="00697AF8">
        <w:rPr>
          <w:color w:val="auto"/>
        </w:rPr>
        <w:t xml:space="preserve"> have recently commenced</w:t>
      </w:r>
      <w:r>
        <w:rPr>
          <w:color w:val="auto"/>
        </w:rPr>
        <w:t xml:space="preserve">, through the </w:t>
      </w:r>
      <w:r w:rsidR="00FA6970" w:rsidRPr="00697AF8">
        <w:rPr>
          <w:color w:val="auto"/>
        </w:rPr>
        <w:t>Spatial Data on the Web Working Group </w:t>
      </w:r>
      <w:r>
        <w:rPr>
          <w:color w:val="auto"/>
        </w:rPr>
        <w:t xml:space="preserve">(SDWWG) that </w:t>
      </w:r>
      <w:r w:rsidR="00FA6970" w:rsidRPr="00697AF8">
        <w:rPr>
          <w:color w:val="auto"/>
        </w:rPr>
        <w:t>has been established as a c</w:t>
      </w:r>
      <w:r w:rsidR="00B61CE7" w:rsidRPr="00697AF8">
        <w:rPr>
          <w:color w:val="auto"/>
        </w:rPr>
        <w:t>ollaboration</w:t>
      </w:r>
      <w:r w:rsidR="000D7AAC" w:rsidRPr="00697AF8">
        <w:rPr>
          <w:color w:val="auto"/>
        </w:rPr>
        <w:t xml:space="preserve"> </w:t>
      </w:r>
      <w:r w:rsidR="00FA6970" w:rsidRPr="00697AF8">
        <w:rPr>
          <w:color w:val="auto"/>
        </w:rPr>
        <w:t xml:space="preserve">between the </w:t>
      </w:r>
      <w:r w:rsidR="000D7AAC" w:rsidRPr="00697AF8">
        <w:rPr>
          <w:color w:val="auto"/>
        </w:rPr>
        <w:t>OGC and The World Wide Web Consortium (W3C)</w:t>
      </w:r>
      <w:r w:rsidR="000D7AAC" w:rsidRPr="00697AF8">
        <w:rPr>
          <w:color w:val="auto"/>
          <w:vertAlign w:val="superscript"/>
        </w:rPr>
        <w:footnoteReference w:id="9"/>
      </w:r>
      <w:r w:rsidR="00FA6970" w:rsidRPr="00697AF8">
        <w:rPr>
          <w:color w:val="auto"/>
        </w:rPr>
        <w:t xml:space="preserve">. </w:t>
      </w:r>
      <w:r>
        <w:rPr>
          <w:color w:val="auto"/>
        </w:rPr>
        <w:t>SDWWG</w:t>
      </w:r>
      <w:r w:rsidR="00FA6970" w:rsidRPr="00697AF8">
        <w:rPr>
          <w:color w:val="auto"/>
        </w:rPr>
        <w:t xml:space="preserve"> </w:t>
      </w:r>
      <w:r w:rsidR="00373D8D" w:rsidRPr="00697AF8">
        <w:rPr>
          <w:color w:val="auto"/>
        </w:rPr>
        <w:t>will focus on determining how spatial information can best be integr</w:t>
      </w:r>
      <w:r w:rsidR="00FA6970" w:rsidRPr="00697AF8">
        <w:rPr>
          <w:color w:val="auto"/>
        </w:rPr>
        <w:t xml:space="preserve">ated with other data on the Web; </w:t>
      </w:r>
      <w:r w:rsidR="00373D8D" w:rsidRPr="00697AF8">
        <w:rPr>
          <w:color w:val="auto"/>
        </w:rPr>
        <w:t xml:space="preserve">how </w:t>
      </w:r>
      <w:r w:rsidR="00FA6970" w:rsidRPr="00697AF8">
        <w:rPr>
          <w:color w:val="auto"/>
        </w:rPr>
        <w:t xml:space="preserve">users </w:t>
      </w:r>
      <w:r w:rsidR="00373D8D" w:rsidRPr="00697AF8">
        <w:rPr>
          <w:color w:val="auto"/>
        </w:rPr>
        <w:t xml:space="preserve">can discover that different facts in different datasets relate to the same place, and </w:t>
      </w:r>
      <w:r w:rsidR="000D7AAC" w:rsidRPr="00697AF8">
        <w:rPr>
          <w:color w:val="auto"/>
        </w:rPr>
        <w:t xml:space="preserve">set </w:t>
      </w:r>
      <w:r w:rsidR="00373D8D" w:rsidRPr="00697AF8">
        <w:rPr>
          <w:color w:val="auto"/>
        </w:rPr>
        <w:t>best practices.</w:t>
      </w:r>
      <w:r w:rsidR="000D7AAC" w:rsidRPr="00697AF8">
        <w:rPr>
          <w:color w:val="auto"/>
        </w:rPr>
        <w:t xml:space="preserve"> It is anticipated that this activity will yield important standards for the spatial community to </w:t>
      </w:r>
      <w:r w:rsidR="007A1B37" w:rsidRPr="00697AF8">
        <w:rPr>
          <w:color w:val="auto"/>
        </w:rPr>
        <w:t xml:space="preserve">deliver </w:t>
      </w:r>
      <w:r w:rsidR="000D7AAC" w:rsidRPr="00697AF8">
        <w:rPr>
          <w:color w:val="auto"/>
        </w:rPr>
        <w:t>spatial data on the Web.</w:t>
      </w:r>
    </w:p>
    <w:p w14:paraId="4FFED125" w14:textId="7CAF048F" w:rsidR="00373D8D" w:rsidRPr="00373D8D" w:rsidRDefault="000D7AAC" w:rsidP="009023CD">
      <w:pPr>
        <w:jc w:val="both"/>
        <w:rPr>
          <w:color w:val="auto"/>
        </w:rPr>
      </w:pPr>
      <w:r>
        <w:rPr>
          <w:bCs/>
          <w:color w:val="auto"/>
        </w:rPr>
        <w:t>Together the ISO, OGC and increasingly W3C standards</w:t>
      </w:r>
      <w:r w:rsidR="00373D8D" w:rsidRPr="00373D8D">
        <w:rPr>
          <w:bCs/>
          <w:color w:val="auto"/>
        </w:rPr>
        <w:t xml:space="preserve"> provide a set of constructs that enable data to be </w:t>
      </w:r>
      <w:r w:rsidR="00FA6970">
        <w:rPr>
          <w:bCs/>
          <w:color w:val="auto"/>
        </w:rPr>
        <w:t>specified</w:t>
      </w:r>
      <w:r w:rsidR="00373D8D" w:rsidRPr="00373D8D">
        <w:rPr>
          <w:bCs/>
          <w:color w:val="auto"/>
        </w:rPr>
        <w:t xml:space="preserve">, </w:t>
      </w:r>
      <w:r w:rsidR="00FA6970">
        <w:rPr>
          <w:bCs/>
          <w:color w:val="auto"/>
        </w:rPr>
        <w:t xml:space="preserve">and </w:t>
      </w:r>
      <w:r w:rsidR="00373D8D" w:rsidRPr="00373D8D">
        <w:rPr>
          <w:bCs/>
          <w:color w:val="auto"/>
        </w:rPr>
        <w:t>delivered in</w:t>
      </w:r>
      <w:r>
        <w:rPr>
          <w:bCs/>
          <w:color w:val="auto"/>
        </w:rPr>
        <w:t xml:space="preserve"> a </w:t>
      </w:r>
      <w:r w:rsidR="00373D8D" w:rsidRPr="00373D8D">
        <w:rPr>
          <w:bCs/>
          <w:color w:val="auto"/>
        </w:rPr>
        <w:t xml:space="preserve">standardised interoperable manner. </w:t>
      </w:r>
      <w:r w:rsidR="007A1B37">
        <w:rPr>
          <w:bCs/>
          <w:color w:val="auto"/>
        </w:rPr>
        <w:t>The</w:t>
      </w:r>
      <w:r w:rsidR="00FA6970">
        <w:rPr>
          <w:bCs/>
          <w:color w:val="auto"/>
        </w:rPr>
        <w:t>se</w:t>
      </w:r>
      <w:r w:rsidR="007A1B37">
        <w:rPr>
          <w:bCs/>
          <w:color w:val="auto"/>
        </w:rPr>
        <w:t xml:space="preserve"> </w:t>
      </w:r>
      <w:r w:rsidR="00373D8D" w:rsidRPr="00373D8D">
        <w:rPr>
          <w:bCs/>
          <w:color w:val="auto"/>
        </w:rPr>
        <w:t xml:space="preserve">standards provide a framework </w:t>
      </w:r>
      <w:r>
        <w:rPr>
          <w:bCs/>
          <w:color w:val="auto"/>
        </w:rPr>
        <w:t xml:space="preserve">within which </w:t>
      </w:r>
      <w:r w:rsidR="00373D8D" w:rsidRPr="00373D8D">
        <w:rPr>
          <w:bCs/>
          <w:color w:val="auto"/>
        </w:rPr>
        <w:t xml:space="preserve">data products </w:t>
      </w:r>
      <w:r w:rsidR="00FA6970">
        <w:rPr>
          <w:bCs/>
          <w:color w:val="auto"/>
        </w:rPr>
        <w:t>are developed</w:t>
      </w:r>
      <w:r w:rsidR="007A1B37">
        <w:rPr>
          <w:bCs/>
          <w:color w:val="auto"/>
        </w:rPr>
        <w:t>.</w:t>
      </w:r>
      <w:r>
        <w:rPr>
          <w:bCs/>
          <w:color w:val="auto"/>
        </w:rPr>
        <w:t xml:space="preserve"> </w:t>
      </w:r>
      <w:r w:rsidR="00373D8D" w:rsidRPr="00373D8D">
        <w:rPr>
          <w:bCs/>
          <w:color w:val="auto"/>
        </w:rPr>
        <w:t>The following sections briefly describe</w:t>
      </w:r>
      <w:r w:rsidR="00FA6970">
        <w:rPr>
          <w:bCs/>
          <w:color w:val="auto"/>
        </w:rPr>
        <w:t>s</w:t>
      </w:r>
      <w:r w:rsidR="00373D8D" w:rsidRPr="00373D8D">
        <w:rPr>
          <w:bCs/>
          <w:color w:val="auto"/>
        </w:rPr>
        <w:t xml:space="preserve"> </w:t>
      </w:r>
      <w:r>
        <w:rPr>
          <w:bCs/>
          <w:color w:val="auto"/>
        </w:rPr>
        <w:t xml:space="preserve">the role of </w:t>
      </w:r>
      <w:r w:rsidR="00373D8D" w:rsidRPr="00373D8D">
        <w:rPr>
          <w:bCs/>
          <w:color w:val="auto"/>
        </w:rPr>
        <w:t xml:space="preserve">information </w:t>
      </w:r>
      <w:r w:rsidR="009023CD">
        <w:rPr>
          <w:bCs/>
          <w:color w:val="auto"/>
        </w:rPr>
        <w:t>modelling in this process.</w:t>
      </w:r>
    </w:p>
    <w:p w14:paraId="7DAA4637" w14:textId="77777777" w:rsidR="004F59F3" w:rsidRDefault="004F59F3" w:rsidP="004F59F3">
      <w:pPr>
        <w:pStyle w:val="Heading3"/>
      </w:pPr>
      <w:r>
        <w:t>Information and data modelling</w:t>
      </w:r>
    </w:p>
    <w:p w14:paraId="4A99262E" w14:textId="77753BA6" w:rsidR="006F03C5" w:rsidRDefault="007A69DE" w:rsidP="009023CD">
      <w:pPr>
        <w:jc w:val="both"/>
      </w:pPr>
      <w:r>
        <w:t>For the purposes of this document it is worth reflecting briefly on the difference</w:t>
      </w:r>
      <w:r w:rsidR="006F03C5">
        <w:t>s</w:t>
      </w:r>
      <w:r>
        <w:t xml:space="preserve"> between information</w:t>
      </w:r>
      <w:ins w:id="362" w:author="Simons, Bruce (L&amp;W, Highett)" w:date="2015-04-07T12:27:00Z">
        <w:r w:rsidR="001F5281">
          <w:t xml:space="preserve"> modelling,</w:t>
        </w:r>
      </w:ins>
      <w:r>
        <w:t xml:space="preserve"> </w:t>
      </w:r>
      <w:del w:id="363" w:author="Simons, Bruce (L&amp;W, Highett)" w:date="2015-04-07T12:27:00Z">
        <w:r w:rsidDel="001F5281">
          <w:delText xml:space="preserve">and </w:delText>
        </w:r>
      </w:del>
      <w:r>
        <w:t>data modelling and the nature of ontologies</w:t>
      </w:r>
      <w:del w:id="364" w:author="Simons, Bruce (L&amp;W, Highett)" w:date="2015-04-07T12:23:00Z">
        <w:r w:rsidDel="006207D1">
          <w:delText xml:space="preserve"> </w:delText>
        </w:r>
      </w:del>
      <w:r>
        <w:t xml:space="preserve">. </w:t>
      </w:r>
      <w:r w:rsidRPr="006F06F9">
        <w:t>Information modelling refers to the process used to represent concepts and relationships for a particular ‘domain of discourse’</w:t>
      </w:r>
      <w:r>
        <w:t xml:space="preserve"> (or subject area)</w:t>
      </w:r>
      <w:r w:rsidRPr="006F06F9">
        <w:t xml:space="preserve">. </w:t>
      </w:r>
    </w:p>
    <w:p w14:paraId="12699604" w14:textId="2D3561BB" w:rsidR="00801555" w:rsidRDefault="007A69DE" w:rsidP="009023CD">
      <w:pPr>
        <w:jc w:val="both"/>
      </w:pPr>
      <w:r w:rsidRPr="006F06F9">
        <w:t xml:space="preserve">Formal information models (i.e. those which are expressed using a formally defined modelling language such as </w:t>
      </w:r>
      <w:r w:rsidR="00801555">
        <w:t xml:space="preserve">the </w:t>
      </w:r>
      <w:r w:rsidRPr="006F06F9">
        <w:t>Unified Modelling Language</w:t>
      </w:r>
      <w:r w:rsidR="00801555">
        <w:t xml:space="preserve"> (UML</w:t>
      </w:r>
      <w:r w:rsidRPr="006F06F9">
        <w:t>)</w:t>
      </w:r>
      <w:r>
        <w:t xml:space="preserve"> </w:t>
      </w:r>
      <w:r>
        <w:fldChar w:fldCharType="begin"/>
      </w:r>
      <w:r>
        <w:instrText xml:space="preserve"> ADDIN EN.CITE &lt;EndNote&gt;&lt;Cite&gt;&lt;Author&gt;Rumbaugh&lt;/Author&gt;&lt;Year&gt;2004&lt;/Year&gt;&lt;RecNum&gt;392&lt;/RecNum&gt;&lt;DisplayText&gt;(Rumbaugh, Booch et al. 2004)&lt;/DisplayText&gt;&lt;record&gt;&lt;rec-number&gt;392&lt;/rec-number&gt;&lt;foreign-keys&gt;&lt;key app="EN" db-id="rrxt52zwuvxvewefez4vrwzk9v20evxzz2zf"&gt;392&lt;/key&gt;&lt;/foreign-keys&gt;&lt;ref-type name="Book"&gt;6&lt;/ref-type&gt;&lt;contributors&gt;&lt;authors&gt;&lt;author&gt;Rumbaugh, James&lt;/author&gt;&lt;author&gt;Booch, Grady&lt;/author&gt;&lt;author&gt;Jacobson, Ivar&lt;/author&gt;&lt;/authors&gt;&lt;/contributors&gt;&lt;titles&gt;&lt;title&gt;The Unified Modeling Language Reference Manual&lt;/title&gt;&lt;/titles&gt;&lt;keywords&gt;&lt;keyword&gt;Computer software&lt;/keyword&gt;&lt;keyword&gt;Development&lt;/keyword&gt;&lt;keyword&gt;UML (Computer science)&lt;/keyword&gt;&lt;/keywords&gt;&lt;dates&gt;&lt;year&gt;2004&lt;/year&gt;&lt;/dates&gt;&lt;pub-location&gt;Boston&lt;/pub-location&gt;&lt;publisher&gt;Addison-Wesley&lt;/publisher&gt;&lt;urls&gt;&lt;/urls&gt;&lt;/record&gt;&lt;/Cite&gt;&lt;/EndNote&gt;</w:instrText>
      </w:r>
      <w:r>
        <w:fldChar w:fldCharType="separate"/>
      </w:r>
      <w:r>
        <w:rPr>
          <w:noProof/>
        </w:rPr>
        <w:t>(</w:t>
      </w:r>
      <w:hyperlink w:anchor="_ENREF_26" w:tooltip="Rumbaugh, 2004 #392" w:history="1">
        <w:r w:rsidR="00801555">
          <w:rPr>
            <w:noProof/>
          </w:rPr>
          <w:t>Rumbaugh, Booch et al. 2004</w:t>
        </w:r>
      </w:hyperlink>
      <w:r>
        <w:rPr>
          <w:noProof/>
        </w:rPr>
        <w:t>)</w:t>
      </w:r>
      <w:r>
        <w:fldChar w:fldCharType="end"/>
      </w:r>
      <w:r w:rsidRPr="006F06F9">
        <w:t xml:space="preserve"> are used to define agreed concepts and relationships. For example, we can specify that a road has a centre-line, a pavement geometry, a classification that may vary along its length, and is connected to other roads at junctions. In addition the non-geospatial properties of features can also be described</w:t>
      </w:r>
      <w:ins w:id="365" w:author="Simons, Bruce (L&amp;W, Highett)" w:date="2015-04-07T12:25:00Z">
        <w:r w:rsidR="001F5281">
          <w:t xml:space="preserve"> (e.g. the road name, gazettal date, pavement type, </w:t>
        </w:r>
        <w:r w:rsidR="001F5281">
          <w:lastRenderedPageBreak/>
          <w:t>usage, etc.)</w:t>
        </w:r>
      </w:ins>
      <w:r w:rsidRPr="006F06F9">
        <w:t xml:space="preserve"> allowing the integration with other non-geospatial datasets.</w:t>
      </w:r>
      <w:r>
        <w:t xml:space="preserve"> For example the identifier for a road can be used to reference and link road maintenance data to the road feature.</w:t>
      </w:r>
    </w:p>
    <w:p w14:paraId="30BDB716" w14:textId="77ACCE26" w:rsidR="007A69DE" w:rsidRDefault="007A69DE" w:rsidP="009023CD">
      <w:pPr>
        <w:jc w:val="both"/>
      </w:pPr>
      <w:r w:rsidRPr="006F06F9">
        <w:t>The use of the UML to represent community endorsed models of conceptual entities and their relationships creates a degree of freedom between the business concerns and their technology implementations, as UML expresses information in a form that is independent of any particular technology platform. This result</w:t>
      </w:r>
      <w:r>
        <w:t>s</w:t>
      </w:r>
      <w:r w:rsidRPr="006F06F9">
        <w:t xml:space="preserve"> in sy</w:t>
      </w:r>
      <w:r>
        <w:t>stems that are potentially more</w:t>
      </w:r>
      <w:r w:rsidRPr="006F06F9">
        <w:t xml:space="preserve"> accurate, flexible and interoperable. </w:t>
      </w:r>
    </w:p>
    <w:p w14:paraId="7925863A" w14:textId="3CB77B04" w:rsidR="007A69DE" w:rsidRDefault="007A69DE" w:rsidP="009023CD">
      <w:pPr>
        <w:jc w:val="both"/>
      </w:pPr>
      <w:r w:rsidRPr="006F06F9">
        <w:t xml:space="preserve">Data modelling can be considered a form of information modelling </w:t>
      </w:r>
      <w:del w:id="366" w:author="Simons, Bruce (L&amp;W, Highett)" w:date="2015-04-07T12:27:00Z">
        <w:r w:rsidRPr="006F06F9" w:rsidDel="001F5281">
          <w:delText xml:space="preserve">which </w:delText>
        </w:r>
      </w:del>
      <w:ins w:id="367" w:author="Simons, Bruce (L&amp;W, Highett)" w:date="2015-04-07T12:27:00Z">
        <w:r w:rsidR="001F5281">
          <w:t>that</w:t>
        </w:r>
        <w:r w:rsidR="001F5281" w:rsidRPr="006F06F9">
          <w:t xml:space="preserve"> </w:t>
        </w:r>
      </w:ins>
      <w:r w:rsidRPr="006F06F9">
        <w:t xml:space="preserve">is concerned with the design of the logical and physical aspects of the data persistence or streaming mechanisms (typically databases). For the purposes of this document the term information modelling includes data modelling. Information modelling should be conducted as a precursor to data modelling so that structure and semantics can be agreed upon in a technology neutral representation. These agreed constructs can then be implemented in technology specific ways in data models specific for a given implementation technology e.g. </w:t>
      </w:r>
      <w:r>
        <w:t xml:space="preserve">as </w:t>
      </w:r>
      <w:r w:rsidRPr="006F06F9">
        <w:t xml:space="preserve">Oracle or </w:t>
      </w:r>
      <w:r w:rsidR="00557C56">
        <w:t xml:space="preserve">MS SQL Server </w:t>
      </w:r>
      <w:r w:rsidR="007174C9">
        <w:t xml:space="preserve">spatial </w:t>
      </w:r>
      <w:r>
        <w:t>databases</w:t>
      </w:r>
      <w:r w:rsidRPr="006F06F9">
        <w:t>.</w:t>
      </w:r>
    </w:p>
    <w:p w14:paraId="78633E00" w14:textId="65F70C1D" w:rsidR="00D1033B" w:rsidRDefault="007A69DE" w:rsidP="009023CD">
      <w:pPr>
        <w:jc w:val="both"/>
      </w:pPr>
      <w:r>
        <w:t xml:space="preserve">Ontologies are a kind of information model, though based upon distinctively different assumptions. </w:t>
      </w:r>
      <w:r w:rsidR="006F03C5">
        <w:t>While i</w:t>
      </w:r>
      <w:r>
        <w:t>nformation and data models are typically concerned with database design, and supporting assessment of completeness and validity, ontologies focus on enabling inferenc</w:t>
      </w:r>
      <w:ins w:id="368" w:author="Simons, Bruce (L&amp;W, Highett)" w:date="2015-04-07T12:28:00Z">
        <w:r w:rsidR="001F5281">
          <w:t>ing</w:t>
        </w:r>
      </w:ins>
      <w:del w:id="369" w:author="Simons, Bruce (L&amp;W, Highett)" w:date="2015-04-07T12:28:00Z">
        <w:r w:rsidDel="001F5281">
          <w:delText>e</w:delText>
        </w:r>
      </w:del>
      <w:r>
        <w:t xml:space="preserve"> of additional information by considering the assertions in the data together with the axioms </w:t>
      </w:r>
      <w:r w:rsidR="00D02BEA">
        <w:t xml:space="preserve">(or core knowledge) of </w:t>
      </w:r>
      <w:r>
        <w:t xml:space="preserve">the ontology. The emergence of the semantic web has seen the increased use of </w:t>
      </w:r>
      <w:r w:rsidR="00FA150A">
        <w:t xml:space="preserve">the </w:t>
      </w:r>
      <w:r>
        <w:t>Web Ontology Language (OWL)</w:t>
      </w:r>
      <w:r>
        <w:rPr>
          <w:rStyle w:val="FootnoteReference"/>
        </w:rPr>
        <w:footnoteReference w:id="10"/>
      </w:r>
      <w:r>
        <w:t xml:space="preserve"> a W3C Standard Semantic Web language used to represent knowledge about things and </w:t>
      </w:r>
      <w:r w:rsidR="00FA150A">
        <w:t xml:space="preserve">the </w:t>
      </w:r>
      <w:r>
        <w:t xml:space="preserve">relations between them. </w:t>
      </w:r>
    </w:p>
    <w:p w14:paraId="124E6FA7" w14:textId="77777777" w:rsidR="00D1033B" w:rsidRDefault="00D1033B" w:rsidP="00D1033B">
      <w:pPr>
        <w:pStyle w:val="Heading2"/>
      </w:pPr>
      <w:bookmarkStart w:id="370" w:name="_Toc415562740"/>
      <w:r>
        <w:t>The role of information modelling in geospatial data production</w:t>
      </w:r>
      <w:bookmarkEnd w:id="370"/>
      <w:r>
        <w:t xml:space="preserve"> </w:t>
      </w:r>
    </w:p>
    <w:p w14:paraId="2A978E5B" w14:textId="331125FC" w:rsidR="00D1033B" w:rsidRDefault="0099149B" w:rsidP="009023CD">
      <w:pPr>
        <w:jc w:val="both"/>
      </w:pPr>
      <w:r>
        <w:t>M</w:t>
      </w:r>
      <w:r w:rsidR="00D1033B">
        <w:t>odelling</w:t>
      </w:r>
      <w:r>
        <w:t xml:space="preserve"> the information supporting an application</w:t>
      </w:r>
      <w:r w:rsidR="00D1033B">
        <w:t xml:space="preserve"> is the most important element of the data specification process. Formal modelling provides significant </w:t>
      </w:r>
      <w:r w:rsidR="00247D87">
        <w:t xml:space="preserve">benefits </w:t>
      </w:r>
      <w:r w:rsidR="00D1033B">
        <w:t>when developing inter-r</w:t>
      </w:r>
      <w:r w:rsidR="00247D87">
        <w:t>elated spatial data products</w:t>
      </w:r>
      <w:r>
        <w:t>,</w:t>
      </w:r>
      <w:r w:rsidR="00247D87">
        <w:t xml:space="preserve"> discussed below,</w:t>
      </w:r>
      <w:r>
        <w:t xml:space="preserve"> so</w:t>
      </w:r>
      <w:r w:rsidR="00247D87">
        <w:t xml:space="preserve"> </w:t>
      </w:r>
      <w:r w:rsidR="00D1033B">
        <w:t xml:space="preserve">information models </w:t>
      </w:r>
      <w:r>
        <w:t>are the foundation of FSDF</w:t>
      </w:r>
      <w:r w:rsidR="00247D87">
        <w:t xml:space="preserve">. These models </w:t>
      </w:r>
      <w:r w:rsidR="00D1033B">
        <w:t xml:space="preserve">will enable the production and maintenance of suites of interoperable, standards-based foundation spatial data. </w:t>
      </w:r>
    </w:p>
    <w:p w14:paraId="133D015E" w14:textId="0D4D7573" w:rsidR="00D1033B" w:rsidRDefault="00D1033B" w:rsidP="009023CD">
      <w:pPr>
        <w:jc w:val="both"/>
      </w:pPr>
      <w:r>
        <w:rPr>
          <w:color w:val="auto"/>
        </w:rPr>
        <w:t xml:space="preserve">ISO 19100 series </w:t>
      </w:r>
      <w:r w:rsidR="00D02BEA">
        <w:rPr>
          <w:color w:val="auto"/>
        </w:rPr>
        <w:t>standards prescribe</w:t>
      </w:r>
      <w:r>
        <w:rPr>
          <w:color w:val="auto"/>
        </w:rPr>
        <w:t xml:space="preserve"> UML as </w:t>
      </w:r>
      <w:r w:rsidR="0099149B">
        <w:rPr>
          <w:color w:val="auto"/>
        </w:rPr>
        <w:t>the</w:t>
      </w:r>
      <w:r>
        <w:rPr>
          <w:color w:val="auto"/>
        </w:rPr>
        <w:t xml:space="preserve"> </w:t>
      </w:r>
      <w:r w:rsidR="0099149B">
        <w:rPr>
          <w:color w:val="auto"/>
        </w:rPr>
        <w:t xml:space="preserve">conceptual schema </w:t>
      </w:r>
      <w:r>
        <w:rPr>
          <w:color w:val="auto"/>
        </w:rPr>
        <w:t xml:space="preserve">language. Thus the FSDF is developing information models using UML. </w:t>
      </w:r>
      <w:r>
        <w:t>This approach follows global best practice</w:t>
      </w:r>
      <w:r w:rsidR="0099149B">
        <w:t>, exemplified</w:t>
      </w:r>
      <w:r>
        <w:t xml:space="preserve"> in the European INSPIRE initiative. The </w:t>
      </w:r>
      <w:r w:rsidRPr="00D668B4">
        <w:t>develop</w:t>
      </w:r>
      <w:r>
        <w:t xml:space="preserve">ment and evolution of the </w:t>
      </w:r>
      <w:r w:rsidRPr="00D668B4">
        <w:t xml:space="preserve">ten </w:t>
      </w:r>
      <w:r>
        <w:t xml:space="preserve">FSDF </w:t>
      </w:r>
      <w:r w:rsidRPr="00D668B4">
        <w:t xml:space="preserve">themes </w:t>
      </w:r>
      <w:r>
        <w:t xml:space="preserve">is supported by INSPIRE-based modelling approaches, </w:t>
      </w:r>
      <w:r w:rsidRPr="00D668B4">
        <w:t xml:space="preserve">together with CSIRO modelling tools, methods and experience gained through the development of </w:t>
      </w:r>
      <w:r>
        <w:t>significant national and global data standards</w:t>
      </w:r>
      <w:r>
        <w:rPr>
          <w:rStyle w:val="FootnoteReference"/>
        </w:rPr>
        <w:footnoteReference w:id="11"/>
      </w:r>
      <w:r w:rsidRPr="00D668B4">
        <w:t>.</w:t>
      </w:r>
    </w:p>
    <w:p w14:paraId="266A317E" w14:textId="77777777" w:rsidR="00D1033B" w:rsidRDefault="00D1033B" w:rsidP="009023CD">
      <w:pPr>
        <w:jc w:val="both"/>
      </w:pPr>
      <w:r>
        <w:t>Data specification provides an opportunity to achieve:</w:t>
      </w:r>
    </w:p>
    <w:p w14:paraId="52F9670B" w14:textId="15F3309E" w:rsidR="00D1033B" w:rsidRDefault="00A5433E" w:rsidP="00790B92">
      <w:pPr>
        <w:pStyle w:val="ListParagraph"/>
        <w:numPr>
          <w:ilvl w:val="0"/>
          <w:numId w:val="20"/>
        </w:numPr>
        <w:jc w:val="both"/>
      </w:pPr>
      <w:r>
        <w:t>i</w:t>
      </w:r>
      <w:r w:rsidR="00D1033B">
        <w:t>nteroperability – achieve interoperability by specifying the things that need to be same across the whole of the FSDF as well as within each theme;</w:t>
      </w:r>
    </w:p>
    <w:p w14:paraId="44F2FAA5" w14:textId="72A46E74" w:rsidR="00D1033B" w:rsidRDefault="00A5433E" w:rsidP="00790B92">
      <w:pPr>
        <w:pStyle w:val="ListParagraph"/>
        <w:numPr>
          <w:ilvl w:val="0"/>
          <w:numId w:val="20"/>
        </w:numPr>
        <w:jc w:val="both"/>
      </w:pPr>
      <w:r>
        <w:t>h</w:t>
      </w:r>
      <w:r w:rsidR="00D1033B">
        <w:t xml:space="preserve">armonisation - improve coherence between data sets within and across themes; </w:t>
      </w:r>
    </w:p>
    <w:p w14:paraId="38866A21" w14:textId="6F9A4549" w:rsidR="00D1033B" w:rsidRDefault="00A5433E" w:rsidP="00790B92">
      <w:pPr>
        <w:pStyle w:val="ListParagraph"/>
        <w:numPr>
          <w:ilvl w:val="0"/>
          <w:numId w:val="20"/>
        </w:numPr>
        <w:jc w:val="both"/>
      </w:pPr>
      <w:r>
        <w:t>f</w:t>
      </w:r>
      <w:r w:rsidR="00D1033B">
        <w:t>itness for purpose - update existing products to meet articulated end-user needs and in the context of emerging technology paradigms; and</w:t>
      </w:r>
    </w:p>
    <w:p w14:paraId="17A233D4" w14:textId="00A00721" w:rsidR="00D1033B" w:rsidRDefault="00A5433E" w:rsidP="00790B92">
      <w:pPr>
        <w:pStyle w:val="ListParagraph"/>
        <w:numPr>
          <w:ilvl w:val="0"/>
          <w:numId w:val="20"/>
        </w:numPr>
        <w:jc w:val="both"/>
      </w:pPr>
      <w:r>
        <w:t>e</w:t>
      </w:r>
      <w:r w:rsidR="00D1033B">
        <w:t>fficiency – improve supply chains to reduce production and use cost and address common challenges which are ubiquitous across FSDF and also across the solutions.</w:t>
      </w:r>
    </w:p>
    <w:p w14:paraId="44AB1C90" w14:textId="17F230C9" w:rsidR="00D1033B" w:rsidRDefault="00D1033B" w:rsidP="009023CD">
      <w:pPr>
        <w:jc w:val="both"/>
      </w:pPr>
      <w:r>
        <w:t xml:space="preserve">Supply chains are typically complex and opaque and individual organisations involved have little or no knowledge of other parts of the chain leading to a tightly-coupled and inflexible chain. Individual </w:t>
      </w:r>
      <w:r w:rsidR="00247D87">
        <w:t xml:space="preserve">actors </w:t>
      </w:r>
      <w:r>
        <w:t xml:space="preserve">in the chain operate autonomously seeking to maximise their own goals. Modelling the entire chain from the </w:t>
      </w:r>
      <w:r>
        <w:lastRenderedPageBreak/>
        <w:t>conceptual models of the data sets to the current and future needs of the users has the potential to improve the chain and bring the benefits listed above.</w:t>
      </w:r>
    </w:p>
    <w:p w14:paraId="5AD7F114" w14:textId="77777777" w:rsidR="00D277DC" w:rsidRPr="00C16C31" w:rsidRDefault="00D277DC" w:rsidP="00D277DC">
      <w:pPr>
        <w:pStyle w:val="Heading2"/>
      </w:pPr>
      <w:bookmarkStart w:id="371" w:name="_Toc415562747"/>
      <w:bookmarkStart w:id="372" w:name="_Toc415562741"/>
      <w:r w:rsidRPr="00C16C31">
        <w:t xml:space="preserve">Value proposition </w:t>
      </w:r>
      <w:bookmarkEnd w:id="371"/>
      <w:r w:rsidRPr="00C16C31">
        <w:t xml:space="preserve">for modelling </w:t>
      </w:r>
    </w:p>
    <w:p w14:paraId="294872B2" w14:textId="77777777" w:rsidR="00D277DC" w:rsidRDefault="00D277DC" w:rsidP="00D277DC">
      <w:pPr>
        <w:jc w:val="both"/>
      </w:pPr>
      <w:r>
        <w:t xml:space="preserve">FSDF is concerned with developing a coherent framework of foundation spatial data. In this context, the value of modelling is in enabling the evolution of existing supply chains to use more efficient approaches, including increased automation, machine to machine interaction and the delivery of smarter, timelier geospatial products via web services. Key aspects of the value proposition for modelling are explored below. </w:t>
      </w:r>
    </w:p>
    <w:p w14:paraId="5B64D5C1" w14:textId="77777777" w:rsidR="00D277DC" w:rsidRDefault="00D277DC" w:rsidP="00D277DC">
      <w:pPr>
        <w:pStyle w:val="Heading3"/>
      </w:pPr>
      <w:r>
        <w:t>Interoperability</w:t>
      </w:r>
    </w:p>
    <w:p w14:paraId="466924B4" w14:textId="77777777" w:rsidR="00D277DC" w:rsidRDefault="00D277DC" w:rsidP="00D277DC">
      <w:pPr>
        <w:jc w:val="both"/>
      </w:pPr>
      <w:r>
        <w:t>Interoperability needs to exist at a number of different levels for the value proposition to be realised. Agreeing on common semantics within a community to capture the universe of discourse for the domain will flow down from this level of analysis right down to the physical schema level. It will also allow cross domain semantics to be established.</w:t>
      </w:r>
    </w:p>
    <w:p w14:paraId="4AB1F431" w14:textId="77777777" w:rsidR="00D277DC" w:rsidRDefault="00D277DC" w:rsidP="00D277DC">
      <w:pPr>
        <w:jc w:val="both"/>
      </w:pPr>
      <w:r>
        <w:t>The Interoperability at the schema level will allow schemas to be compared and integrated reducing the cost of application development because mechanisms and design patterns can be reused which will also reducing the cost of testing and maintenance.</w:t>
      </w:r>
    </w:p>
    <w:p w14:paraId="27F1DDBC" w14:textId="77777777" w:rsidR="00D277DC" w:rsidRDefault="00D277DC" w:rsidP="00D277DC">
      <w:pPr>
        <w:jc w:val="both"/>
      </w:pPr>
      <w:r>
        <w:t>Standards based modelling enables interoperability between products where for example the approach used to encode hierarchy in administrative boundaries and road networks is the same. The use of consistent temporal and spatial coordinate systems between products allows the interoperability of the products.</w:t>
      </w:r>
    </w:p>
    <w:p w14:paraId="04D43849" w14:textId="77777777" w:rsidR="00D277DC" w:rsidRPr="002E7CA5" w:rsidRDefault="00D277DC" w:rsidP="00D277DC">
      <w:pPr>
        <w:pStyle w:val="Heading3"/>
      </w:pPr>
      <w:bookmarkStart w:id="373" w:name="_Toc403126487"/>
      <w:bookmarkStart w:id="374" w:name="_Toc403126474"/>
      <w:r w:rsidRPr="002E7CA5">
        <w:t>Improved products</w:t>
      </w:r>
    </w:p>
    <w:p w14:paraId="5C800AD4" w14:textId="77777777" w:rsidR="00D277DC" w:rsidRPr="002E7CA5" w:rsidRDefault="00D277DC" w:rsidP="00D277DC">
      <w:pPr>
        <w:jc w:val="both"/>
      </w:pPr>
      <w:bookmarkStart w:id="375" w:name="_Toc403126482"/>
      <w:r w:rsidRPr="002E7CA5">
        <w:t>There are typically considerable time pressures to deliver products and this usually results in requirements definition being skipped or done poorly. Taking the time to define the requirements in the form of well-articulated use cases agreed by a range of stakeholders, together with a structured approach to modelling</w:t>
      </w:r>
      <w:r>
        <w:t xml:space="preserve"> </w:t>
      </w:r>
      <w:r w:rsidRPr="002E7CA5">
        <w:t>the information to meet them, will help to ensure that the right products are delivered.</w:t>
      </w:r>
    </w:p>
    <w:p w14:paraId="372C5DB4" w14:textId="77777777" w:rsidR="00D277DC" w:rsidRPr="002E7CA5" w:rsidRDefault="00D277DC" w:rsidP="00D277DC">
      <w:pPr>
        <w:jc w:val="both"/>
      </w:pPr>
      <w:r w:rsidRPr="002E7CA5">
        <w:t xml:space="preserve">User expectations, enabling technologies and requirements for geospatial data are undergoing rapid changes and processes and products that are not developed with this awareness will ultimately fall short of expectations. An example is the emerging demand for data that can be ‘mashed-up’ where the ultimate representation may have come from a series of unrelated geospatial data sources. The United Nations Committee of Experts on Global Geospatial Information Management (UN-GGIM) in it Future trends in geospatial information management report </w:t>
      </w:r>
      <w:r w:rsidRPr="002E7CA5">
        <w:fldChar w:fldCharType="begin"/>
      </w:r>
      <w:r w:rsidRPr="002E7CA5">
        <w:instrText xml:space="preserve"> ADDIN EN.CITE &lt;EndNote&gt;&lt;Cite&gt;&lt;Author&gt;Snell&lt;/Author&gt;&lt;Year&gt;2013&lt;/Year&gt;&lt;RecNum&gt;832&lt;/RecNum&gt;&lt;DisplayText&gt;(Snell and Carpenter 2013)&lt;/DisplayText&gt;&lt;record&gt;&lt;rec-number&gt;832&lt;/rec-number&gt;&lt;foreign-keys&gt;&lt;key app="EN" db-id="rrxt52zwuvxvewefez4vrwzk9v20evxzz2zf"&gt;832&lt;/key&gt;&lt;/foreign-keys&gt;&lt;ref-type name="Report"&gt;27&lt;/ref-type&gt;&lt;contributors&gt;&lt;authors&gt;&lt;author&gt;Snell, Jevon,&lt;/author&gt;&lt;author&gt;Carpenter, John&lt;/author&gt;&lt;/authors&gt;&lt;/contributors&gt;&lt;titles&gt;&lt;title&gt;Future trends in geospatial information management:&lt;/title&gt;&lt;/titles&gt;&lt;dates&gt;&lt;year&gt;2013&lt;/year&gt;&lt;pub-dates&gt;&lt;date&gt;January 2013&lt;/date&gt;&lt;/pub-dates&gt;&lt;/dates&gt;&lt;publisher&gt;United National Global Geospatial Information Management Initiative&lt;/publisher&gt;&lt;urls&gt;&lt;related-urls&gt;&lt;url&gt;https://ggim.un.org/docs/meetings/2ndHighLevelForum/UN-GGIM%20Future%20Trends%20Paper%20-%20Version%202.0.pdf&lt;/url&gt;&lt;/related-urls&gt;&lt;/urls&gt;&lt;/record&gt;&lt;/Cite&gt;&lt;/EndNote&gt;</w:instrText>
      </w:r>
      <w:r w:rsidRPr="002E7CA5">
        <w:fldChar w:fldCharType="separate"/>
      </w:r>
      <w:r w:rsidRPr="002E7CA5">
        <w:rPr>
          <w:noProof/>
        </w:rPr>
        <w:t>(</w:t>
      </w:r>
      <w:hyperlink w:anchor="_ENREF_27" w:tooltip="Snell, 2013 #832" w:history="1">
        <w:r w:rsidRPr="002E7CA5">
          <w:rPr>
            <w:noProof/>
          </w:rPr>
          <w:t>Snell and Carpenter 2013</w:t>
        </w:r>
      </w:hyperlink>
      <w:r w:rsidRPr="002E7CA5">
        <w:rPr>
          <w:noProof/>
        </w:rPr>
        <w:t>)</w:t>
      </w:r>
      <w:r w:rsidRPr="002E7CA5">
        <w:fldChar w:fldCharType="end"/>
      </w:r>
      <w:r w:rsidRPr="002E7CA5">
        <w:t>,</w:t>
      </w:r>
      <w:r>
        <w:t xml:space="preserve"> </w:t>
      </w:r>
      <w:r w:rsidRPr="002E7CA5">
        <w:t xml:space="preserve">paints a picture of significant disruptive technology and changing context for geospatial information production and use. These changes represent an opportunity to re-evaluate and refine the way in which we collect, manage, process and deliver geospatial information. </w:t>
      </w:r>
    </w:p>
    <w:p w14:paraId="3C139171" w14:textId="77777777" w:rsidR="00D277DC" w:rsidRPr="002E7CA5" w:rsidRDefault="00D277DC" w:rsidP="00D277DC">
      <w:pPr>
        <w:pStyle w:val="Heading3"/>
      </w:pPr>
      <w:r w:rsidRPr="002E7CA5">
        <w:t>Coherence between related products</w:t>
      </w:r>
    </w:p>
    <w:p w14:paraId="55BF67BA" w14:textId="77777777" w:rsidR="00D277DC" w:rsidRPr="002E7CA5" w:rsidRDefault="00D277DC" w:rsidP="00D277DC">
      <w:pPr>
        <w:jc w:val="both"/>
        <w:rPr>
          <w:color w:val="auto"/>
        </w:rPr>
      </w:pPr>
      <w:r w:rsidRPr="002E7CA5">
        <w:rPr>
          <w:color w:val="auto"/>
        </w:rPr>
        <w:t>Although modelling is critical in development of standalone information products, the investment in modelling is fully realised when models are used to develop suites of related products. In this context,</w:t>
      </w:r>
      <w:r>
        <w:rPr>
          <w:color w:val="auto"/>
        </w:rPr>
        <w:t xml:space="preserve"> </w:t>
      </w:r>
      <w:r w:rsidRPr="002E7CA5">
        <w:rPr>
          <w:color w:val="auto"/>
        </w:rPr>
        <w:t xml:space="preserve">models play a role in ensuring coherence between the products through the reuse of common concepts. </w:t>
      </w:r>
      <w:r>
        <w:rPr>
          <w:color w:val="auto"/>
        </w:rPr>
        <w:t>T</w:t>
      </w:r>
      <w:r w:rsidRPr="002E7CA5">
        <w:rPr>
          <w:color w:val="auto"/>
        </w:rPr>
        <w:t>he Australian Hydrological Geospatial Fabric</w:t>
      </w:r>
      <w:r>
        <w:rPr>
          <w:color w:val="auto"/>
        </w:rPr>
        <w:t xml:space="preserve">(AHGF or Geofabric) </w:t>
      </w:r>
      <w:r w:rsidRPr="002E7CA5">
        <w:rPr>
          <w:rStyle w:val="FootnoteReference"/>
          <w:color w:val="auto"/>
        </w:rPr>
        <w:footnoteReference w:id="12"/>
      </w:r>
      <w:r w:rsidRPr="002E7CA5">
        <w:rPr>
          <w:color w:val="auto"/>
        </w:rPr>
        <w:t xml:space="preserve">, a suite of related national hydrological geospatial information products based on common models </w:t>
      </w:r>
      <w:r>
        <w:rPr>
          <w:color w:val="auto"/>
        </w:rPr>
        <w:t xml:space="preserve">is exemplifies this approach </w:t>
      </w:r>
      <w:r w:rsidRPr="002E7CA5">
        <w:rPr>
          <w:color w:val="auto"/>
        </w:rPr>
        <w:fldChar w:fldCharType="begin"/>
      </w:r>
      <w:r w:rsidRPr="002E7CA5">
        <w:rPr>
          <w:color w:val="auto"/>
        </w:rPr>
        <w:instrText xml:space="preserve"> ADDIN EN.CITE &lt;EndNote&gt;&lt;Cite&gt;&lt;Author&gt;Box&lt;/Author&gt;&lt;Year&gt;2011&lt;/Year&gt;&lt;RecNum&gt;833&lt;/RecNum&gt;&lt;DisplayText&gt;(Box and Atkinson 2011)&lt;/DisplayText&gt;&lt;record&gt;&lt;rec-number&gt;833&lt;/rec-number&gt;&lt;foreign-keys&gt;&lt;key app="EN" db-id="rrxt52zwuvxvewefez4vrwzk9v20evxzz2zf"&gt;833&lt;/key&gt;&lt;/foreign-keys&gt;&lt;ref-type name="Report"&gt;27&lt;/ref-type&gt;&lt;contributors&gt;&lt;authors&gt;&lt;author&gt;Box, P.,&lt;/author&gt;&lt;author&gt;Atkinson, R.&lt;/author&gt;&lt;/authors&gt;&lt;/contributors&gt;&lt;titles&gt;&lt;title&gt;AHGF (Geofabric) production – an analysis of processes, descriptions and models &lt;/title&gt;&lt;secondary-title&gt;CSIRO: Water for a Healthy Country National Research Flagship&lt;/secondary-title&gt;&lt;/titles&gt;&lt;dates&gt;&lt;year&gt;2011&lt;/year&gt;&lt;/dates&gt;&lt;pub-location&gt;Canberra, Australia&lt;/pub-location&gt;&lt;publisher&gt;CSIRO: Water for a Healthy Country National Research Flagship&lt;/publisher&gt;&lt;urls&gt;&lt;related-urls&gt;&lt;url&gt;https://publications.csiro.au/rpr/download?pid=csiro:EP114596&amp;amp;dsid=DS2&lt;/url&gt;&lt;/related-urls&gt;&lt;/urls&gt;&lt;/record&gt;&lt;/Cite&gt;&lt;/EndNote&gt;</w:instrText>
      </w:r>
      <w:r w:rsidRPr="002E7CA5">
        <w:rPr>
          <w:color w:val="auto"/>
        </w:rPr>
        <w:fldChar w:fldCharType="separate"/>
      </w:r>
      <w:r w:rsidRPr="002E7CA5">
        <w:rPr>
          <w:noProof/>
          <w:color w:val="auto"/>
        </w:rPr>
        <w:t>(</w:t>
      </w:r>
      <w:hyperlink w:anchor="_ENREF_4" w:tooltip="Box, 2011 #833" w:history="1">
        <w:r w:rsidRPr="002E7CA5">
          <w:rPr>
            <w:noProof/>
            <w:color w:val="auto"/>
          </w:rPr>
          <w:t>Box and Atkinson 2011</w:t>
        </w:r>
      </w:hyperlink>
      <w:r w:rsidRPr="002E7CA5">
        <w:rPr>
          <w:noProof/>
          <w:color w:val="auto"/>
        </w:rPr>
        <w:t>)</w:t>
      </w:r>
      <w:r w:rsidRPr="002E7CA5">
        <w:rPr>
          <w:color w:val="auto"/>
        </w:rPr>
        <w:fldChar w:fldCharType="end"/>
      </w:r>
      <w:r w:rsidRPr="002E7CA5">
        <w:rPr>
          <w:color w:val="auto"/>
        </w:rPr>
        <w:t xml:space="preserve">. </w:t>
      </w:r>
      <w:r>
        <w:rPr>
          <w:color w:val="auto"/>
        </w:rPr>
        <w:t xml:space="preserve">Geofabric </w:t>
      </w:r>
      <w:r w:rsidRPr="002E7CA5">
        <w:rPr>
          <w:color w:val="auto"/>
        </w:rPr>
        <w:t xml:space="preserve">products provide different views of hydrological features for different purposes e.g. </w:t>
      </w:r>
      <w:r w:rsidRPr="002E7CA5">
        <w:rPr>
          <w:color w:val="auto"/>
        </w:rPr>
        <w:lastRenderedPageBreak/>
        <w:t xml:space="preserve">catchment hierarchy product, a ‘blue line’ cartographic product and hydrological network product, in which the same key hydrological features can be reliably identified. </w:t>
      </w:r>
    </w:p>
    <w:bookmarkEnd w:id="375"/>
    <w:p w14:paraId="2AFB35F2" w14:textId="77777777" w:rsidR="00D277DC" w:rsidRPr="00737514" w:rsidRDefault="00D277DC" w:rsidP="00D277DC">
      <w:pPr>
        <w:pStyle w:val="Heading3"/>
      </w:pPr>
      <w:r w:rsidRPr="00737514">
        <w:t xml:space="preserve">Increased </w:t>
      </w:r>
      <w:bookmarkEnd w:id="373"/>
      <w:r w:rsidRPr="00737514">
        <w:t>efficiency</w:t>
      </w:r>
      <w:r>
        <w:t xml:space="preserve"> </w:t>
      </w:r>
      <w:r w:rsidRPr="00737514">
        <w:t xml:space="preserve">in product design </w:t>
      </w:r>
    </w:p>
    <w:p w14:paraId="0251438F" w14:textId="77777777" w:rsidR="00D277DC" w:rsidRPr="00737514" w:rsidRDefault="00D277DC" w:rsidP="00D277DC">
      <w:pPr>
        <w:jc w:val="both"/>
      </w:pPr>
      <w:r w:rsidRPr="00737514">
        <w:t xml:space="preserve">The development of an agreed set of concepts that will can be re-used to create multiple information products, provides significant efficiency benefits. Firstly it provides a set of preferred or mandated concepts for use e.g. a limited choice of coordinate reference systems. Secondly, product developers can reuse concepts developed elsewhere rather than developing their own e.g. a transport product developer can reuse the concept of a river from a hydrology model and extend of adapt it. </w:t>
      </w:r>
    </w:p>
    <w:p w14:paraId="029972BC" w14:textId="77777777" w:rsidR="00D277DC" w:rsidRPr="00737514" w:rsidRDefault="00D277DC" w:rsidP="00D277DC">
      <w:pPr>
        <w:jc w:val="both"/>
        <w:rPr>
          <w:color w:val="auto"/>
        </w:rPr>
      </w:pPr>
      <w:bookmarkStart w:id="376" w:name="_Toc403126485"/>
      <w:r w:rsidRPr="00737514">
        <w:t xml:space="preserve">The ability to reuse models as design patterns also provides significant efficiency benefits. </w:t>
      </w:r>
      <w:r w:rsidRPr="00737514">
        <w:rPr>
          <w:color w:val="auto"/>
        </w:rPr>
        <w:t>As a community defines their domain, patterns emerge that can be elevated to the FSDF level and then made available to other communities. The patterns would be defined at all levels in the modelling process from use case patterns down to application component patterns. These patterns would be articulated together and the realisation that a use case in one community (domain) was described by a pattern in another would result in the possible use of the whole series of patterns down to the application component level.</w:t>
      </w:r>
    </w:p>
    <w:p w14:paraId="53D3491A" w14:textId="77777777" w:rsidR="00D277DC" w:rsidRPr="00737514" w:rsidRDefault="00D277DC" w:rsidP="00D277DC">
      <w:pPr>
        <w:jc w:val="both"/>
        <w:rPr>
          <w:color w:val="auto"/>
        </w:rPr>
      </w:pPr>
      <w:r w:rsidRPr="00737514">
        <w:rPr>
          <w:color w:val="auto"/>
        </w:rPr>
        <w:t>Apart from the time and effort that could be saved, modellers would be able to move between domains and application developers could be shared across domains because the patterns would be universally understood. This would also have the effect of allowing people working in a particular domain to have more time to focus on the unique problems associated with that domain rather than concentrating on solving generic problems.</w:t>
      </w:r>
    </w:p>
    <w:bookmarkEnd w:id="376"/>
    <w:p w14:paraId="6BA83AC3" w14:textId="77777777" w:rsidR="00D277DC" w:rsidRDefault="00D277DC" w:rsidP="00D277DC">
      <w:pPr>
        <w:pStyle w:val="Heading3"/>
      </w:pPr>
      <w:r>
        <w:t>Data audits and change managment</w:t>
      </w:r>
    </w:p>
    <w:p w14:paraId="2FE3389C" w14:textId="77777777" w:rsidR="00D277DC" w:rsidRPr="00737514" w:rsidRDefault="00D277DC" w:rsidP="00D277DC">
      <w:r>
        <w:t xml:space="preserve">Modelling provides some benefits for individual agencies and information communities in terms of data auditing and change management processes. </w:t>
      </w:r>
    </w:p>
    <w:p w14:paraId="3AFF968F" w14:textId="77777777" w:rsidR="00D277DC" w:rsidRPr="00737514" w:rsidRDefault="00D277DC" w:rsidP="00D277DC">
      <w:r>
        <w:t>F</w:t>
      </w:r>
      <w:r w:rsidRPr="00737514">
        <w:t>or individual agencies, modelling:</w:t>
      </w:r>
    </w:p>
    <w:p w14:paraId="7A3FB646" w14:textId="77777777" w:rsidR="00D277DC" w:rsidRPr="00737514" w:rsidRDefault="00D277DC" w:rsidP="00D277DC">
      <w:pPr>
        <w:pStyle w:val="ListParagraph"/>
        <w:numPr>
          <w:ilvl w:val="0"/>
          <w:numId w:val="49"/>
        </w:numPr>
        <w:rPr>
          <w:rFonts w:eastAsia="Times New Roman"/>
        </w:rPr>
      </w:pPr>
      <w:r>
        <w:rPr>
          <w:rFonts w:eastAsia="Times New Roman"/>
        </w:rPr>
        <w:t xml:space="preserve">provides </w:t>
      </w:r>
      <w:r w:rsidRPr="00737514">
        <w:rPr>
          <w:rFonts w:eastAsia="Times New Roman"/>
        </w:rPr>
        <w:t>a means to document and govern and reuse</w:t>
      </w:r>
      <w:r>
        <w:rPr>
          <w:rFonts w:eastAsia="Times New Roman"/>
        </w:rPr>
        <w:t xml:space="preserve"> </w:t>
      </w:r>
      <w:r w:rsidRPr="00737514">
        <w:rPr>
          <w:rFonts w:eastAsia="Times New Roman"/>
        </w:rPr>
        <w:t xml:space="preserve">key spatial concepts within the enterprise; </w:t>
      </w:r>
    </w:p>
    <w:p w14:paraId="7940A2D2" w14:textId="77777777" w:rsidR="00D277DC" w:rsidRPr="00737514" w:rsidRDefault="00D277DC" w:rsidP="00D277DC">
      <w:pPr>
        <w:pStyle w:val="ListParagraph"/>
        <w:numPr>
          <w:ilvl w:val="0"/>
          <w:numId w:val="49"/>
        </w:numPr>
        <w:rPr>
          <w:rFonts w:eastAsia="Times New Roman"/>
        </w:rPr>
      </w:pPr>
      <w:r w:rsidRPr="00737514">
        <w:rPr>
          <w:rFonts w:eastAsia="Times New Roman"/>
        </w:rPr>
        <w:t xml:space="preserve">helps data owners understand and audit their own data; </w:t>
      </w:r>
    </w:p>
    <w:p w14:paraId="3FB35B2F" w14:textId="77777777" w:rsidR="00D277DC" w:rsidRPr="00737514" w:rsidRDefault="00D277DC" w:rsidP="00D277DC">
      <w:pPr>
        <w:pStyle w:val="ListParagraph"/>
        <w:numPr>
          <w:ilvl w:val="0"/>
          <w:numId w:val="49"/>
        </w:numPr>
        <w:rPr>
          <w:rFonts w:eastAsia="Times New Roman"/>
        </w:rPr>
      </w:pPr>
      <w:r w:rsidRPr="00737514">
        <w:rPr>
          <w:rFonts w:eastAsia="Times New Roman"/>
        </w:rPr>
        <w:t xml:space="preserve">provides an opportunity to re-design products to meet use case; and </w:t>
      </w:r>
    </w:p>
    <w:p w14:paraId="5EBDEE84" w14:textId="77777777" w:rsidR="00D277DC" w:rsidRDefault="00D277DC" w:rsidP="00D277DC">
      <w:pPr>
        <w:pStyle w:val="ListParagraph"/>
        <w:numPr>
          <w:ilvl w:val="0"/>
          <w:numId w:val="49"/>
        </w:numPr>
        <w:rPr>
          <w:rFonts w:eastAsia="Times New Roman"/>
        </w:rPr>
      </w:pPr>
      <w:r w:rsidRPr="00737514">
        <w:rPr>
          <w:rFonts w:eastAsia="Times New Roman"/>
        </w:rPr>
        <w:t>supports the process of identifying and planning how data and systems need to change to meet identified needs</w:t>
      </w:r>
      <w:r>
        <w:rPr>
          <w:rFonts w:eastAsia="Times New Roman"/>
        </w:rPr>
        <w:t>.</w:t>
      </w:r>
    </w:p>
    <w:p w14:paraId="377432FE" w14:textId="77777777" w:rsidR="00D277DC" w:rsidRPr="002E7CA5" w:rsidRDefault="00D277DC" w:rsidP="00D277DC">
      <w:pPr>
        <w:rPr>
          <w:rFonts w:eastAsia="Times New Roman"/>
        </w:rPr>
      </w:pPr>
      <w:r>
        <w:rPr>
          <w:rFonts w:eastAsia="Times New Roman"/>
        </w:rPr>
        <w:t>F</w:t>
      </w:r>
      <w:r w:rsidRPr="002E7CA5">
        <w:rPr>
          <w:rFonts w:eastAsia="Times New Roman"/>
        </w:rPr>
        <w:t>or information communities (domains or FSDF themes) modelling:</w:t>
      </w:r>
    </w:p>
    <w:p w14:paraId="7FD50978" w14:textId="77777777" w:rsidR="00D277DC" w:rsidRDefault="00D277DC" w:rsidP="00D277DC">
      <w:pPr>
        <w:pStyle w:val="ListParagraph"/>
        <w:numPr>
          <w:ilvl w:val="0"/>
          <w:numId w:val="49"/>
        </w:numPr>
        <w:rPr>
          <w:rFonts w:eastAsia="Times New Roman"/>
        </w:rPr>
      </w:pPr>
      <w:r>
        <w:rPr>
          <w:rFonts w:eastAsia="Times New Roman"/>
        </w:rPr>
        <w:t xml:space="preserve">provides </w:t>
      </w:r>
      <w:r w:rsidRPr="00737514">
        <w:rPr>
          <w:rFonts w:eastAsia="Times New Roman"/>
        </w:rPr>
        <w:t xml:space="preserve">a means to </w:t>
      </w:r>
      <w:r>
        <w:rPr>
          <w:rFonts w:eastAsia="Times New Roman"/>
        </w:rPr>
        <w:t>agree,</w:t>
      </w:r>
      <w:r w:rsidRPr="00737514">
        <w:rPr>
          <w:rFonts w:eastAsia="Times New Roman"/>
        </w:rPr>
        <w:t xml:space="preserve"> govern and reuse</w:t>
      </w:r>
      <w:r>
        <w:rPr>
          <w:rFonts w:eastAsia="Times New Roman"/>
        </w:rPr>
        <w:t xml:space="preserve"> </w:t>
      </w:r>
      <w:r w:rsidRPr="00737514">
        <w:rPr>
          <w:rFonts w:eastAsia="Times New Roman"/>
        </w:rPr>
        <w:t xml:space="preserve">key spatial concepts </w:t>
      </w:r>
      <w:r>
        <w:rPr>
          <w:rFonts w:eastAsia="Times New Roman"/>
        </w:rPr>
        <w:t>within domains</w:t>
      </w:r>
      <w:r w:rsidRPr="00737514">
        <w:rPr>
          <w:rFonts w:eastAsia="Times New Roman"/>
        </w:rPr>
        <w:t xml:space="preserve">; </w:t>
      </w:r>
      <w:r>
        <w:rPr>
          <w:rFonts w:eastAsia="Times New Roman"/>
        </w:rPr>
        <w:t>and</w:t>
      </w:r>
    </w:p>
    <w:p w14:paraId="2AD94093" w14:textId="77777777" w:rsidR="00D277DC" w:rsidRPr="00737514" w:rsidRDefault="00D277DC" w:rsidP="00D277DC">
      <w:pPr>
        <w:pStyle w:val="ListParagraph"/>
        <w:numPr>
          <w:ilvl w:val="0"/>
          <w:numId w:val="49"/>
        </w:numPr>
        <w:rPr>
          <w:rFonts w:eastAsia="Times New Roman"/>
        </w:rPr>
      </w:pPr>
      <w:r>
        <w:rPr>
          <w:rFonts w:eastAsia="Times New Roman"/>
        </w:rPr>
        <w:t xml:space="preserve">assists the domain to </w:t>
      </w:r>
      <w:r w:rsidRPr="00737514">
        <w:rPr>
          <w:rFonts w:eastAsia="Times New Roman"/>
        </w:rPr>
        <w:t xml:space="preserve">understand and audit </w:t>
      </w:r>
      <w:r>
        <w:rPr>
          <w:rFonts w:eastAsia="Times New Roman"/>
        </w:rPr>
        <w:t xml:space="preserve">its </w:t>
      </w:r>
      <w:r w:rsidRPr="00737514">
        <w:rPr>
          <w:rFonts w:eastAsia="Times New Roman"/>
        </w:rPr>
        <w:t xml:space="preserve">data; </w:t>
      </w:r>
    </w:p>
    <w:p w14:paraId="6B8F042B" w14:textId="77777777" w:rsidR="00D277DC" w:rsidRPr="002E7CA5" w:rsidRDefault="00D277DC" w:rsidP="00D277DC">
      <w:pPr>
        <w:pStyle w:val="ListParagraph"/>
        <w:numPr>
          <w:ilvl w:val="0"/>
          <w:numId w:val="49"/>
        </w:numPr>
        <w:rPr>
          <w:rFonts w:eastAsia="Times New Roman"/>
        </w:rPr>
      </w:pPr>
      <w:r>
        <w:rPr>
          <w:rFonts w:eastAsia="Times New Roman"/>
        </w:rPr>
        <w:t xml:space="preserve">provides an opportunity for reuse of concepts and achievement of product interoperability within and between domains; </w:t>
      </w:r>
      <w:r w:rsidRPr="002E7CA5">
        <w:rPr>
          <w:rFonts w:eastAsia="Times New Roman"/>
        </w:rPr>
        <w:t xml:space="preserve">and </w:t>
      </w:r>
    </w:p>
    <w:p w14:paraId="689FCB5F" w14:textId="77777777" w:rsidR="00D277DC" w:rsidRDefault="00D277DC" w:rsidP="00D277DC">
      <w:pPr>
        <w:pStyle w:val="ListParagraph"/>
        <w:numPr>
          <w:ilvl w:val="0"/>
          <w:numId w:val="49"/>
        </w:numPr>
        <w:rPr>
          <w:rFonts w:eastAsia="Times New Roman"/>
        </w:rPr>
      </w:pPr>
      <w:r w:rsidRPr="00C847A7">
        <w:rPr>
          <w:rFonts w:eastAsia="Times New Roman"/>
        </w:rPr>
        <w:t>support</w:t>
      </w:r>
      <w:r>
        <w:rPr>
          <w:rFonts w:eastAsia="Times New Roman"/>
        </w:rPr>
        <w:t>s</w:t>
      </w:r>
      <w:r w:rsidRPr="00C847A7">
        <w:rPr>
          <w:rFonts w:eastAsia="Times New Roman"/>
        </w:rPr>
        <w:t xml:space="preserve"> c</w:t>
      </w:r>
      <w:r>
        <w:rPr>
          <w:rFonts w:eastAsia="Times New Roman"/>
        </w:rPr>
        <w:t xml:space="preserve">hange processes, </w:t>
      </w:r>
      <w:r w:rsidRPr="00737514">
        <w:rPr>
          <w:rFonts w:eastAsia="Times New Roman"/>
        </w:rPr>
        <w:t xml:space="preserve">identifying and planning how data </w:t>
      </w:r>
      <w:r>
        <w:rPr>
          <w:rFonts w:eastAsia="Times New Roman"/>
        </w:rPr>
        <w:t xml:space="preserve">within the domain </w:t>
      </w:r>
      <w:r w:rsidRPr="00737514">
        <w:rPr>
          <w:rFonts w:eastAsia="Times New Roman"/>
        </w:rPr>
        <w:t>need to change to meet identified needs</w:t>
      </w:r>
      <w:r>
        <w:rPr>
          <w:rFonts w:eastAsia="Times New Roman"/>
        </w:rPr>
        <w:t>.</w:t>
      </w:r>
    </w:p>
    <w:p w14:paraId="5549EF20" w14:textId="77777777" w:rsidR="00D277DC" w:rsidRPr="00BA1EFC" w:rsidRDefault="00D277DC" w:rsidP="00D277DC">
      <w:pPr>
        <w:pStyle w:val="Heading3"/>
      </w:pPr>
      <w:bookmarkStart w:id="377" w:name="_Toc403126489"/>
      <w:r>
        <w:t>M</w:t>
      </w:r>
      <w:r w:rsidRPr="00BA1EFC">
        <w:t>odel derived documentation</w:t>
      </w:r>
      <w:bookmarkEnd w:id="377"/>
    </w:p>
    <w:p w14:paraId="106782E2" w14:textId="77777777" w:rsidR="00D277DC" w:rsidRPr="002E7CA5" w:rsidRDefault="00D277DC" w:rsidP="00D277DC">
      <w:pPr>
        <w:jc w:val="both"/>
      </w:pPr>
      <w:r w:rsidRPr="002E7CA5">
        <w:t xml:space="preserve">Communicating and understanding of data and its interrelationships is critical for anyone </w:t>
      </w:r>
      <w:r>
        <w:t xml:space="preserve">wishing to </w:t>
      </w:r>
      <w:r w:rsidRPr="002E7CA5">
        <w:t xml:space="preserve">interpret and use the data. The problem of the disconnect between a system and the documentation that describes it has plagued the information industry since its inception. Models are created for two audiences namely: the computational machines that will eventually process the information and create products and the humans who need to work with the information to design the products. Traditionally, the focus has been on creating system representations for the machines and as an afterthought documentation has been largely </w:t>
      </w:r>
      <w:r w:rsidRPr="002E7CA5">
        <w:lastRenderedPageBreak/>
        <w:t>handcrafted for the human audience. This is time consuming, costly and results in inconsistencies between the documentation and the system representations.</w:t>
      </w:r>
    </w:p>
    <w:p w14:paraId="6E14CCEC" w14:textId="77777777" w:rsidR="00D277DC" w:rsidRPr="002E7CA5" w:rsidRDefault="00D277DC" w:rsidP="00D277DC">
      <w:pPr>
        <w:jc w:val="both"/>
      </w:pPr>
      <w:r w:rsidRPr="002E7CA5">
        <w:t xml:space="preserve">With model driven design there is the opportunity to derive the documentation automatically from the models. The documentation can be generated in a number of formats, representations and levels of detail for different audiences. When the system models are changed, generation of the documentation would be triggered automatically. </w:t>
      </w:r>
    </w:p>
    <w:p w14:paraId="2F067C1C" w14:textId="77777777" w:rsidR="00D277DC" w:rsidRPr="002E7CA5" w:rsidRDefault="00D277DC" w:rsidP="00D277DC">
      <w:pPr>
        <w:jc w:val="both"/>
      </w:pPr>
      <w:r w:rsidRPr="002E7CA5">
        <w:t>There are a number of canonical types of documentation that could be produced including:</w:t>
      </w:r>
    </w:p>
    <w:p w14:paraId="26D41A1C" w14:textId="77777777" w:rsidR="00D277DC" w:rsidRPr="002E7CA5" w:rsidRDefault="00D277DC" w:rsidP="00D277DC">
      <w:pPr>
        <w:pStyle w:val="ListParagraph"/>
        <w:numPr>
          <w:ilvl w:val="0"/>
          <w:numId w:val="48"/>
        </w:numPr>
        <w:jc w:val="both"/>
      </w:pPr>
      <w:r>
        <w:t>d</w:t>
      </w:r>
      <w:r w:rsidRPr="002E7CA5">
        <w:t>ocumentation describing the models including rationales for particular design decisions, conformance with standards and the inter-relationship bet</w:t>
      </w:r>
      <w:r>
        <w:t>ween models at different levels;</w:t>
      </w:r>
    </w:p>
    <w:p w14:paraId="31FA7924" w14:textId="77777777" w:rsidR="00D277DC" w:rsidRPr="002E7CA5" w:rsidRDefault="00D277DC" w:rsidP="00D277DC">
      <w:pPr>
        <w:pStyle w:val="ListParagraph"/>
        <w:numPr>
          <w:ilvl w:val="0"/>
          <w:numId w:val="47"/>
        </w:numPr>
        <w:jc w:val="both"/>
      </w:pPr>
      <w:r w:rsidRPr="002E7CA5">
        <w:t xml:space="preserve">a </w:t>
      </w:r>
      <w:r>
        <w:t>F</w:t>
      </w:r>
      <w:r w:rsidRPr="002E7CA5">
        <w:t>eature Type Catalog describing the features, their properties and relationships with other features;</w:t>
      </w:r>
    </w:p>
    <w:p w14:paraId="7106332A" w14:textId="77777777" w:rsidR="00D277DC" w:rsidRPr="002E7CA5" w:rsidRDefault="00D277DC" w:rsidP="00D277DC">
      <w:pPr>
        <w:pStyle w:val="ListParagraph"/>
        <w:numPr>
          <w:ilvl w:val="0"/>
          <w:numId w:val="47"/>
        </w:numPr>
        <w:jc w:val="both"/>
      </w:pPr>
      <w:r w:rsidRPr="002E7CA5">
        <w:t>linked data definitions that describe the features in terms of the emerging semantic web; and</w:t>
      </w:r>
    </w:p>
    <w:p w14:paraId="15E5D157" w14:textId="77777777" w:rsidR="00D277DC" w:rsidRPr="002E7CA5" w:rsidRDefault="00D277DC" w:rsidP="00D277DC">
      <w:pPr>
        <w:pStyle w:val="ListParagraph"/>
        <w:numPr>
          <w:ilvl w:val="0"/>
          <w:numId w:val="47"/>
        </w:numPr>
        <w:jc w:val="both"/>
      </w:pPr>
      <w:r>
        <w:t>t</w:t>
      </w:r>
      <w:r w:rsidRPr="002E7CA5">
        <w:t>ransformation of GML (XML) to OWL representations.</w:t>
      </w:r>
    </w:p>
    <w:bookmarkEnd w:id="374"/>
    <w:p w14:paraId="3671AA62" w14:textId="458B0CAC" w:rsidR="00732D84" w:rsidRPr="009023CD" w:rsidRDefault="00D277DC">
      <w:pPr>
        <w:pStyle w:val="Heading2"/>
      </w:pPr>
      <w:r>
        <w:t xml:space="preserve">A </w:t>
      </w:r>
      <w:r w:rsidR="009023CD">
        <w:t>n</w:t>
      </w:r>
      <w:r w:rsidR="002F17DB" w:rsidRPr="009023CD">
        <w:t xml:space="preserve">ational Spatial </w:t>
      </w:r>
      <w:r w:rsidR="009023CD" w:rsidRPr="009023CD">
        <w:t xml:space="preserve">Data </w:t>
      </w:r>
      <w:r w:rsidR="002F17DB" w:rsidRPr="009023CD">
        <w:t xml:space="preserve">Infrastructure </w:t>
      </w:r>
      <w:r w:rsidR="009023CD">
        <w:t>(SDI)</w:t>
      </w:r>
      <w:bookmarkEnd w:id="372"/>
    </w:p>
    <w:p w14:paraId="7831F246" w14:textId="45DC7ECB" w:rsidR="00EB571F" w:rsidRPr="009023CD" w:rsidRDefault="009023CD" w:rsidP="009023CD">
      <w:pPr>
        <w:jc w:val="both"/>
      </w:pPr>
      <w:bookmarkStart w:id="378" w:name="_Toc403126470"/>
      <w:r w:rsidRPr="009023CD">
        <w:t>The FSDF is focused on the delivery of foundation national spatial datasets. These efforts are at the core of efforts to realise a national Spatial Data Infrastructure (SDI</w:t>
      </w:r>
      <w:r w:rsidR="0064695E">
        <w:t xml:space="preserve"> or Spatial </w:t>
      </w:r>
      <w:del w:id="379" w:author="Simons, Bruce (L&amp;W, Highett)" w:date="2015-04-07T12:30:00Z">
        <w:r w:rsidR="0064695E" w:rsidDel="00B2209C">
          <w:delText xml:space="preserve">information </w:delText>
        </w:r>
      </w:del>
      <w:ins w:id="380" w:author="Simons, Bruce (L&amp;W, Highett)" w:date="2015-04-07T12:30:00Z">
        <w:r w:rsidR="00B2209C">
          <w:t xml:space="preserve">Information </w:t>
        </w:r>
      </w:ins>
      <w:r w:rsidR="0064695E">
        <w:t>Infrastructure -SII</w:t>
      </w:r>
      <w:r w:rsidRPr="009023CD">
        <w:t>). SDI comprises "the technology, policies, standards, </w:t>
      </w:r>
      <w:hyperlink r:id="rId23" w:tooltip="Human resources" w:history="1">
        <w:r w:rsidRPr="009023CD">
          <w:t>human resources</w:t>
        </w:r>
      </w:hyperlink>
      <w:r w:rsidRPr="009023CD">
        <w:t xml:space="preserve">, and related activities necessary to acquire, process, distribute, use, maintain, and preserve spatial data” </w:t>
      </w:r>
      <w:r w:rsidRPr="009023CD">
        <w:fldChar w:fldCharType="begin"/>
      </w:r>
      <w:r w:rsidRPr="009023CD">
        <w:instrText xml:space="preserve"> ADDIN EN.CITE &lt;EndNote&gt;&lt;Cite&gt;&lt;Author&gt;The White House&lt;/Author&gt;&lt;Year&gt;2002&lt;/Year&gt;&lt;RecNum&gt;824&lt;/RecNum&gt;&lt;DisplayText&gt;(The White House 2002)&lt;/DisplayText&gt;&lt;record&gt;&lt;rec-number&gt;824&lt;/rec-number&gt;&lt;foreign-keys&gt;&lt;key app="EN" db-id="rrxt52zwuvxvewefez4vrwzk9v20evxzz2zf"&gt;824&lt;/key&gt;&lt;/foreign-keys&gt;&lt;ref-type name="Government Document"&gt;46&lt;/ref-type&gt;&lt;contributors&gt;&lt;authors&gt;&lt;author&gt;The White House, Office of Management and Budget, &lt;/author&gt;&lt;/authors&gt;&lt;secondary-authors&gt;&lt;author&gt;Office of Management and Budget &lt;/author&gt;&lt;/secondary-authors&gt;&lt;/contributors&gt;&lt;titles&gt;&lt;title&gt;Circular No. A-16 Revised&lt;/title&gt;&lt;/titles&gt;&lt;dates&gt;&lt;year&gt;2002&lt;/year&gt;&lt;/dates&gt;&lt;pub-location&gt;Washington, US&lt;/pub-location&gt;&lt;publisher&gt;The White House, Office of Management and Budget &lt;/publisher&gt;&lt;urls&gt;&lt;related-urls&gt;&lt;url&gt;http://www.whitehouse.gov/omb/circulars_a016_rev/&lt;/url&gt;&lt;/related-urls&gt;&lt;/urls&gt;&lt;/record&gt;&lt;/Cite&gt;&lt;/EndNote&gt;</w:instrText>
      </w:r>
      <w:r w:rsidRPr="009023CD">
        <w:fldChar w:fldCharType="separate"/>
      </w:r>
      <w:r w:rsidRPr="009023CD">
        <w:rPr>
          <w:noProof/>
        </w:rPr>
        <w:t>(</w:t>
      </w:r>
      <w:hyperlink w:anchor="_ENREF_28" w:tooltip="The White House, 2002 #824" w:history="1">
        <w:r w:rsidR="00801555" w:rsidRPr="009023CD">
          <w:rPr>
            <w:noProof/>
          </w:rPr>
          <w:t>The White House 2002</w:t>
        </w:r>
      </w:hyperlink>
      <w:r w:rsidRPr="009023CD">
        <w:rPr>
          <w:noProof/>
        </w:rPr>
        <w:t>)</w:t>
      </w:r>
      <w:r w:rsidRPr="009023CD">
        <w:fldChar w:fldCharType="end"/>
      </w:r>
      <w:r w:rsidRPr="009023CD">
        <w:t xml:space="preserve">. </w:t>
      </w:r>
    </w:p>
    <w:p w14:paraId="4B8AC9D2" w14:textId="581EC0FD" w:rsidR="009023CD" w:rsidRPr="009023CD" w:rsidRDefault="009023CD" w:rsidP="009023CD">
      <w:pPr>
        <w:jc w:val="both"/>
      </w:pPr>
      <w:r w:rsidRPr="009023CD">
        <w:t>T</w:t>
      </w:r>
      <w:r w:rsidR="00EB571F" w:rsidRPr="009023CD">
        <w:t>he Australian Government is supporting the National Map initiative</w:t>
      </w:r>
      <w:r w:rsidRPr="009023CD">
        <w:rPr>
          <w:rStyle w:val="FootnoteReference"/>
        </w:rPr>
        <w:footnoteReference w:id="13"/>
      </w:r>
      <w:r w:rsidR="00EB571F" w:rsidRPr="009023CD">
        <w:t xml:space="preserve"> for broad public access to open data</w:t>
      </w:r>
      <w:r w:rsidRPr="009023CD">
        <w:t xml:space="preserve"> Portals such as the national map portal are key component of SDI providing an ability to discover and access a wide range of geospatial data delivered through the FSDF and from a range of other sources.</w:t>
      </w:r>
      <w:r w:rsidR="00F8627F">
        <w:t xml:space="preserve"> </w:t>
      </w:r>
    </w:p>
    <w:p w14:paraId="3E9F8861" w14:textId="7B11A45D" w:rsidR="009023CD" w:rsidRPr="009023CD" w:rsidRDefault="009023CD" w:rsidP="009023CD">
      <w:pPr>
        <w:jc w:val="both"/>
      </w:pPr>
      <w:r w:rsidRPr="009023CD">
        <w:t xml:space="preserve">The </w:t>
      </w:r>
      <w:r w:rsidR="0099149B">
        <w:t>N</w:t>
      </w:r>
      <w:r w:rsidRPr="009023CD">
        <w:t xml:space="preserve">ational </w:t>
      </w:r>
      <w:r w:rsidR="0099149B">
        <w:t>M</w:t>
      </w:r>
      <w:r w:rsidRPr="009023CD">
        <w:t xml:space="preserve">ap is based on a distributed architecture using </w:t>
      </w:r>
      <w:r w:rsidR="00EB571F" w:rsidRPr="009023CD">
        <w:t xml:space="preserve">web services for </w:t>
      </w:r>
      <w:r w:rsidRPr="009023CD">
        <w:t xml:space="preserve">the discovery, visualisation and access to spatial </w:t>
      </w:r>
      <w:r w:rsidR="00EB571F" w:rsidRPr="009023CD">
        <w:t xml:space="preserve">data. INSPIRE is an example of such a system on a pan-European </w:t>
      </w:r>
      <w:r w:rsidRPr="009023CD">
        <w:t>scale (see section</w:t>
      </w:r>
      <w:r w:rsidR="00F8627F">
        <w:t xml:space="preserve"> </w:t>
      </w:r>
      <w:r w:rsidRPr="009023CD">
        <w:fldChar w:fldCharType="begin"/>
      </w:r>
      <w:r w:rsidRPr="009023CD">
        <w:instrText xml:space="preserve"> REF _Ref415491479 \n \h </w:instrText>
      </w:r>
      <w:r>
        <w:instrText xml:space="preserve"> \* MERGEFORMAT </w:instrText>
      </w:r>
      <w:r w:rsidRPr="009023CD">
        <w:fldChar w:fldCharType="separate"/>
      </w:r>
      <w:r w:rsidRPr="009023CD">
        <w:t>2.6.1</w:t>
      </w:r>
      <w:r w:rsidRPr="009023CD">
        <w:fldChar w:fldCharType="end"/>
      </w:r>
      <w:r w:rsidRPr="009023CD">
        <w:t xml:space="preserve"> for more information about INSPIRE). </w:t>
      </w:r>
      <w:r w:rsidR="00EB571F" w:rsidRPr="009023CD">
        <w:t xml:space="preserve">Similarly, a system-of-systems approach </w:t>
      </w:r>
      <w:r w:rsidRPr="009023CD">
        <w:t xml:space="preserve">to building a national SDI </w:t>
      </w:r>
      <w:r w:rsidR="00EB571F" w:rsidRPr="009023CD">
        <w:t xml:space="preserve">may be </w:t>
      </w:r>
      <w:r w:rsidRPr="009023CD">
        <w:t xml:space="preserve">adopted i.e. that of aggregating local, state and </w:t>
      </w:r>
      <w:r w:rsidR="00EB571F" w:rsidRPr="009023CD">
        <w:t xml:space="preserve">territory data over the same platform. </w:t>
      </w:r>
      <w:r w:rsidRPr="009023CD">
        <w:t>T</w:t>
      </w:r>
      <w:r w:rsidR="00EB571F" w:rsidRPr="009023CD">
        <w:t>o realise such an aim</w:t>
      </w:r>
      <w:r w:rsidRPr="009023CD">
        <w:t xml:space="preserve">, </w:t>
      </w:r>
      <w:r w:rsidR="00EB571F" w:rsidRPr="009023CD">
        <w:t xml:space="preserve">modelling </w:t>
      </w:r>
      <w:r w:rsidRPr="009023CD">
        <w:t>is required so that data held in multiple systems using different data formats, structures and semantics can transformed into a common structure and meaning (also known as an exchange schema) to produce national products.</w:t>
      </w:r>
      <w:r w:rsidR="00F8627F">
        <w:t xml:space="preserve"> </w:t>
      </w:r>
    </w:p>
    <w:p w14:paraId="47DAF75A" w14:textId="77777777" w:rsidR="009023CD" w:rsidRPr="009023CD" w:rsidRDefault="00EB571F" w:rsidP="009023CD">
      <w:pPr>
        <w:jc w:val="both"/>
      </w:pPr>
      <w:r w:rsidRPr="009023CD">
        <w:t xml:space="preserve">The primary challenge facing the FSDF is the integration of authoritative </w:t>
      </w:r>
      <w:r w:rsidR="009023CD" w:rsidRPr="009023CD">
        <w:t xml:space="preserve">geospatial </w:t>
      </w:r>
      <w:r w:rsidRPr="009023CD">
        <w:t xml:space="preserve">data from Australian Governments - at </w:t>
      </w:r>
      <w:r w:rsidR="009023CD" w:rsidRPr="009023CD">
        <w:t>c</w:t>
      </w:r>
      <w:r w:rsidRPr="009023CD">
        <w:t xml:space="preserve">ommonwealth, </w:t>
      </w:r>
      <w:r w:rsidR="009023CD" w:rsidRPr="009023CD">
        <w:t>s</w:t>
      </w:r>
      <w:r w:rsidRPr="009023CD">
        <w:t xml:space="preserve">tate and </w:t>
      </w:r>
      <w:r w:rsidR="009023CD" w:rsidRPr="009023CD">
        <w:t xml:space="preserve">territory and </w:t>
      </w:r>
      <w:r w:rsidRPr="009023CD">
        <w:t>local government levels to produce coheren</w:t>
      </w:r>
      <w:r w:rsidR="009023CD" w:rsidRPr="009023CD">
        <w:t xml:space="preserve">t. This process of data supply, transformation and delivery to end users is part of a complex interwoven ecosystem of actors, supply chains, and technology components that are part of national and sub-national SDI efforts. </w:t>
      </w:r>
    </w:p>
    <w:p w14:paraId="42DE853A" w14:textId="0D5E8B6D" w:rsidR="00EB571F" w:rsidRPr="009023CD" w:rsidRDefault="009023CD" w:rsidP="009023CD">
      <w:pPr>
        <w:jc w:val="both"/>
      </w:pPr>
      <w:r w:rsidRPr="009023CD">
        <w:t>G</w:t>
      </w:r>
      <w:r w:rsidR="00EB571F" w:rsidRPr="009023CD">
        <w:t xml:space="preserve">eospatial </w:t>
      </w:r>
      <w:r w:rsidRPr="009023CD">
        <w:t xml:space="preserve">data </w:t>
      </w:r>
      <w:r w:rsidR="00EB571F" w:rsidRPr="009023CD">
        <w:t xml:space="preserve">supply chains need to reconcile different models and semantics in supplied </w:t>
      </w:r>
      <w:r w:rsidRPr="009023CD">
        <w:t xml:space="preserve">data </w:t>
      </w:r>
      <w:r w:rsidR="00EB571F" w:rsidRPr="009023CD">
        <w:t xml:space="preserve">to produce products. Furthermore to develop a strong foundation, FSDF products need to interoperate. </w:t>
      </w:r>
      <w:r w:rsidRPr="009023CD">
        <w:t xml:space="preserve">The following section of this report provides an analysis of </w:t>
      </w:r>
      <w:r w:rsidR="00C16C31">
        <w:t xml:space="preserve">existing </w:t>
      </w:r>
      <w:r w:rsidRPr="009023CD">
        <w:t xml:space="preserve">geospatial data supply chains. </w:t>
      </w:r>
    </w:p>
    <w:p w14:paraId="6DA9D3BD" w14:textId="77777777" w:rsidR="00EB571F" w:rsidRDefault="00EB571F" w:rsidP="009023CD">
      <w:pPr>
        <w:jc w:val="both"/>
      </w:pPr>
    </w:p>
    <w:p w14:paraId="272CF96A" w14:textId="5DBBC06C" w:rsidR="007D0B94" w:rsidRDefault="00EB571F" w:rsidP="007D0B94">
      <w:pPr>
        <w:pStyle w:val="Heading1"/>
      </w:pPr>
      <w:bookmarkStart w:id="381" w:name="_Toc415562742"/>
      <w:bookmarkStart w:id="382" w:name="_Ref415757229"/>
      <w:r>
        <w:lastRenderedPageBreak/>
        <w:t xml:space="preserve">Geospatial </w:t>
      </w:r>
      <w:r w:rsidR="009023CD">
        <w:t xml:space="preserve">data </w:t>
      </w:r>
      <w:r>
        <w:t>supply chains</w:t>
      </w:r>
      <w:bookmarkEnd w:id="381"/>
      <w:bookmarkEnd w:id="382"/>
    </w:p>
    <w:p w14:paraId="036925D0" w14:textId="27DC2AA4" w:rsidR="007D0B94" w:rsidRDefault="00004151" w:rsidP="007D0B94">
      <w:pPr>
        <w:pStyle w:val="Heading2"/>
      </w:pPr>
      <w:r>
        <w:t xml:space="preserve">Introduction </w:t>
      </w:r>
    </w:p>
    <w:p w14:paraId="713C8439" w14:textId="4D4563B8" w:rsidR="00F8627F" w:rsidRDefault="00F13015" w:rsidP="009023CD">
      <w:pPr>
        <w:jc w:val="both"/>
      </w:pPr>
      <w:r>
        <w:t>Geospatial data is created, delivered, and used through complex supply chains</w:t>
      </w:r>
      <w:r w:rsidR="00D1033B">
        <w:t xml:space="preserve">. </w:t>
      </w:r>
      <w:r>
        <w:t xml:space="preserve">These supply chains </w:t>
      </w:r>
      <w:r w:rsidR="005D4F93">
        <w:t xml:space="preserve">span </w:t>
      </w:r>
      <w:r>
        <w:t>multiple agencies and tend to be poorly understood in their entirety.</w:t>
      </w:r>
      <w:r w:rsidR="00F8627F">
        <w:t xml:space="preserve"> </w:t>
      </w:r>
      <w:r w:rsidR="007759A1">
        <w:t>As d</w:t>
      </w:r>
      <w:r w:rsidR="00D1033B">
        <w:t xml:space="preserve">ata </w:t>
      </w:r>
      <w:r w:rsidR="007759A1">
        <w:t xml:space="preserve">progresses through the supply chain it may undergo </w:t>
      </w:r>
      <w:r w:rsidR="00D1033B">
        <w:t>data format conversion, interpretation</w:t>
      </w:r>
      <w:r w:rsidR="007759A1">
        <w:t xml:space="preserve">, data transformation, integration and harmonisation with other data to </w:t>
      </w:r>
      <w:r w:rsidR="00D1033B">
        <w:t xml:space="preserve">produce an </w:t>
      </w:r>
      <w:r w:rsidR="007759A1">
        <w:t xml:space="preserve">end </w:t>
      </w:r>
      <w:r w:rsidR="00D1033B">
        <w:t>product.</w:t>
      </w:r>
      <w:r w:rsidR="007759A1">
        <w:t xml:space="preserve"> </w:t>
      </w:r>
      <w:r>
        <w:t>Information model</w:t>
      </w:r>
      <w:r w:rsidR="00F8627F">
        <w:t>s</w:t>
      </w:r>
      <w:r>
        <w:t xml:space="preserve"> </w:t>
      </w:r>
      <w:r w:rsidR="007759A1">
        <w:t xml:space="preserve">plays a key role in </w:t>
      </w:r>
      <w:r w:rsidR="00F8627F">
        <w:t xml:space="preserve">specifying </w:t>
      </w:r>
      <w:r w:rsidR="007759A1">
        <w:t xml:space="preserve">this process as </w:t>
      </w:r>
      <w:r w:rsidR="00F8627F">
        <w:t>they</w:t>
      </w:r>
      <w:r w:rsidR="007759A1">
        <w:t xml:space="preserve"> enable the ‘to be’ </w:t>
      </w:r>
      <w:r w:rsidR="005D4F93">
        <w:t xml:space="preserve">and </w:t>
      </w:r>
      <w:r w:rsidR="007759A1">
        <w:t xml:space="preserve">‘as is’ structure and semantics of data to be documented and used to aid data development, interpretation and or transformation. </w:t>
      </w:r>
    </w:p>
    <w:p w14:paraId="723B7B2F" w14:textId="3CCCBF48" w:rsidR="00A4197B" w:rsidRDefault="007759A1" w:rsidP="009023CD">
      <w:pPr>
        <w:jc w:val="both"/>
      </w:pPr>
      <w:r>
        <w:t xml:space="preserve">Modelling is used in </w:t>
      </w:r>
      <w:r w:rsidR="00F13015">
        <w:t xml:space="preserve">different </w:t>
      </w:r>
      <w:r>
        <w:t xml:space="preserve">ways at various </w:t>
      </w:r>
      <w:r w:rsidR="00F13015">
        <w:t xml:space="preserve">stages of </w:t>
      </w:r>
      <w:r>
        <w:t xml:space="preserve">the </w:t>
      </w:r>
      <w:r w:rsidR="00F13015">
        <w:t xml:space="preserve">supply chains. </w:t>
      </w:r>
      <w:r w:rsidR="006A6E50">
        <w:t xml:space="preserve">To understand the role of information models we must place them in the context of the geospatial information supply chains. </w:t>
      </w:r>
      <w:r w:rsidR="00536F52">
        <w:t>This section of the report therefor</w:t>
      </w:r>
      <w:r>
        <w:t>e</w:t>
      </w:r>
      <w:r w:rsidR="00536F52">
        <w:t xml:space="preserve"> </w:t>
      </w:r>
      <w:r w:rsidR="006A6E50">
        <w:t xml:space="preserve">provides a description of </w:t>
      </w:r>
      <w:r>
        <w:t xml:space="preserve">important </w:t>
      </w:r>
      <w:r w:rsidR="006A6E50">
        <w:t xml:space="preserve">geospatial supply chain patterns. It describes how information modelling is used in each pattern and </w:t>
      </w:r>
      <w:r w:rsidR="00F8627F">
        <w:t xml:space="preserve">focuses in particular on </w:t>
      </w:r>
      <w:r>
        <w:t xml:space="preserve">the </w:t>
      </w:r>
      <w:r w:rsidR="006A6E50">
        <w:t xml:space="preserve">relative costs that are borne by data providers, intermediaries </w:t>
      </w:r>
      <w:r w:rsidR="005D4F93">
        <w:t xml:space="preserve">(e.g. data brokers or aggregators) </w:t>
      </w:r>
      <w:r w:rsidR="006A6E50">
        <w:t>and user</w:t>
      </w:r>
      <w:r w:rsidR="003E5065">
        <w:t>s</w:t>
      </w:r>
      <w:r w:rsidR="006A6E50">
        <w:t xml:space="preserve">. This provides a basis </w:t>
      </w:r>
      <w:r>
        <w:t xml:space="preserve">for </w:t>
      </w:r>
      <w:r w:rsidR="003E5065">
        <w:t>describing the role of modelling to achieve more efficient supply chain</w:t>
      </w:r>
      <w:r w:rsidR="003541AC">
        <w:t>s</w:t>
      </w:r>
      <w:r w:rsidR="003E5065">
        <w:t xml:space="preserve"> that deliver high quality timely and interoperable foundation products.</w:t>
      </w:r>
      <w:r w:rsidR="00536F52">
        <w:t xml:space="preserve"> The section provides a</w:t>
      </w:r>
      <w:r w:rsidR="003541AC">
        <w:t>n analysis of the supply chain patterns</w:t>
      </w:r>
      <w:r w:rsidR="005D4F93">
        <w:t xml:space="preserve"> </w:t>
      </w:r>
      <w:r w:rsidR="003541AC">
        <w:t xml:space="preserve">to determine the relative costs of production </w:t>
      </w:r>
      <w:r w:rsidR="005D4F93">
        <w:t xml:space="preserve">and total costs associated with different numbers of data users and providers for each pattern and </w:t>
      </w:r>
      <w:r w:rsidR="00885E4B">
        <w:t xml:space="preserve">reveals </w:t>
      </w:r>
      <w:r w:rsidR="005D4F93">
        <w:t xml:space="preserve">the </w:t>
      </w:r>
      <w:r w:rsidR="003541AC">
        <w:t xml:space="preserve">hidden costs </w:t>
      </w:r>
      <w:r w:rsidR="005D4F93">
        <w:t>borne by users</w:t>
      </w:r>
      <w:r w:rsidR="003541AC">
        <w:t>.</w:t>
      </w:r>
    </w:p>
    <w:p w14:paraId="6EF1B867" w14:textId="2D4E1295" w:rsidR="005815F9" w:rsidRDefault="00004151" w:rsidP="00F50FBF">
      <w:pPr>
        <w:pStyle w:val="Heading2"/>
      </w:pPr>
      <w:bookmarkStart w:id="383" w:name="_Toc415562744"/>
      <w:r>
        <w:t xml:space="preserve">The </w:t>
      </w:r>
      <w:r w:rsidR="004027F4">
        <w:t>patterns</w:t>
      </w:r>
      <w:bookmarkEnd w:id="383"/>
      <w:r w:rsidR="004027F4">
        <w:t xml:space="preserve"> </w:t>
      </w:r>
      <w:bookmarkEnd w:id="378"/>
    </w:p>
    <w:p w14:paraId="0144A22C" w14:textId="15D2FFA8" w:rsidR="00732D84" w:rsidRDefault="00C91629" w:rsidP="009023CD">
      <w:pPr>
        <w:jc w:val="both"/>
      </w:pPr>
      <w:r>
        <w:t>Based on experiences in developing and working with</w:t>
      </w:r>
      <w:r w:rsidR="00F8627F">
        <w:t xml:space="preserve"> </w:t>
      </w:r>
      <w:r>
        <w:t xml:space="preserve">geospatial data production in Australia and elsewhere, a number of key patterns can be identified. </w:t>
      </w:r>
      <w:r w:rsidR="00471CFC" w:rsidRPr="008C73BB">
        <w:t>These are</w:t>
      </w:r>
      <w:r w:rsidR="00216628" w:rsidRPr="008C73BB">
        <w:t>:</w:t>
      </w:r>
    </w:p>
    <w:p w14:paraId="410E3592" w14:textId="05F98F3D" w:rsidR="00732D84" w:rsidRDefault="00885E4B" w:rsidP="00790B92">
      <w:pPr>
        <w:pStyle w:val="ListParagraph"/>
        <w:numPr>
          <w:ilvl w:val="0"/>
          <w:numId w:val="29"/>
        </w:numPr>
      </w:pPr>
      <w:r w:rsidRPr="00D02BEA">
        <w:rPr>
          <w:b/>
        </w:rPr>
        <w:t>a</w:t>
      </w:r>
      <w:r w:rsidR="00700185" w:rsidRPr="00D02BEA">
        <w:rPr>
          <w:b/>
        </w:rPr>
        <w:t>narchic</w:t>
      </w:r>
      <w:r>
        <w:t xml:space="preserve"> </w:t>
      </w:r>
      <w:r w:rsidR="00D02BEA">
        <w:t>(or p</w:t>
      </w:r>
      <w:r w:rsidR="00B136C5">
        <w:t>oint-to-point</w:t>
      </w:r>
      <w:r w:rsidR="003541AC">
        <w:t>)</w:t>
      </w:r>
      <w:r w:rsidR="005E6FDA">
        <w:t xml:space="preserve"> – </w:t>
      </w:r>
      <w:r w:rsidR="003541AC">
        <w:t>D</w:t>
      </w:r>
      <w:r w:rsidR="00BD5E39">
        <w:t xml:space="preserve">irect producer and user interaction without </w:t>
      </w:r>
      <w:r w:rsidR="003541AC">
        <w:t xml:space="preserve">the </w:t>
      </w:r>
      <w:r w:rsidR="00D02BEA">
        <w:t>involvement of an intermediary;</w:t>
      </w:r>
    </w:p>
    <w:p w14:paraId="5929F5BC" w14:textId="27FA6FBB" w:rsidR="00732D84" w:rsidRPr="00643920" w:rsidRDefault="00885E4B" w:rsidP="00790B92">
      <w:pPr>
        <w:pStyle w:val="ListParagraph"/>
        <w:numPr>
          <w:ilvl w:val="0"/>
          <w:numId w:val="29"/>
        </w:numPr>
        <w:rPr>
          <w:i/>
          <w:iCs/>
        </w:rPr>
      </w:pPr>
      <w:r w:rsidRPr="00D02BEA">
        <w:rPr>
          <w:b/>
        </w:rPr>
        <w:t>c</w:t>
      </w:r>
      <w:r w:rsidR="00146F52" w:rsidRPr="00D02BEA">
        <w:rPr>
          <w:b/>
        </w:rPr>
        <w:t>entralised</w:t>
      </w:r>
      <w:r w:rsidR="005E6FDA">
        <w:t xml:space="preserve"> - </w:t>
      </w:r>
      <w:r w:rsidR="00BD5E39">
        <w:t>Centralised production of data by a single organisation, tight</w:t>
      </w:r>
      <w:r w:rsidR="00D02BEA">
        <w:t>ly coupled application specific;</w:t>
      </w:r>
    </w:p>
    <w:p w14:paraId="39C50E7B" w14:textId="453DA073" w:rsidR="00732D84" w:rsidRDefault="00F8627F" w:rsidP="00790B92">
      <w:pPr>
        <w:pStyle w:val="ListParagraph"/>
        <w:numPr>
          <w:ilvl w:val="0"/>
          <w:numId w:val="29"/>
        </w:numPr>
      </w:pPr>
      <w:r w:rsidRPr="00D02BEA">
        <w:rPr>
          <w:b/>
        </w:rPr>
        <w:t>a</w:t>
      </w:r>
      <w:r w:rsidR="00146F52" w:rsidRPr="00D02BEA">
        <w:rPr>
          <w:b/>
        </w:rPr>
        <w:t>ggregated</w:t>
      </w:r>
      <w:r>
        <w:t xml:space="preserve"> </w:t>
      </w:r>
      <w:r w:rsidR="005E6FDA">
        <w:t xml:space="preserve">- </w:t>
      </w:r>
      <w:r w:rsidR="00BD5E39">
        <w:t>aggregation and integration o</w:t>
      </w:r>
      <w:r w:rsidR="00D02BEA">
        <w:t>f data by a single intermediary;</w:t>
      </w:r>
    </w:p>
    <w:p w14:paraId="57C94EB6" w14:textId="51DB7C74" w:rsidR="00732D84" w:rsidRDefault="00885E4B" w:rsidP="00790B92">
      <w:pPr>
        <w:pStyle w:val="ListParagraph"/>
        <w:numPr>
          <w:ilvl w:val="0"/>
          <w:numId w:val="29"/>
        </w:numPr>
      </w:pPr>
      <w:r w:rsidRPr="00D02BEA">
        <w:rPr>
          <w:b/>
        </w:rPr>
        <w:t>b</w:t>
      </w:r>
      <w:r w:rsidR="00146F52" w:rsidRPr="00D02BEA">
        <w:rPr>
          <w:b/>
        </w:rPr>
        <w:t>rokered</w:t>
      </w:r>
      <w:r w:rsidR="005E6FDA">
        <w:t xml:space="preserve"> - </w:t>
      </w:r>
      <w:r w:rsidR="00BD5E39">
        <w:t>Centralised broker transforms data</w:t>
      </w:r>
      <w:r w:rsidR="00F8627F">
        <w:t xml:space="preserve"> to a common form from data</w:t>
      </w:r>
      <w:r w:rsidR="00BD5E39">
        <w:t xml:space="preserve"> supplied using </w:t>
      </w:r>
      <w:r w:rsidR="00F8627F">
        <w:t xml:space="preserve">separate </w:t>
      </w:r>
      <w:r w:rsidR="00D02BEA">
        <w:t xml:space="preserve">models; and </w:t>
      </w:r>
    </w:p>
    <w:p w14:paraId="60DD87A3" w14:textId="065126DE" w:rsidR="00732D84" w:rsidRPr="008315CD" w:rsidRDefault="00885E4B" w:rsidP="00790B92">
      <w:pPr>
        <w:pStyle w:val="ListParagraph"/>
        <w:numPr>
          <w:ilvl w:val="0"/>
          <w:numId w:val="29"/>
        </w:numPr>
      </w:pPr>
      <w:r w:rsidRPr="00D02BEA">
        <w:rPr>
          <w:b/>
        </w:rPr>
        <w:t>f</w:t>
      </w:r>
      <w:r w:rsidR="004027F4" w:rsidRPr="00D02BEA">
        <w:rPr>
          <w:b/>
        </w:rPr>
        <w:t>ederated</w:t>
      </w:r>
      <w:r w:rsidR="005E6FDA" w:rsidRPr="008315CD">
        <w:t xml:space="preserve"> - </w:t>
      </w:r>
      <w:r w:rsidR="00BD5E39" w:rsidRPr="008315CD">
        <w:t xml:space="preserve">Federated data supply using </w:t>
      </w:r>
      <w:r w:rsidR="00F8627F">
        <w:t xml:space="preserve">common </w:t>
      </w:r>
      <w:r w:rsidR="00BD5E39" w:rsidRPr="008315CD">
        <w:t>community models.</w:t>
      </w:r>
    </w:p>
    <w:p w14:paraId="2DA96B28" w14:textId="20BF9254" w:rsidR="00773A6D" w:rsidRDefault="00F8627F" w:rsidP="009023CD">
      <w:pPr>
        <w:jc w:val="both"/>
      </w:pPr>
      <w:r>
        <w:t>T</w:t>
      </w:r>
      <w:r w:rsidR="0092437B" w:rsidRPr="008315CD">
        <w:t xml:space="preserve">hese are distinguished primarily by the location and timing of the transformation of </w:t>
      </w:r>
      <w:r w:rsidR="00587679" w:rsidRPr="008315CD">
        <w:t xml:space="preserve">supplied data from source </w:t>
      </w:r>
      <w:r w:rsidR="005F02DD" w:rsidRPr="008315CD">
        <w:t xml:space="preserve">structure and </w:t>
      </w:r>
      <w:r w:rsidR="0092437B" w:rsidRPr="008315CD">
        <w:t xml:space="preserve">format </w:t>
      </w:r>
      <w:r w:rsidR="00587679" w:rsidRPr="008315CD">
        <w:t xml:space="preserve">to that of the </w:t>
      </w:r>
      <w:r w:rsidR="005E6FDA" w:rsidRPr="008315CD">
        <w:t>delivered ‘product’</w:t>
      </w:r>
      <w:r w:rsidR="00587679" w:rsidRPr="008315CD">
        <w:t>, using an application schema</w:t>
      </w:r>
      <w:r>
        <w:t xml:space="preserve"> (Figure 3)</w:t>
      </w:r>
      <w:r w:rsidR="00587679" w:rsidRPr="008315CD">
        <w:t xml:space="preserve">. The patterns </w:t>
      </w:r>
      <w:r w:rsidR="008315CD">
        <w:t xml:space="preserve">are also </w:t>
      </w:r>
      <w:r w:rsidR="004D5C43" w:rsidRPr="008315CD">
        <w:t xml:space="preserve">distinguished </w:t>
      </w:r>
      <w:r w:rsidR="00587679" w:rsidRPr="008315CD">
        <w:t xml:space="preserve">by the actor who bears the </w:t>
      </w:r>
      <w:r w:rsidR="004D5C43">
        <w:t xml:space="preserve">main </w:t>
      </w:r>
      <w:r w:rsidR="00587679" w:rsidRPr="008315CD">
        <w:t>cost</w:t>
      </w:r>
      <w:r w:rsidR="004D5C43">
        <w:t xml:space="preserve">, due to the </w:t>
      </w:r>
      <w:r w:rsidR="004D5C43" w:rsidRPr="00BD3900">
        <w:t>different roles in design, integration, delivery and use of geospatial data</w:t>
      </w:r>
      <w:r w:rsidR="00587679" w:rsidRPr="008315CD">
        <w:t>.</w:t>
      </w:r>
      <w:r>
        <w:t xml:space="preserve"> </w:t>
      </w:r>
      <w:r w:rsidR="008C73BB" w:rsidRPr="008315CD">
        <w:t xml:space="preserve">Three </w:t>
      </w:r>
      <w:r w:rsidR="00446EB1" w:rsidRPr="008315CD">
        <w:t>primary</w:t>
      </w:r>
      <w:r w:rsidR="008C73BB" w:rsidRPr="008315CD">
        <w:t xml:space="preserve"> actor</w:t>
      </w:r>
      <w:r w:rsidR="00446EB1" w:rsidRPr="008315CD">
        <w:t>s</w:t>
      </w:r>
      <w:r w:rsidR="008C73BB" w:rsidRPr="008315CD">
        <w:t xml:space="preserve"> </w:t>
      </w:r>
      <w:r w:rsidR="00146F52" w:rsidRPr="008315CD">
        <w:t xml:space="preserve">are </w:t>
      </w:r>
      <w:r w:rsidR="00F00FD5" w:rsidRPr="008315CD">
        <w:t xml:space="preserve">involved </w:t>
      </w:r>
      <w:r w:rsidR="00146F52" w:rsidRPr="008315CD">
        <w:t xml:space="preserve">in </w:t>
      </w:r>
      <w:r w:rsidR="008C73BB" w:rsidRPr="008315CD">
        <w:t xml:space="preserve">the </w:t>
      </w:r>
      <w:r w:rsidR="00146F52" w:rsidRPr="008315CD">
        <w:t>supply chains:</w:t>
      </w:r>
      <w:r w:rsidR="00146F52">
        <w:t xml:space="preserve"> </w:t>
      </w:r>
    </w:p>
    <w:p w14:paraId="5780A96F" w14:textId="736AB8AA" w:rsidR="00732D84" w:rsidRDefault="00885E4B" w:rsidP="00790B92">
      <w:pPr>
        <w:pStyle w:val="ListParagraph"/>
        <w:numPr>
          <w:ilvl w:val="0"/>
          <w:numId w:val="30"/>
        </w:numPr>
      </w:pPr>
      <w:r>
        <w:t>p</w:t>
      </w:r>
      <w:r w:rsidR="00F00FD5">
        <w:t>rovider</w:t>
      </w:r>
      <w:r w:rsidR="00BD3900">
        <w:t>;</w:t>
      </w:r>
    </w:p>
    <w:p w14:paraId="7DF0E13C" w14:textId="5ED27B64" w:rsidR="00732D84" w:rsidRDefault="00885E4B" w:rsidP="00790B92">
      <w:pPr>
        <w:pStyle w:val="ListParagraph"/>
        <w:numPr>
          <w:ilvl w:val="0"/>
          <w:numId w:val="30"/>
        </w:numPr>
      </w:pPr>
      <w:r>
        <w:t>i</w:t>
      </w:r>
      <w:r w:rsidR="00F00FD5">
        <w:t>ntermediary (aggregator or broker)</w:t>
      </w:r>
      <w:r w:rsidR="00BD3900">
        <w:t>; and</w:t>
      </w:r>
    </w:p>
    <w:p w14:paraId="1CFDB9CE" w14:textId="359D966B" w:rsidR="00732D84" w:rsidRDefault="00885E4B" w:rsidP="00790B92">
      <w:pPr>
        <w:pStyle w:val="ListParagraph"/>
        <w:numPr>
          <w:ilvl w:val="0"/>
          <w:numId w:val="30"/>
        </w:numPr>
      </w:pPr>
      <w:r>
        <w:t>u</w:t>
      </w:r>
      <w:r w:rsidR="00F00FD5">
        <w:t>ser</w:t>
      </w:r>
      <w:r w:rsidR="00BD3900">
        <w:t>.</w:t>
      </w:r>
    </w:p>
    <w:p w14:paraId="4CCDC2D1" w14:textId="5ED85C30" w:rsidR="00A155F3" w:rsidRDefault="005F02DD" w:rsidP="009023CD">
      <w:pPr>
        <w:jc w:val="both"/>
      </w:pPr>
      <w:r>
        <w:t>For this analysis, s</w:t>
      </w:r>
      <w:r w:rsidR="00215C36" w:rsidRPr="00BD3900">
        <w:t>upply chains c</w:t>
      </w:r>
      <w:r w:rsidR="008C73BB" w:rsidRPr="00BD3900">
        <w:t xml:space="preserve">ommence </w:t>
      </w:r>
      <w:r w:rsidR="00215C36" w:rsidRPr="00BD3900">
        <w:t xml:space="preserve">with data </w:t>
      </w:r>
      <w:r w:rsidR="008C73BB" w:rsidRPr="00BD3900">
        <w:t xml:space="preserve">held by providers that is processed into </w:t>
      </w:r>
      <w:r w:rsidR="005E6FDA">
        <w:t>geo</w:t>
      </w:r>
      <w:r w:rsidR="008C73BB" w:rsidRPr="00BD3900">
        <w:t xml:space="preserve">spatial data products and delivered to end users. </w:t>
      </w:r>
      <w:r>
        <w:t xml:space="preserve">In the </w:t>
      </w:r>
      <w:r w:rsidR="00A155F3">
        <w:t xml:space="preserve">characterisation of supply chains presented in this </w:t>
      </w:r>
      <w:r w:rsidR="008315CD">
        <w:t>report</w:t>
      </w:r>
      <w:r w:rsidR="00A155F3">
        <w:t>, the focus is on production and delivery of spatial data rather than its collection</w:t>
      </w:r>
      <w:r w:rsidR="00643920">
        <w:t>;</w:t>
      </w:r>
      <w:r w:rsidR="00A155F3">
        <w:t xml:space="preserve"> </w:t>
      </w:r>
      <w:r w:rsidR="00643920">
        <w:t>d</w:t>
      </w:r>
      <w:r w:rsidR="00A155F3">
        <w:t>ata collection is therefore excluded from the analysis.</w:t>
      </w:r>
      <w:r w:rsidR="005B1647" w:rsidRPr="005B1647">
        <w:t xml:space="preserve"> </w:t>
      </w:r>
      <w:r w:rsidR="005B1647">
        <w:t>Scoping the supply chain in this way, w</w:t>
      </w:r>
      <w:r w:rsidR="005B1647" w:rsidRPr="00BD3900">
        <w:t xml:space="preserve">e </w:t>
      </w:r>
      <w:r w:rsidR="005B1647">
        <w:t xml:space="preserve">are able to </w:t>
      </w:r>
      <w:r w:rsidR="005B1647" w:rsidRPr="00BD3900">
        <w:t xml:space="preserve">compare the relative costs for </w:t>
      </w:r>
      <w:r w:rsidR="005B1647">
        <w:t>three identified actors</w:t>
      </w:r>
      <w:r w:rsidR="005B1647" w:rsidRPr="00BD3900">
        <w:t>, as well as t</w:t>
      </w:r>
      <w:r w:rsidR="005B1647">
        <w:t>he aggregate cost of operations</w:t>
      </w:r>
      <w:r w:rsidR="005B1647" w:rsidRPr="00BD3900">
        <w:t xml:space="preserve"> associated with each pattern.</w:t>
      </w:r>
    </w:p>
    <w:p w14:paraId="0342B68D" w14:textId="77777777" w:rsidR="0064695E" w:rsidRDefault="0064695E" w:rsidP="0064695E">
      <w:pPr>
        <w:pStyle w:val="Heading3"/>
      </w:pPr>
      <w:r>
        <w:lastRenderedPageBreak/>
        <w:t>Pattern 1 – Anarchic / point to point</w:t>
      </w:r>
    </w:p>
    <w:tbl>
      <w:tblPr>
        <w:tblStyle w:val="TableGrid"/>
        <w:tblW w:w="0" w:type="auto"/>
        <w:tblLook w:val="04A0" w:firstRow="1" w:lastRow="0" w:firstColumn="1" w:lastColumn="0" w:noHBand="0" w:noVBand="1"/>
      </w:tblPr>
      <w:tblGrid>
        <w:gridCol w:w="1526"/>
        <w:gridCol w:w="7938"/>
      </w:tblGrid>
      <w:tr w:rsidR="0064695E" w14:paraId="78847303" w14:textId="77777777" w:rsidTr="0064695E">
        <w:tc>
          <w:tcPr>
            <w:tcW w:w="1526" w:type="dxa"/>
          </w:tcPr>
          <w:p w14:paraId="3161F459" w14:textId="77777777" w:rsidR="0064695E" w:rsidRDefault="0064695E" w:rsidP="0064695E">
            <w:pPr>
              <w:jc w:val="both"/>
            </w:pPr>
            <w:r>
              <w:t>Name</w:t>
            </w:r>
          </w:p>
        </w:tc>
        <w:tc>
          <w:tcPr>
            <w:tcW w:w="7938" w:type="dxa"/>
          </w:tcPr>
          <w:p w14:paraId="15E7CBDC" w14:textId="77777777" w:rsidR="0064695E" w:rsidRDefault="0064695E" w:rsidP="0064695E">
            <w:pPr>
              <w:jc w:val="both"/>
            </w:pPr>
            <w:r>
              <w:t>Anarchic (aka Point-to-point)</w:t>
            </w:r>
          </w:p>
        </w:tc>
      </w:tr>
      <w:tr w:rsidR="0064695E" w14:paraId="193FE6C9" w14:textId="77777777" w:rsidTr="0064695E">
        <w:tc>
          <w:tcPr>
            <w:tcW w:w="1526" w:type="dxa"/>
          </w:tcPr>
          <w:p w14:paraId="0C3D2DDC" w14:textId="77777777" w:rsidR="0064695E" w:rsidRDefault="0064695E" w:rsidP="0064695E">
            <w:pPr>
              <w:jc w:val="both"/>
            </w:pPr>
            <w:r>
              <w:t>Summary</w:t>
            </w:r>
          </w:p>
        </w:tc>
        <w:tc>
          <w:tcPr>
            <w:tcW w:w="7938" w:type="dxa"/>
          </w:tcPr>
          <w:p w14:paraId="2214F677" w14:textId="6B4A33AA" w:rsidR="0064695E" w:rsidRDefault="0026702C">
            <w:pPr>
              <w:jc w:val="both"/>
            </w:pPr>
            <w:r>
              <w:t>D</w:t>
            </w:r>
            <w:r w:rsidR="0064695E">
              <w:t>irect producer and user interaction without involvement of an intermediary.</w:t>
            </w:r>
          </w:p>
        </w:tc>
      </w:tr>
      <w:tr w:rsidR="0064695E" w14:paraId="67257556" w14:textId="77777777" w:rsidTr="0064695E">
        <w:tc>
          <w:tcPr>
            <w:tcW w:w="1526" w:type="dxa"/>
          </w:tcPr>
          <w:p w14:paraId="43855F4C" w14:textId="4DB963CF" w:rsidR="0064695E" w:rsidRDefault="00D277DC" w:rsidP="0064695E">
            <w:pPr>
              <w:jc w:val="both"/>
            </w:pPr>
            <w:r>
              <w:t>Actors</w:t>
            </w:r>
          </w:p>
        </w:tc>
        <w:tc>
          <w:tcPr>
            <w:tcW w:w="7938" w:type="dxa"/>
          </w:tcPr>
          <w:p w14:paraId="6EA5BBE0" w14:textId="77777777" w:rsidR="0064695E" w:rsidRDefault="0064695E" w:rsidP="0064695E">
            <w:pPr>
              <w:jc w:val="both"/>
            </w:pPr>
            <w:r>
              <w:t>Provider, User</w:t>
            </w:r>
          </w:p>
        </w:tc>
      </w:tr>
      <w:tr w:rsidR="0064695E" w14:paraId="0FE7C9F8" w14:textId="77777777" w:rsidTr="0064695E">
        <w:tc>
          <w:tcPr>
            <w:tcW w:w="1526" w:type="dxa"/>
          </w:tcPr>
          <w:p w14:paraId="231352EA" w14:textId="77777777" w:rsidR="0064695E" w:rsidRDefault="0064695E" w:rsidP="0064695E">
            <w:pPr>
              <w:jc w:val="both"/>
            </w:pPr>
            <w:r>
              <w:t>Description</w:t>
            </w:r>
          </w:p>
        </w:tc>
        <w:tc>
          <w:tcPr>
            <w:tcW w:w="7938" w:type="dxa"/>
          </w:tcPr>
          <w:p w14:paraId="37609959" w14:textId="797542A9" w:rsidR="0064695E" w:rsidRDefault="0064695E">
            <w:pPr>
              <w:jc w:val="both"/>
            </w:pPr>
            <w:r w:rsidRPr="00CE4CBA">
              <w:t>Each user must find, negotiate access to, extract, load, interpret, transform and then harmonise each dataset to create a coherent product with national coverage.</w:t>
            </w:r>
            <w:r w:rsidR="00F8627F">
              <w:t xml:space="preserve"> </w:t>
            </w:r>
            <w:r w:rsidRPr="00CE4CBA">
              <w:t>This was the traditional pattern for GIS users – get the dataset then inspect the</w:t>
            </w:r>
            <w:r w:rsidR="005968E8">
              <w:t xml:space="preserve"> attribute</w:t>
            </w:r>
            <w:r w:rsidRPr="00CE4CBA">
              <w:t xml:space="preserve"> table</w:t>
            </w:r>
            <w:r w:rsidR="005968E8">
              <w:t>,</w:t>
            </w:r>
            <w:r w:rsidRPr="00CE4CBA">
              <w:t xml:space="preserve"> and infer the meaning from column headings in order t</w:t>
            </w:r>
            <w:r>
              <w:t xml:space="preserve">o use it in a local environment. This </w:t>
            </w:r>
            <w:r w:rsidRPr="00CE4CBA">
              <w:t>assumes that the tags or column headings are comprehensible to consumers.</w:t>
            </w:r>
            <w:r>
              <w:t xml:space="preserve"> </w:t>
            </w:r>
            <w:r w:rsidRPr="00B93271">
              <w:t>There is no intermediary.</w:t>
            </w:r>
          </w:p>
        </w:tc>
      </w:tr>
      <w:tr w:rsidR="0064695E" w14:paraId="1E168270" w14:textId="77777777" w:rsidTr="0064695E">
        <w:tc>
          <w:tcPr>
            <w:tcW w:w="1526" w:type="dxa"/>
          </w:tcPr>
          <w:p w14:paraId="4A3BF261" w14:textId="77777777" w:rsidR="0064695E" w:rsidRDefault="0064695E" w:rsidP="0064695E">
            <w:pPr>
              <w:jc w:val="both"/>
            </w:pPr>
            <w:r>
              <w:t>Schema Type</w:t>
            </w:r>
          </w:p>
        </w:tc>
        <w:tc>
          <w:tcPr>
            <w:tcW w:w="7938" w:type="dxa"/>
          </w:tcPr>
          <w:p w14:paraId="78CE516C" w14:textId="5235DA78" w:rsidR="0064695E" w:rsidRDefault="0064695E">
            <w:pPr>
              <w:jc w:val="both"/>
            </w:pPr>
            <w:r>
              <w:t>Private – developed and owned</w:t>
            </w:r>
            <w:r w:rsidR="00F8627F">
              <w:t xml:space="preserve"> </w:t>
            </w:r>
            <w:r>
              <w:t xml:space="preserve">by </w:t>
            </w:r>
            <w:r w:rsidR="005968E8">
              <w:t>each</w:t>
            </w:r>
            <w:r>
              <w:t xml:space="preserve"> user or organisation. </w:t>
            </w:r>
          </w:p>
        </w:tc>
      </w:tr>
      <w:tr w:rsidR="0064695E" w14:paraId="4EB5136D" w14:textId="77777777" w:rsidTr="0064695E">
        <w:tc>
          <w:tcPr>
            <w:tcW w:w="1526" w:type="dxa"/>
          </w:tcPr>
          <w:p w14:paraId="6096D33C" w14:textId="77777777" w:rsidR="0064695E" w:rsidRDefault="0064695E" w:rsidP="0064695E">
            <w:pPr>
              <w:jc w:val="both"/>
            </w:pPr>
            <w:r>
              <w:t>Schema use</w:t>
            </w:r>
          </w:p>
        </w:tc>
        <w:tc>
          <w:tcPr>
            <w:tcW w:w="7938" w:type="dxa"/>
          </w:tcPr>
          <w:p w14:paraId="153288C1" w14:textId="77777777" w:rsidR="0064695E" w:rsidRDefault="0064695E" w:rsidP="0064695E">
            <w:pPr>
              <w:jc w:val="both"/>
            </w:pPr>
            <w:r>
              <w:t>Multiple users - each develops their own schema and integrates supplied data into this structure.</w:t>
            </w:r>
          </w:p>
        </w:tc>
      </w:tr>
      <w:tr w:rsidR="0064695E" w14:paraId="5B4BEAC1" w14:textId="77777777" w:rsidTr="0064695E">
        <w:tc>
          <w:tcPr>
            <w:tcW w:w="1526" w:type="dxa"/>
          </w:tcPr>
          <w:p w14:paraId="13B72919" w14:textId="77777777" w:rsidR="0064695E" w:rsidRDefault="0064695E" w:rsidP="0064695E">
            <w:pPr>
              <w:jc w:val="both"/>
            </w:pPr>
            <w:r>
              <w:t>Issues</w:t>
            </w:r>
          </w:p>
        </w:tc>
        <w:tc>
          <w:tcPr>
            <w:tcW w:w="7938" w:type="dxa"/>
          </w:tcPr>
          <w:p w14:paraId="74B05828" w14:textId="403D7E98" w:rsidR="0064695E" w:rsidRDefault="0064695E" w:rsidP="0064695E">
            <w:pPr>
              <w:jc w:val="both"/>
            </w:pPr>
            <w:commentRangeStart w:id="384"/>
            <w:r w:rsidRPr="0021482E">
              <w:rPr>
                <w:highlight w:val="yellow"/>
              </w:rPr>
              <w:t xml:space="preserve">The total cost of </w:t>
            </w:r>
            <w:r w:rsidR="005968E8" w:rsidRPr="0021482E">
              <w:rPr>
                <w:highlight w:val="yellow"/>
              </w:rPr>
              <w:t>using a</w:t>
            </w:r>
            <w:r w:rsidRPr="0021482E">
              <w:rPr>
                <w:highlight w:val="yellow"/>
              </w:rPr>
              <w:t xml:space="preserve"> product</w:t>
            </w:r>
            <w:commentRangeEnd w:id="384"/>
            <w:r w:rsidR="00B914D7">
              <w:rPr>
                <w:rStyle w:val="CommentReference"/>
              </w:rPr>
              <w:commentReference w:id="384"/>
            </w:r>
            <w:r>
              <w:t xml:space="preserve"> is multiplied by the number of users. </w:t>
            </w:r>
            <w:r w:rsidRPr="008E4AF9">
              <w:t xml:space="preserve">This is a very inefficient </w:t>
            </w:r>
            <w:r w:rsidR="005968E8">
              <w:t>and expensive</w:t>
            </w:r>
            <w:r w:rsidRPr="008E4AF9">
              <w:t xml:space="preserve"> model</w:t>
            </w:r>
            <w:r>
              <w:t xml:space="preserve"> in aggregate, though it is </w:t>
            </w:r>
            <w:r w:rsidR="005968E8">
              <w:t xml:space="preserve">low cost </w:t>
            </w:r>
            <w:r>
              <w:t xml:space="preserve">to providers as there is </w:t>
            </w:r>
            <w:r w:rsidR="005968E8">
              <w:t>no requirement to transform data from their local model</w:t>
            </w:r>
            <w:r>
              <w:t xml:space="preserve">. </w:t>
            </w:r>
          </w:p>
          <w:p w14:paraId="2C32D997" w14:textId="77777777" w:rsidR="0064695E" w:rsidRDefault="0064695E" w:rsidP="0064695E">
            <w:pPr>
              <w:jc w:val="both"/>
            </w:pPr>
            <w:r>
              <w:t xml:space="preserve">The application schema may not be explicitly documented by the user. </w:t>
            </w:r>
          </w:p>
          <w:p w14:paraId="35D22E6D" w14:textId="77777777" w:rsidR="0064695E" w:rsidRDefault="0064695E" w:rsidP="0064695E">
            <w:pPr>
              <w:jc w:val="both"/>
            </w:pPr>
            <w:r>
              <w:t>Individual users are likely to end up with a different final end product.</w:t>
            </w:r>
          </w:p>
        </w:tc>
      </w:tr>
      <w:tr w:rsidR="0064695E" w14:paraId="2F62752F" w14:textId="77777777" w:rsidTr="0064695E">
        <w:tc>
          <w:tcPr>
            <w:tcW w:w="1526" w:type="dxa"/>
          </w:tcPr>
          <w:p w14:paraId="0A79E22E" w14:textId="1C33005F" w:rsidR="0064695E" w:rsidRDefault="00D277DC" w:rsidP="0064695E">
            <w:pPr>
              <w:jc w:val="both"/>
            </w:pPr>
            <w:r>
              <w:t>Exemplar</w:t>
            </w:r>
          </w:p>
        </w:tc>
        <w:tc>
          <w:tcPr>
            <w:tcW w:w="7938" w:type="dxa"/>
          </w:tcPr>
          <w:p w14:paraId="00E6C00D" w14:textId="77777777" w:rsidR="0064695E" w:rsidRDefault="0064695E" w:rsidP="0064695E">
            <w:pPr>
              <w:jc w:val="both"/>
            </w:pPr>
            <w:r>
              <w:t>Most data sourced directly from multiple state and territory governments.</w:t>
            </w:r>
          </w:p>
        </w:tc>
      </w:tr>
    </w:tbl>
    <w:p w14:paraId="39CECE43" w14:textId="77777777" w:rsidR="0064695E" w:rsidRDefault="0064695E" w:rsidP="0064695E">
      <w:pPr>
        <w:pStyle w:val="Heading3"/>
      </w:pPr>
      <w:r>
        <w:t>Pattern 2 – Centralised</w:t>
      </w:r>
    </w:p>
    <w:tbl>
      <w:tblPr>
        <w:tblStyle w:val="TableGrid"/>
        <w:tblW w:w="0" w:type="auto"/>
        <w:tblLook w:val="04A0" w:firstRow="1" w:lastRow="0" w:firstColumn="1" w:lastColumn="0" w:noHBand="0" w:noVBand="1"/>
      </w:tblPr>
      <w:tblGrid>
        <w:gridCol w:w="1526"/>
        <w:gridCol w:w="7938"/>
      </w:tblGrid>
      <w:tr w:rsidR="0064695E" w14:paraId="3DA5872B" w14:textId="77777777" w:rsidTr="0064695E">
        <w:tc>
          <w:tcPr>
            <w:tcW w:w="1526" w:type="dxa"/>
          </w:tcPr>
          <w:p w14:paraId="4DCBA580" w14:textId="77777777" w:rsidR="0064695E" w:rsidRDefault="0064695E" w:rsidP="0064695E">
            <w:pPr>
              <w:jc w:val="both"/>
            </w:pPr>
            <w:r>
              <w:t>Name</w:t>
            </w:r>
          </w:p>
        </w:tc>
        <w:tc>
          <w:tcPr>
            <w:tcW w:w="7938" w:type="dxa"/>
          </w:tcPr>
          <w:p w14:paraId="1898EC14" w14:textId="77777777" w:rsidR="0064695E" w:rsidRDefault="0064695E" w:rsidP="0064695E">
            <w:pPr>
              <w:jc w:val="both"/>
            </w:pPr>
            <w:r>
              <w:t>Centralised</w:t>
            </w:r>
          </w:p>
        </w:tc>
      </w:tr>
      <w:tr w:rsidR="0064695E" w14:paraId="2AB4F76A" w14:textId="77777777" w:rsidTr="0064695E">
        <w:tc>
          <w:tcPr>
            <w:tcW w:w="1526" w:type="dxa"/>
          </w:tcPr>
          <w:p w14:paraId="123F568A" w14:textId="77777777" w:rsidR="0064695E" w:rsidRDefault="0064695E" w:rsidP="0064695E">
            <w:pPr>
              <w:jc w:val="both"/>
            </w:pPr>
            <w:r>
              <w:t>Summary</w:t>
            </w:r>
          </w:p>
        </w:tc>
        <w:tc>
          <w:tcPr>
            <w:tcW w:w="7938" w:type="dxa"/>
          </w:tcPr>
          <w:p w14:paraId="22E79E69" w14:textId="77777777" w:rsidR="0064695E" w:rsidRDefault="0064695E" w:rsidP="0064695E">
            <w:pPr>
              <w:jc w:val="both"/>
            </w:pPr>
            <w:r>
              <w:t xml:space="preserve">Centralised supply and production of data by a single organisation. </w:t>
            </w:r>
          </w:p>
        </w:tc>
      </w:tr>
      <w:tr w:rsidR="0064695E" w14:paraId="4817EB27" w14:textId="77777777" w:rsidTr="0064695E">
        <w:tc>
          <w:tcPr>
            <w:tcW w:w="1526" w:type="dxa"/>
          </w:tcPr>
          <w:p w14:paraId="7B846C1B" w14:textId="480176FF" w:rsidR="0064695E" w:rsidRDefault="00D277DC" w:rsidP="0064695E">
            <w:pPr>
              <w:jc w:val="both"/>
            </w:pPr>
            <w:r>
              <w:t>Actors</w:t>
            </w:r>
          </w:p>
        </w:tc>
        <w:tc>
          <w:tcPr>
            <w:tcW w:w="7938" w:type="dxa"/>
          </w:tcPr>
          <w:p w14:paraId="22343668" w14:textId="77777777" w:rsidR="0064695E" w:rsidRDefault="0064695E" w:rsidP="0064695E">
            <w:pPr>
              <w:jc w:val="both"/>
            </w:pPr>
            <w:r>
              <w:t>Provider, User</w:t>
            </w:r>
          </w:p>
        </w:tc>
      </w:tr>
      <w:tr w:rsidR="0064695E" w14:paraId="4A369A6F" w14:textId="77777777" w:rsidTr="0064695E">
        <w:tc>
          <w:tcPr>
            <w:tcW w:w="1526" w:type="dxa"/>
          </w:tcPr>
          <w:p w14:paraId="58A519EC" w14:textId="77777777" w:rsidR="0064695E" w:rsidRDefault="0064695E" w:rsidP="0064695E">
            <w:pPr>
              <w:jc w:val="both"/>
            </w:pPr>
            <w:r>
              <w:t>Description</w:t>
            </w:r>
          </w:p>
        </w:tc>
        <w:tc>
          <w:tcPr>
            <w:tcW w:w="7938" w:type="dxa"/>
          </w:tcPr>
          <w:p w14:paraId="50E05C02" w14:textId="77777777" w:rsidR="0064695E" w:rsidRDefault="0064695E" w:rsidP="0064695E">
            <w:pPr>
              <w:jc w:val="both"/>
            </w:pPr>
            <w:r>
              <w:t>A</w:t>
            </w:r>
            <w:r w:rsidRPr="00C20EAF">
              <w:t xml:space="preserve"> single organisation is responsible for all the data that is required to produce a national product to meet </w:t>
            </w:r>
            <w:r>
              <w:t xml:space="preserve">a specialized </w:t>
            </w:r>
            <w:r w:rsidRPr="00C20EAF">
              <w:t xml:space="preserve">internal or </w:t>
            </w:r>
            <w:r>
              <w:t>external user need. This organis</w:t>
            </w:r>
            <w:r w:rsidRPr="00C20EAF">
              <w:t>ation is either responsible for generating or collecting all the data itself, or has private arrangements with the collectors.</w:t>
            </w:r>
          </w:p>
        </w:tc>
      </w:tr>
      <w:tr w:rsidR="0064695E" w14:paraId="5F8F45B9" w14:textId="77777777" w:rsidTr="0064695E">
        <w:tc>
          <w:tcPr>
            <w:tcW w:w="1526" w:type="dxa"/>
          </w:tcPr>
          <w:p w14:paraId="2BCF68C5" w14:textId="77777777" w:rsidR="0064695E" w:rsidRDefault="0064695E" w:rsidP="0064695E">
            <w:pPr>
              <w:jc w:val="both"/>
            </w:pPr>
            <w:r>
              <w:t xml:space="preserve">Schema type </w:t>
            </w:r>
          </w:p>
        </w:tc>
        <w:tc>
          <w:tcPr>
            <w:tcW w:w="7938" w:type="dxa"/>
          </w:tcPr>
          <w:p w14:paraId="4EF31C3E" w14:textId="122E65CA" w:rsidR="0064695E" w:rsidRDefault="0064695E" w:rsidP="0064695E">
            <w:pPr>
              <w:jc w:val="both"/>
            </w:pPr>
            <w:r>
              <w:t>Private – developed and owned</w:t>
            </w:r>
            <w:r w:rsidR="00F8627F">
              <w:t xml:space="preserve"> </w:t>
            </w:r>
            <w:r>
              <w:t xml:space="preserve">by a single provider organisation. </w:t>
            </w:r>
          </w:p>
        </w:tc>
      </w:tr>
      <w:tr w:rsidR="0064695E" w14:paraId="6F14F89F" w14:textId="77777777" w:rsidTr="0064695E">
        <w:tc>
          <w:tcPr>
            <w:tcW w:w="1526" w:type="dxa"/>
          </w:tcPr>
          <w:p w14:paraId="1672A3D3" w14:textId="77777777" w:rsidR="0064695E" w:rsidRDefault="0064695E" w:rsidP="0064695E">
            <w:pPr>
              <w:jc w:val="both"/>
            </w:pPr>
            <w:r>
              <w:t>Schema location &amp; use</w:t>
            </w:r>
          </w:p>
        </w:tc>
        <w:tc>
          <w:tcPr>
            <w:tcW w:w="7938" w:type="dxa"/>
          </w:tcPr>
          <w:p w14:paraId="4703926B" w14:textId="77777777" w:rsidR="0064695E" w:rsidRDefault="0064695E" w:rsidP="0064695E">
            <w:pPr>
              <w:jc w:val="both"/>
            </w:pPr>
            <w:r>
              <w:t xml:space="preserve">Single provider – develops the application schema based on its identified business needs. </w:t>
            </w:r>
          </w:p>
        </w:tc>
      </w:tr>
      <w:tr w:rsidR="0064695E" w14:paraId="08EEBB45" w14:textId="77777777" w:rsidTr="0064695E">
        <w:tc>
          <w:tcPr>
            <w:tcW w:w="1526" w:type="dxa"/>
          </w:tcPr>
          <w:p w14:paraId="1292DF3B" w14:textId="77777777" w:rsidR="0064695E" w:rsidRDefault="0064695E" w:rsidP="0064695E">
            <w:pPr>
              <w:jc w:val="both"/>
            </w:pPr>
            <w:r>
              <w:t>Issues</w:t>
            </w:r>
          </w:p>
        </w:tc>
        <w:tc>
          <w:tcPr>
            <w:tcW w:w="7938" w:type="dxa"/>
          </w:tcPr>
          <w:p w14:paraId="278A8A77" w14:textId="1B04F0BB" w:rsidR="0064695E" w:rsidRDefault="0064695E">
            <w:pPr>
              <w:jc w:val="both"/>
            </w:pPr>
            <w:r w:rsidRPr="009476F0">
              <w:t xml:space="preserve">There </w:t>
            </w:r>
            <w:r>
              <w:t xml:space="preserve">may be no </w:t>
            </w:r>
            <w:r w:rsidRPr="009476F0">
              <w:t xml:space="preserve">other source of the data within Australia, and users have to accept the structure and format provided, even if it does not conform to international </w:t>
            </w:r>
            <w:r>
              <w:t>standards</w:t>
            </w:r>
            <w:r w:rsidRPr="009476F0">
              <w:t xml:space="preserve">. </w:t>
            </w:r>
            <w:r>
              <w:t xml:space="preserve">There is likely to be varying degrees of engagement with end users in the product design process which will determine fitness for purpose of the product. </w:t>
            </w:r>
            <w:r w:rsidRPr="009476F0">
              <w:t>There is no intermediary.</w:t>
            </w:r>
            <w:r>
              <w:t xml:space="preserve"> </w:t>
            </w:r>
          </w:p>
        </w:tc>
      </w:tr>
      <w:tr w:rsidR="0064695E" w14:paraId="53D66C04" w14:textId="77777777" w:rsidTr="0064695E">
        <w:tc>
          <w:tcPr>
            <w:tcW w:w="1526" w:type="dxa"/>
          </w:tcPr>
          <w:p w14:paraId="4992F6D8" w14:textId="11594DEB" w:rsidR="0064695E" w:rsidRDefault="00D277DC" w:rsidP="0064695E">
            <w:pPr>
              <w:jc w:val="both"/>
            </w:pPr>
            <w:r>
              <w:t>Exemplar</w:t>
            </w:r>
          </w:p>
        </w:tc>
        <w:tc>
          <w:tcPr>
            <w:tcW w:w="7938" w:type="dxa"/>
          </w:tcPr>
          <w:p w14:paraId="26149FD3" w14:textId="77777777" w:rsidR="0064695E" w:rsidRDefault="0064695E" w:rsidP="0064695E">
            <w:pPr>
              <w:jc w:val="both"/>
            </w:pPr>
            <w:r>
              <w:t xml:space="preserve">Australian Bureau of Statistics - </w:t>
            </w:r>
            <w:r w:rsidRPr="00C92E07">
              <w:t>Australian Statistical Geography Standard</w:t>
            </w:r>
            <w:r>
              <w:t xml:space="preserve"> (core structures)</w:t>
            </w:r>
            <w:r>
              <w:rPr>
                <w:rStyle w:val="FootnoteReference"/>
              </w:rPr>
              <w:footnoteReference w:id="14"/>
            </w:r>
          </w:p>
          <w:p w14:paraId="004435F3" w14:textId="77777777" w:rsidR="0064695E" w:rsidRDefault="0064695E" w:rsidP="0064695E">
            <w:pPr>
              <w:jc w:val="both"/>
            </w:pPr>
            <w:r>
              <w:t>Bureau of Meteorology - Weather and climate data.</w:t>
            </w:r>
          </w:p>
        </w:tc>
      </w:tr>
    </w:tbl>
    <w:p w14:paraId="75972AC3" w14:textId="77777777" w:rsidR="00B82731" w:rsidRDefault="00B82731" w:rsidP="009023CD">
      <w:pPr>
        <w:jc w:val="both"/>
        <w:sectPr w:rsidR="00B82731" w:rsidSect="00B34418">
          <w:headerReference w:type="default" r:id="rId24"/>
          <w:pgSz w:w="11906" w:h="16838" w:code="9"/>
          <w:pgMar w:top="1134" w:right="1134" w:bottom="1134" w:left="1134" w:header="510" w:footer="624" w:gutter="0"/>
          <w:pgNumType w:start="1"/>
          <w:cols w:space="284"/>
          <w:docGrid w:linePitch="360"/>
        </w:sectPr>
      </w:pPr>
    </w:p>
    <w:p w14:paraId="560662F0" w14:textId="77190125" w:rsidR="00B82731" w:rsidRDefault="00B82731" w:rsidP="009023CD">
      <w:pPr>
        <w:jc w:val="both"/>
        <w:sectPr w:rsidR="00B82731" w:rsidSect="00322CE4">
          <w:pgSz w:w="16838" w:h="11906" w:orient="landscape" w:code="9"/>
          <w:pgMar w:top="1134" w:right="1134" w:bottom="1134" w:left="1134" w:header="510" w:footer="624" w:gutter="0"/>
          <w:cols w:space="284"/>
          <w:docGrid w:linePitch="360"/>
        </w:sectPr>
      </w:pPr>
      <w:r>
        <w:rPr>
          <w:noProof/>
        </w:rPr>
        <w:lastRenderedPageBreak/>
        <mc:AlternateContent>
          <mc:Choice Requires="wps">
            <w:drawing>
              <wp:anchor distT="0" distB="0" distL="114300" distR="114300" simplePos="0" relativeHeight="251739136" behindDoc="0" locked="0" layoutInCell="1" allowOverlap="1" wp14:anchorId="08515239" wp14:editId="2A34D450">
                <wp:simplePos x="0" y="0"/>
                <wp:positionH relativeFrom="column">
                  <wp:posOffset>2356982</wp:posOffset>
                </wp:positionH>
                <wp:positionV relativeFrom="paragraph">
                  <wp:posOffset>6247407</wp:posOffset>
                </wp:positionV>
                <wp:extent cx="3864772" cy="266700"/>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3864772"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2F041" w14:textId="53A643FF" w:rsidR="002C1A41" w:rsidRPr="00323800" w:rsidRDefault="002C1A41">
                            <w:pPr>
                              <w:rPr>
                                <w:color w:val="008CAC" w:themeColor="accent2" w:themeTint="BF"/>
                              </w:rPr>
                            </w:pPr>
                            <w:bookmarkStart w:id="385" w:name="_Toc415753073"/>
                            <w:r w:rsidRPr="00323800">
                              <w:rPr>
                                <w:color w:val="008CAC" w:themeColor="accent2" w:themeTint="BF"/>
                              </w:rPr>
                              <w:t xml:space="preserve">Figure </w:t>
                            </w:r>
                            <w:r w:rsidRPr="00323800">
                              <w:rPr>
                                <w:color w:val="008CAC" w:themeColor="accent2" w:themeTint="BF"/>
                              </w:rPr>
                              <w:fldChar w:fldCharType="begin"/>
                            </w:r>
                            <w:r w:rsidRPr="00323800">
                              <w:rPr>
                                <w:color w:val="008CAC" w:themeColor="accent2" w:themeTint="BF"/>
                              </w:rPr>
                              <w:instrText xml:space="preserve"> SEQ Figure \* ARABIC </w:instrText>
                            </w:r>
                            <w:r w:rsidRPr="00323800">
                              <w:rPr>
                                <w:color w:val="008CAC" w:themeColor="accent2" w:themeTint="BF"/>
                              </w:rPr>
                              <w:fldChar w:fldCharType="separate"/>
                            </w:r>
                            <w:r>
                              <w:rPr>
                                <w:noProof/>
                                <w:color w:val="008CAC" w:themeColor="accent2" w:themeTint="BF"/>
                              </w:rPr>
                              <w:t>4</w:t>
                            </w:r>
                            <w:r w:rsidRPr="00323800">
                              <w:rPr>
                                <w:color w:val="008CAC" w:themeColor="accent2" w:themeTint="BF"/>
                              </w:rPr>
                              <w:fldChar w:fldCharType="end"/>
                            </w:r>
                            <w:r w:rsidRPr="00323800">
                              <w:rPr>
                                <w:color w:val="008CAC" w:themeColor="accent2" w:themeTint="BF"/>
                              </w:rPr>
                              <w:t xml:space="preserve"> Geospatial information supply chain patterns</w:t>
                            </w:r>
                            <w:bookmarkEnd w:id="38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5239" id="Text Box 11" o:spid="_x0000_s1068" type="#_x0000_t202" style="position:absolute;left:0;text-align:left;margin-left:185.6pt;margin-top:491.9pt;width:304.3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" fillcolor="#fbfeff [3201]" stroked="f" strokeweight=".5pt">
                <v:textbox>
                  <w:txbxContent>
                    <w:p w14:paraId="5762F041" w14:textId="53A643FF" w:rsidR="002C1A41" w:rsidRPr="00323800" w:rsidRDefault="002C1A41">
                      <w:pPr>
                        <w:rPr>
                          <w:color w:val="008CAC" w:themeColor="accent2" w:themeTint="BF"/>
                        </w:rPr>
                      </w:pPr>
                      <w:bookmarkStart w:id="386" w:name="_Toc415753073"/>
                      <w:r w:rsidRPr="00323800">
                        <w:rPr>
                          <w:color w:val="008CAC" w:themeColor="accent2" w:themeTint="BF"/>
                        </w:rPr>
                        <w:t xml:space="preserve">Figure </w:t>
                      </w:r>
                      <w:r w:rsidRPr="00323800">
                        <w:rPr>
                          <w:color w:val="008CAC" w:themeColor="accent2" w:themeTint="BF"/>
                        </w:rPr>
                        <w:fldChar w:fldCharType="begin"/>
                      </w:r>
                      <w:r w:rsidRPr="00323800">
                        <w:rPr>
                          <w:color w:val="008CAC" w:themeColor="accent2" w:themeTint="BF"/>
                        </w:rPr>
                        <w:instrText xml:space="preserve"> SEQ Figure \* ARABIC </w:instrText>
                      </w:r>
                      <w:r w:rsidRPr="00323800">
                        <w:rPr>
                          <w:color w:val="008CAC" w:themeColor="accent2" w:themeTint="BF"/>
                        </w:rPr>
                        <w:fldChar w:fldCharType="separate"/>
                      </w:r>
                      <w:r>
                        <w:rPr>
                          <w:noProof/>
                          <w:color w:val="008CAC" w:themeColor="accent2" w:themeTint="BF"/>
                        </w:rPr>
                        <w:t>4</w:t>
                      </w:r>
                      <w:r w:rsidRPr="00323800">
                        <w:rPr>
                          <w:color w:val="008CAC" w:themeColor="accent2" w:themeTint="BF"/>
                        </w:rPr>
                        <w:fldChar w:fldCharType="end"/>
                      </w:r>
                      <w:r w:rsidRPr="00323800">
                        <w:rPr>
                          <w:color w:val="008CAC" w:themeColor="accent2" w:themeTint="BF"/>
                        </w:rPr>
                        <w:t xml:space="preserve"> Geospatial information supply chain patterns</w:t>
                      </w:r>
                      <w:bookmarkEnd w:id="386"/>
                    </w:p>
                  </w:txbxContent>
                </v:textbox>
              </v:shape>
            </w:pict>
          </mc:Fallback>
        </mc:AlternateContent>
      </w:r>
      <w:r w:rsidR="008C3905" w:rsidRPr="008C3905">
        <w:rPr>
          <w:noProof/>
        </w:rPr>
        <mc:AlternateContent>
          <mc:Choice Requires="wpg">
            <w:drawing>
              <wp:inline distT="0" distB="0" distL="0" distR="0" wp14:anchorId="03DF4398" wp14:editId="2FB14BBC">
                <wp:extent cx="8839200" cy="6192379"/>
                <wp:effectExtent l="0" t="0" r="57150" b="18415"/>
                <wp:docPr id="666" name="Group 19"/>
                <wp:cNvGraphicFramePr/>
                <a:graphic xmlns:a="http://schemas.openxmlformats.org/drawingml/2006/main">
                  <a:graphicData uri="http://schemas.microsoft.com/office/word/2010/wordprocessingGroup">
                    <wpg:wgp>
                      <wpg:cNvGrpSpPr/>
                      <wpg:grpSpPr>
                        <a:xfrm>
                          <a:off x="0" y="0"/>
                          <a:ext cx="8839200" cy="6192379"/>
                          <a:chOff x="0" y="0"/>
                          <a:chExt cx="8640960" cy="6364288"/>
                        </a:xfrm>
                      </wpg:grpSpPr>
                      <wpg:grpSp>
                        <wpg:cNvPr id="667" name="Group 667"/>
                        <wpg:cNvGrpSpPr>
                          <a:grpSpLocks/>
                        </wpg:cNvGrpSpPr>
                        <wpg:grpSpPr bwMode="auto">
                          <a:xfrm>
                            <a:off x="2864668" y="982935"/>
                            <a:ext cx="4495800" cy="4514850"/>
                            <a:chOff x="2864668" y="982935"/>
                            <a:chExt cx="2834" cy="2849"/>
                          </a:xfrm>
                        </wpg:grpSpPr>
                      </wpg:grpSp>
                      <wpg:grpSp>
                        <wpg:cNvPr id="668" name="Group 668"/>
                        <wpg:cNvGrpSpPr/>
                        <wpg:grpSpPr>
                          <a:xfrm>
                            <a:off x="0" y="200"/>
                            <a:ext cx="8640960" cy="6364088"/>
                            <a:chOff x="0" y="200"/>
                            <a:chExt cx="8091081" cy="5233849"/>
                          </a:xfrm>
                        </wpg:grpSpPr>
                        <wps:wsp>
                          <wps:cNvPr id="669" name="Rectangle 669"/>
                          <wps:cNvSpPr/>
                          <wps:spPr>
                            <a:xfrm>
                              <a:off x="0" y="200"/>
                              <a:ext cx="3626585" cy="5233849"/>
                            </a:xfrm>
                            <a:prstGeom prst="rect">
                              <a:avLst/>
                            </a:prstGeom>
                            <a:solidFill>
                              <a:schemeClr val="bg1"/>
                            </a:solid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0" name="Rectangle 670"/>
                          <wps:cNvSpPr/>
                          <wps:spPr>
                            <a:xfrm>
                              <a:off x="3626585" y="200"/>
                              <a:ext cx="2232248" cy="5233849"/>
                            </a:xfrm>
                            <a:prstGeom prst="rect">
                              <a:avLst/>
                            </a:prstGeom>
                            <a:solidFill>
                              <a:schemeClr val="bg1"/>
                            </a:solid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1" name="Rectangle 671"/>
                          <wps:cNvSpPr/>
                          <wps:spPr>
                            <a:xfrm>
                              <a:off x="5858833" y="200"/>
                              <a:ext cx="2232248" cy="5233849"/>
                            </a:xfrm>
                            <a:prstGeom prst="rect">
                              <a:avLst/>
                            </a:prstGeom>
                            <a:solidFill>
                              <a:schemeClr val="bg1"/>
                            </a:solid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2" name="TextBox 88"/>
                          <wps:cNvSpPr txBox="1"/>
                          <wps:spPr>
                            <a:xfrm>
                              <a:off x="1466257" y="4878488"/>
                              <a:ext cx="841941" cy="279391"/>
                            </a:xfrm>
                            <a:prstGeom prst="rect">
                              <a:avLst/>
                            </a:prstGeom>
                            <a:noFill/>
                          </wps:spPr>
                          <wps:txbx>
                            <w:txbxContent>
                              <w:p w14:paraId="285EB37B" w14:textId="77777777" w:rsidR="002C1A41" w:rsidRDefault="002C1A41" w:rsidP="008C3905">
                                <w:pPr>
                                  <w:pStyle w:val="NormalWeb"/>
                                  <w:spacing w:after="0"/>
                                </w:pPr>
                                <w:r>
                                  <w:rPr>
                                    <w:rFonts w:asciiTheme="minorHAnsi" w:hAnsi="Calibri" w:cstheme="minorBidi"/>
                                    <w:b/>
                                    <w:bCs/>
                                    <w:color w:val="000000" w:themeColor="text1"/>
                                    <w:kern w:val="24"/>
                                    <w:sz w:val="32"/>
                                    <w:szCs w:val="32"/>
                                  </w:rPr>
                                  <w:t>Provider</w:t>
                                </w:r>
                              </w:p>
                            </w:txbxContent>
                          </wps:txbx>
                          <wps:bodyPr wrap="square" rtlCol="0">
                            <a:noAutofit/>
                          </wps:bodyPr>
                        </wps:wsp>
                        <wps:wsp>
                          <wps:cNvPr id="673" name="TextBox 89"/>
                          <wps:cNvSpPr txBox="1"/>
                          <wps:spPr>
                            <a:xfrm>
                              <a:off x="6753121" y="4878488"/>
                              <a:ext cx="853238" cy="279391"/>
                            </a:xfrm>
                            <a:prstGeom prst="rect">
                              <a:avLst/>
                            </a:prstGeom>
                            <a:noFill/>
                          </wps:spPr>
                          <wps:txbx>
                            <w:txbxContent>
                              <w:p w14:paraId="541843AF" w14:textId="77777777" w:rsidR="002C1A41" w:rsidRDefault="002C1A41" w:rsidP="008C3905">
                                <w:pPr>
                                  <w:pStyle w:val="NormalWeb"/>
                                  <w:spacing w:after="0"/>
                                </w:pPr>
                                <w:r>
                                  <w:rPr>
                                    <w:rFonts w:asciiTheme="minorHAnsi" w:hAnsi="Calibri" w:cstheme="minorBidi"/>
                                    <w:b/>
                                    <w:bCs/>
                                    <w:color w:val="000000" w:themeColor="text1"/>
                                    <w:kern w:val="24"/>
                                    <w:sz w:val="32"/>
                                    <w:szCs w:val="32"/>
                                  </w:rPr>
                                  <w:t>End user</w:t>
                                </w:r>
                              </w:p>
                            </w:txbxContent>
                          </wps:txbx>
                          <wps:bodyPr wrap="square" rtlCol="0">
                            <a:noAutofit/>
                          </wps:bodyPr>
                        </wps:wsp>
                        <wps:wsp>
                          <wps:cNvPr id="674" name="TextBox 90"/>
                          <wps:cNvSpPr txBox="1"/>
                          <wps:spPr>
                            <a:xfrm>
                              <a:off x="4045300" y="4880397"/>
                              <a:ext cx="1201668" cy="279391"/>
                            </a:xfrm>
                            <a:prstGeom prst="rect">
                              <a:avLst/>
                            </a:prstGeom>
                            <a:noFill/>
                          </wps:spPr>
                          <wps:txbx>
                            <w:txbxContent>
                              <w:p w14:paraId="41E96DC9" w14:textId="77777777" w:rsidR="002C1A41" w:rsidRDefault="002C1A41" w:rsidP="008C3905">
                                <w:pPr>
                                  <w:pStyle w:val="NormalWeb"/>
                                  <w:spacing w:after="0"/>
                                </w:pPr>
                                <w:r>
                                  <w:rPr>
                                    <w:rFonts w:asciiTheme="minorHAnsi" w:hAnsi="Calibri" w:cstheme="minorBidi"/>
                                    <w:b/>
                                    <w:bCs/>
                                    <w:color w:val="000000" w:themeColor="text1"/>
                                    <w:kern w:val="24"/>
                                    <w:sz w:val="32"/>
                                    <w:szCs w:val="32"/>
                                  </w:rPr>
                                  <w:t>Intermediary</w:t>
                                </w:r>
                              </w:p>
                            </w:txbxContent>
                          </wps:txbx>
                          <wps:bodyPr wrap="square" rtlCol="0">
                            <a:noAutofit/>
                          </wps:bodyPr>
                        </wps:wsp>
                      </wpg:grpSp>
                      <wpg:grpSp>
                        <wpg:cNvPr id="675" name="Group 675"/>
                        <wpg:cNvGrpSpPr/>
                        <wpg:grpSpPr>
                          <a:xfrm>
                            <a:off x="0" y="1368084"/>
                            <a:ext cx="8640960" cy="1152196"/>
                            <a:chOff x="0" y="1368084"/>
                            <a:chExt cx="8640960" cy="1152196"/>
                          </a:xfrm>
                        </wpg:grpSpPr>
                        <wps:wsp>
                          <wps:cNvPr id="676" name="Straight Arrow Connector 676"/>
                          <wps:cNvCnPr/>
                          <wps:spPr>
                            <a:xfrm>
                              <a:off x="1800200" y="1944216"/>
                              <a:ext cx="648072" cy="0"/>
                            </a:xfrm>
                            <a:prstGeom prst="straightConnector1">
                              <a:avLst/>
                            </a:prstGeom>
                            <a:ln>
                              <a:solidFill>
                                <a:schemeClr val="tx1">
                                  <a:lumMod val="75000"/>
                                  <a:lumOff val="2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77" name="TextBox 164"/>
                          <wps:cNvSpPr txBox="1"/>
                          <wps:spPr>
                            <a:xfrm>
                              <a:off x="2520280" y="1728192"/>
                              <a:ext cx="864096" cy="215444"/>
                            </a:xfrm>
                            <a:prstGeom prst="rect">
                              <a:avLst/>
                            </a:prstGeom>
                            <a:noFill/>
                          </wps:spPr>
                          <wps:txbx>
                            <w:txbxContent>
                              <w:p w14:paraId="3325905C" w14:textId="77777777" w:rsidR="002C1A41" w:rsidRDefault="002C1A41" w:rsidP="008C3905">
                                <w:pPr>
                                  <w:pStyle w:val="NormalWeb"/>
                                  <w:spacing w:after="0"/>
                                </w:pPr>
                                <w:r>
                                  <w:rPr>
                                    <w:rFonts w:asciiTheme="minorHAnsi" w:hAnsi="Calibri" w:cstheme="minorBidi"/>
                                    <w:color w:val="000000" w:themeColor="text1"/>
                                    <w:kern w:val="24"/>
                                    <w:sz w:val="16"/>
                                    <w:szCs w:val="16"/>
                                  </w:rPr>
                                  <w:t>* Make</w:t>
                                </w:r>
                                <w:r>
                                  <w:rPr>
                                    <w:rFonts w:asciiTheme="minorHAnsi" w:hAnsi="Calibri" w:cstheme="minorBidi"/>
                                    <w:b/>
                                    <w:bCs/>
                                    <w:color w:val="000000" w:themeColor="text1"/>
                                    <w:kern w:val="24"/>
                                    <w:sz w:val="14"/>
                                    <w:szCs w:val="14"/>
                                  </w:rPr>
                                  <w:t xml:space="preserve"> product</w:t>
                                </w:r>
                              </w:p>
                            </w:txbxContent>
                          </wps:txbx>
                          <wps:bodyPr wrap="square" rtlCol="0">
                            <a:noAutofit/>
                          </wps:bodyPr>
                        </wps:wsp>
                        <wps:wsp>
                          <wps:cNvPr id="678" name="Can 678"/>
                          <wps:cNvSpPr/>
                          <wps:spPr>
                            <a:xfrm>
                              <a:off x="1224136" y="1656184"/>
                              <a:ext cx="576064" cy="576064"/>
                            </a:xfrm>
                            <a:prstGeom prst="can">
                              <a:avLst/>
                            </a:prstGeom>
                          </wps:spPr>
                          <wps:style>
                            <a:lnRef idx="0">
                              <a:schemeClr val="accent2"/>
                            </a:lnRef>
                            <a:fillRef idx="3">
                              <a:schemeClr val="accent2"/>
                            </a:fillRef>
                            <a:effectRef idx="3">
                              <a:schemeClr val="accent2"/>
                            </a:effectRef>
                            <a:fontRef idx="minor">
                              <a:schemeClr val="lt1"/>
                            </a:fontRef>
                          </wps:style>
                          <wps:txbx>
                            <w:txbxContent>
                              <w:p w14:paraId="431FF92E" w14:textId="77777777" w:rsidR="002C1A41" w:rsidRDefault="002C1A41" w:rsidP="008C3905">
                                <w:pPr>
                                  <w:pStyle w:val="NormalWeb"/>
                                  <w:spacing w:after="0"/>
                                  <w:jc w:val="center"/>
                                </w:pPr>
                                <w:r>
                                  <w:rPr>
                                    <w:rFonts w:asciiTheme="minorHAnsi" w:hAnsi="Calibri" w:cstheme="minorBidi"/>
                                    <w:b/>
                                    <w:bCs/>
                                    <w:color w:val="FBFEFF" w:themeColor="light1"/>
                                    <w:kern w:val="24"/>
                                    <w:sz w:val="20"/>
                                    <w:szCs w:val="20"/>
                                  </w:rPr>
                                  <w:t>Data source</w:t>
                                </w:r>
                              </w:p>
                            </w:txbxContent>
                          </wps:txbx>
                          <wps:bodyPr rtlCol="0" anchor="ctr"/>
                        </wps:wsp>
                        <wps:wsp>
                          <wps:cNvPr id="679" name="Rectangle 679"/>
                          <wps:cNvSpPr/>
                          <wps:spPr>
                            <a:xfrm>
                              <a:off x="6624736" y="1368152"/>
                              <a:ext cx="936104" cy="1152128"/>
                            </a:xfrm>
                            <a:prstGeom prst="rect">
                              <a:avLst/>
                            </a:prstGeom>
                            <a:solidFill>
                              <a:srgbClr val="7030A0"/>
                            </a:solid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49E15AAD" w14:textId="77777777" w:rsidR="002C1A41" w:rsidRDefault="002C1A41"/>
                            </w:txbxContent>
                          </wps:txbx>
                          <wps:bodyPr rtlCol="0" anchor="ctr">
                            <a:noAutofit/>
                            <a:flatTx/>
                          </wps:bodyPr>
                        </wps:wsp>
                        <wps:wsp>
                          <wps:cNvPr id="680" name="Flowchart: Document 680"/>
                          <wps:cNvSpPr/>
                          <wps:spPr>
                            <a:xfrm>
                              <a:off x="2664296" y="2016224"/>
                              <a:ext cx="648072" cy="360040"/>
                            </a:xfrm>
                            <a:prstGeom prst="flowChartDocumen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738CC"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private</w:t>
                                </w:r>
                              </w:p>
                              <w:p w14:paraId="763AB0D7"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wps:txbx>
                          <wps:bodyPr lIns="0" tIns="0" rIns="0" bIns="0" rtlCol="0" anchor="ctr"/>
                        </wps:wsp>
                        <wps:wsp>
                          <wps:cNvPr id="681" name="Straight Connector 681"/>
                          <wps:cNvCnPr>
                            <a:stCxn id="680" idx="1"/>
                            <a:endCxn id="685" idx="2"/>
                          </wps:cNvCnPr>
                          <wps:spPr>
                            <a:xfrm flipH="1" flipV="1">
                              <a:off x="2340260" y="2052228"/>
                              <a:ext cx="324036" cy="144016"/>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682" name="Straight Arrow Connector 682"/>
                          <wps:cNvCnPr>
                            <a:stCxn id="685" idx="3"/>
                          </wps:cNvCnPr>
                          <wps:spPr>
                            <a:xfrm flipV="1">
                              <a:off x="2592288" y="1943636"/>
                              <a:ext cx="3794363" cy="58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683" name="Rectangle 683"/>
                          <wps:cNvSpPr/>
                          <wps:spPr>
                            <a:xfrm>
                              <a:off x="0" y="1368084"/>
                              <a:ext cx="1052195" cy="277495"/>
                            </a:xfrm>
                            <a:prstGeom prst="rect">
                              <a:avLst/>
                            </a:prstGeom>
                          </wps:spPr>
                          <wps:txbx>
                            <w:txbxContent>
                              <w:p w14:paraId="449F13ED" w14:textId="77777777" w:rsidR="002C1A41" w:rsidRDefault="002C1A41" w:rsidP="008C3905">
                                <w:pPr>
                                  <w:pStyle w:val="NormalWeb"/>
                                  <w:spacing w:after="0"/>
                                </w:pPr>
                                <w:r>
                                  <w:rPr>
                                    <w:rFonts w:asciiTheme="minorHAnsi" w:hAnsi="Calibri" w:cstheme="minorBidi"/>
                                    <w:b/>
                                    <w:bCs/>
                                    <w:color w:val="000000" w:themeColor="text1"/>
                                    <w:kern w:val="24"/>
                                  </w:rPr>
                                  <w:t>2- Centralised</w:t>
                                </w:r>
                              </w:p>
                            </w:txbxContent>
                          </wps:txbx>
                          <wps:bodyPr wrap="square">
                            <a:noAutofit/>
                          </wps:bodyPr>
                        </wps:wsp>
                        <wps:wsp>
                          <wps:cNvPr id="684" name="Straight Connector 684"/>
                          <wps:cNvCnPr/>
                          <wps:spPr>
                            <a:xfrm>
                              <a:off x="0" y="2448272"/>
                              <a:ext cx="8640960" cy="0"/>
                            </a:xfrm>
                            <a:prstGeom prst="line">
                              <a:avLst/>
                            </a:prstGeom>
                            <a:no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685" name="Rounded Rectangle 685"/>
                          <wps:cNvSpPr/>
                          <wps:spPr>
                            <a:xfrm>
                              <a:off x="2088232" y="1836204"/>
                              <a:ext cx="504056" cy="216024"/>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25CC53A0"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Process*</w:t>
                                </w:r>
                              </w:p>
                            </w:txbxContent>
                          </wps:txbx>
                          <wps:bodyPr lIns="0" tIns="0" rIns="0" bIns="0" rtlCol="0" anchor="ctr"/>
                        </wps:wsp>
                      </wpg:grpSp>
                      <wpg:grpSp>
                        <wpg:cNvPr id="686" name="Group 686"/>
                        <wpg:cNvGrpSpPr/>
                        <wpg:grpSpPr>
                          <a:xfrm>
                            <a:off x="0" y="0"/>
                            <a:ext cx="8640960" cy="1368152"/>
                            <a:chOff x="0" y="0"/>
                            <a:chExt cx="8640960" cy="1368152"/>
                          </a:xfrm>
                        </wpg:grpSpPr>
                        <wps:wsp>
                          <wps:cNvPr id="687" name="Straight Connector 687"/>
                          <wps:cNvCnPr/>
                          <wps:spPr>
                            <a:xfrm flipV="1">
                              <a:off x="0" y="1359441"/>
                              <a:ext cx="8640960" cy="8711"/>
                            </a:xfrm>
                            <a:prstGeom prst="line">
                              <a:avLst/>
                            </a:prstGeom>
                            <a:no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688" name="Can 688"/>
                          <wps:cNvSpPr/>
                          <wps:spPr>
                            <a:xfrm>
                              <a:off x="6656895" y="216024"/>
                              <a:ext cx="525728" cy="589156"/>
                            </a:xfrm>
                            <a:prstGeom prst="can">
                              <a:avLst/>
                            </a:prstGeom>
                          </wps:spPr>
                          <wps:style>
                            <a:lnRef idx="0">
                              <a:schemeClr val="accent2"/>
                            </a:lnRef>
                            <a:fillRef idx="3">
                              <a:schemeClr val="accent2"/>
                            </a:fillRef>
                            <a:effectRef idx="3">
                              <a:schemeClr val="accent2"/>
                            </a:effectRef>
                            <a:fontRef idx="minor">
                              <a:schemeClr val="lt1"/>
                            </a:fontRef>
                          </wps:style>
                          <wps:bodyPr rtlCol="0" anchor="ctr"/>
                        </wps:wsp>
                        <wps:wsp>
                          <wps:cNvPr id="689" name="Straight Arrow Connector 689"/>
                          <wps:cNvCnPr>
                            <a:stCxn id="688" idx="4"/>
                          </wps:cNvCnPr>
                          <wps:spPr>
                            <a:xfrm flipV="1">
                              <a:off x="7182623" y="504056"/>
                              <a:ext cx="378217" cy="6546"/>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690" name="Rectangle 690"/>
                          <wps:cNvSpPr/>
                          <wps:spPr>
                            <a:xfrm>
                              <a:off x="7642635" y="0"/>
                              <a:ext cx="854309" cy="942650"/>
                            </a:xfrm>
                            <a:prstGeom prst="rect">
                              <a:avLst/>
                            </a:prstGeom>
                            <a:solidFill>
                              <a:srgbClr val="7030A0"/>
                            </a:solid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246BA9FF" w14:textId="77777777" w:rsidR="002C1A41" w:rsidRDefault="002C1A41"/>
                            </w:txbxContent>
                          </wps:txbx>
                          <wps:bodyPr rtlCol="0" anchor="ctr">
                            <a:noAutofit/>
                            <a:flatTx/>
                          </wps:bodyPr>
                        </wps:wsp>
                        <wps:wsp>
                          <wps:cNvPr id="691" name="Flowchart: Document 691"/>
                          <wps:cNvSpPr/>
                          <wps:spPr>
                            <a:xfrm>
                              <a:off x="7271942" y="720008"/>
                              <a:ext cx="792477" cy="360022"/>
                            </a:xfrm>
                            <a:prstGeom prst="flowChartDocumen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B0E383"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private</w:t>
                                </w:r>
                              </w:p>
                              <w:p w14:paraId="5F14EFE1"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wps:txbx>
                          <wps:bodyPr lIns="0" tIns="0" rIns="0" bIns="0" rtlCol="0" anchor="ctr"/>
                        </wps:wsp>
                        <wps:wsp>
                          <wps:cNvPr id="692" name="Straight Connector 692"/>
                          <wps:cNvCnPr>
                            <a:stCxn id="691" idx="1"/>
                          </wps:cNvCnPr>
                          <wps:spPr>
                            <a:xfrm flipH="1" flipV="1">
                              <a:off x="6911946" y="504008"/>
                              <a:ext cx="359996" cy="396002"/>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693" name="Rounded Rectangle 693"/>
                          <wps:cNvSpPr/>
                          <wps:spPr>
                            <a:xfrm>
                              <a:off x="6408712" y="432048"/>
                              <a:ext cx="504056" cy="216024"/>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41437C08"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 xml:space="preserve">Process* </w:t>
                                </w:r>
                              </w:p>
                            </w:txbxContent>
                          </wps:txbx>
                          <wps:bodyPr lIns="0" tIns="0" rIns="0" bIns="0" rtlCol="0" anchor="ctr"/>
                        </wps:wsp>
                        <wps:wsp>
                          <wps:cNvPr id="694" name="Straight Arrow Connector 694"/>
                          <wps:cNvCnPr>
                            <a:stCxn id="697" idx="3"/>
                            <a:endCxn id="693" idx="1"/>
                          </wps:cNvCnPr>
                          <wps:spPr>
                            <a:xfrm>
                              <a:off x="1368152" y="504056"/>
                              <a:ext cx="5040560" cy="36004"/>
                            </a:xfrm>
                            <a:prstGeom prst="straightConnector1">
                              <a:avLst/>
                            </a:prstGeom>
                            <a:ln>
                              <a:solidFill>
                                <a:schemeClr val="accent6">
                                  <a:lumMod val="75000"/>
                                </a:schemeClr>
                              </a:solidFill>
                              <a:tailEnd type="arrow"/>
                            </a:ln>
                          </wps:spPr>
                          <wps:style>
                            <a:lnRef idx="1">
                              <a:schemeClr val="accent5"/>
                            </a:lnRef>
                            <a:fillRef idx="0">
                              <a:schemeClr val="accent5"/>
                            </a:fillRef>
                            <a:effectRef idx="0">
                              <a:schemeClr val="accent5"/>
                            </a:effectRef>
                            <a:fontRef idx="minor">
                              <a:schemeClr val="tx1"/>
                            </a:fontRef>
                          </wps:style>
                          <wps:bodyPr/>
                        </wps:wsp>
                        <wps:wsp>
                          <wps:cNvPr id="695" name="Straight Arrow Connector 695"/>
                          <wps:cNvCnPr>
                            <a:stCxn id="703" idx="3"/>
                            <a:endCxn id="693" idx="1"/>
                          </wps:cNvCnPr>
                          <wps:spPr>
                            <a:xfrm flipV="1">
                              <a:off x="1728192" y="540060"/>
                              <a:ext cx="4680520" cy="92043"/>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696" name="Straight Arrow Connector 696"/>
                          <wps:cNvCnPr>
                            <a:stCxn id="700" idx="4"/>
                            <a:endCxn id="693" idx="1"/>
                          </wps:cNvCnPr>
                          <wps:spPr>
                            <a:xfrm flipV="1">
                              <a:off x="1512168" y="540060"/>
                              <a:ext cx="4896544" cy="3240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7" name="Flowchart: Magnetic Disk 697"/>
                          <wps:cNvSpPr/>
                          <wps:spPr>
                            <a:xfrm>
                              <a:off x="1224136" y="72008"/>
                              <a:ext cx="288032" cy="432048"/>
                            </a:xfrm>
                            <a:prstGeom prst="flowChartMagneticDisk">
                              <a:avLst/>
                            </a:prstGeom>
                            <a:ln w="12700"/>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698" name="Flowchart: Magnetic Disk 698"/>
                          <wps:cNvSpPr/>
                          <wps:spPr>
                            <a:xfrm>
                              <a:off x="1440160" y="360040"/>
                              <a:ext cx="288032" cy="432048"/>
                            </a:xfrm>
                            <a:prstGeom prst="flowChartMagneticDisk">
                              <a:avLst/>
                            </a:prstGeom>
                            <a:ln w="12700"/>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699" name="Flowchart: Magnetic Disk 699"/>
                          <wps:cNvSpPr/>
                          <wps:spPr>
                            <a:xfrm>
                              <a:off x="1080120" y="288032"/>
                              <a:ext cx="288032" cy="432048"/>
                            </a:xfrm>
                            <a:prstGeom prst="flowChartMagneticDisk">
                              <a:avLst/>
                            </a:prstGeom>
                            <a:ln w="12700"/>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700" name="Flowchart: Magnetic Disk 700"/>
                          <wps:cNvSpPr/>
                          <wps:spPr>
                            <a:xfrm>
                              <a:off x="1224136" y="648072"/>
                              <a:ext cx="288032" cy="432048"/>
                            </a:xfrm>
                            <a:prstGeom prst="flowChartMagneticDisk">
                              <a:avLst/>
                            </a:prstGeom>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1" name="Rectangle 701"/>
                          <wps:cNvSpPr/>
                          <wps:spPr>
                            <a:xfrm>
                              <a:off x="6336704" y="1008112"/>
                              <a:ext cx="2232248" cy="338554"/>
                            </a:xfrm>
                            <a:prstGeom prst="rect">
                              <a:avLst/>
                            </a:prstGeom>
                          </wps:spPr>
                          <wps:txbx>
                            <w:txbxContent>
                              <w:p w14:paraId="54FA0AF5" w14:textId="77777777" w:rsidR="002C1A41" w:rsidRDefault="002C1A41" w:rsidP="008C3905">
                                <w:pPr>
                                  <w:pStyle w:val="NormalWeb"/>
                                  <w:spacing w:after="0"/>
                                </w:pPr>
                                <w:r>
                                  <w:rPr>
                                    <w:rFonts w:asciiTheme="minorHAnsi" w:hAnsi="Calibri" w:cstheme="minorBidi"/>
                                    <w:color w:val="000000" w:themeColor="text1"/>
                                    <w:kern w:val="24"/>
                                    <w:sz w:val="16"/>
                                    <w:szCs w:val="16"/>
                                  </w:rPr>
                                  <w:t>* find, access, extract, interpret, transform, load, integrate and harmonise &amp; make product*</w:t>
                                </w:r>
                              </w:p>
                            </w:txbxContent>
                          </wps:txbx>
                          <wps:bodyPr wrap="square">
                            <a:noAutofit/>
                          </wps:bodyPr>
                        </wps:wsp>
                        <wps:wsp>
                          <wps:cNvPr id="702" name="Rectangle 702"/>
                          <wps:cNvSpPr/>
                          <wps:spPr>
                            <a:xfrm>
                              <a:off x="0" y="0"/>
                              <a:ext cx="1273175" cy="463550"/>
                            </a:xfrm>
                            <a:prstGeom prst="rect">
                              <a:avLst/>
                            </a:prstGeom>
                          </wps:spPr>
                          <wps:txbx>
                            <w:txbxContent>
                              <w:p w14:paraId="178340DB" w14:textId="77777777" w:rsidR="002C1A41" w:rsidRDefault="002C1A41" w:rsidP="008C3905">
                                <w:pPr>
                                  <w:pStyle w:val="NormalWeb"/>
                                  <w:spacing w:after="0"/>
                                </w:pPr>
                                <w:r>
                                  <w:rPr>
                                    <w:rFonts w:asciiTheme="minorHAnsi" w:hAnsi="Calibri" w:cstheme="minorBidi"/>
                                    <w:b/>
                                    <w:bCs/>
                                    <w:color w:val="000000" w:themeColor="text1"/>
                                    <w:kern w:val="24"/>
                                  </w:rPr>
                                  <w:t xml:space="preserve">1 – Point to point </w:t>
                                </w:r>
                              </w:p>
                              <w:p w14:paraId="215BE1F5" w14:textId="77777777" w:rsidR="002C1A41" w:rsidRDefault="002C1A41" w:rsidP="008C3905">
                                <w:pPr>
                                  <w:pStyle w:val="NormalWeb"/>
                                  <w:spacing w:after="0"/>
                                </w:pPr>
                                <w:r>
                                  <w:rPr>
                                    <w:rFonts w:asciiTheme="minorHAnsi" w:hAnsi="Calibri" w:cstheme="minorBidi"/>
                                    <w:b/>
                                    <w:bCs/>
                                    <w:color w:val="000000" w:themeColor="text1"/>
                                    <w:kern w:val="24"/>
                                  </w:rPr>
                                  <w:t>(anarchic)</w:t>
                                </w:r>
                              </w:p>
                            </w:txbxContent>
                          </wps:txbx>
                          <wps:bodyPr wrap="square">
                            <a:noAutofit/>
                          </wps:bodyPr>
                        </wps:wsp>
                        <wps:wsp>
                          <wps:cNvPr id="703" name="Rectangle 703"/>
                          <wps:cNvSpPr/>
                          <wps:spPr>
                            <a:xfrm>
                              <a:off x="1080120" y="432048"/>
                              <a:ext cx="648072" cy="400110"/>
                            </a:xfrm>
                            <a:prstGeom prst="rect">
                              <a:avLst/>
                            </a:prstGeom>
                            <a:solidFill>
                              <a:schemeClr val="bg1">
                                <a:alpha val="39000"/>
                              </a:schemeClr>
                            </a:solidFill>
                          </wps:spPr>
                          <wps:txbx>
                            <w:txbxContent>
                              <w:p w14:paraId="5CF84A05"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wps:txbx>
                          <wps:bodyPr wrap="square">
                            <a:noAutofit/>
                          </wps:bodyPr>
                        </wps:wsp>
                        <wps:wsp>
                          <wps:cNvPr id="704" name="Straight Arrow Connector 704"/>
                          <wps:cNvCnPr>
                            <a:stCxn id="697" idx="4"/>
                            <a:endCxn id="693" idx="1"/>
                          </wps:cNvCnPr>
                          <wps:spPr>
                            <a:xfrm>
                              <a:off x="1512168" y="288032"/>
                              <a:ext cx="4896544" cy="252028"/>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g:grpSp>
                      <wpg:grpSp>
                        <wpg:cNvPr id="705" name="Group 705"/>
                        <wpg:cNvGrpSpPr/>
                        <wpg:grpSpPr>
                          <a:xfrm>
                            <a:off x="0" y="4752291"/>
                            <a:ext cx="8208916" cy="1440397"/>
                            <a:chOff x="0" y="4752291"/>
                            <a:chExt cx="8208916" cy="1440397"/>
                          </a:xfrm>
                        </wpg:grpSpPr>
                        <wps:wsp>
                          <wps:cNvPr id="706" name="Straight Arrow Connector 706"/>
                          <wps:cNvCnPr>
                            <a:stCxn id="719" idx="4"/>
                            <a:endCxn id="722" idx="1"/>
                          </wps:cNvCnPr>
                          <wps:spPr>
                            <a:xfrm flipV="1">
                              <a:off x="1440160" y="5240583"/>
                              <a:ext cx="1152128" cy="16001"/>
                            </a:xfrm>
                            <a:prstGeom prst="straightConnector1">
                              <a:avLst/>
                            </a:prstGeom>
                            <a:ln>
                              <a:solidFill>
                                <a:schemeClr val="accent6">
                                  <a:lumMod val="75000"/>
                                </a:schemeClr>
                              </a:solidFill>
                              <a:tailEnd type="arrow"/>
                            </a:ln>
                          </wps:spPr>
                          <wps:style>
                            <a:lnRef idx="1">
                              <a:schemeClr val="accent5"/>
                            </a:lnRef>
                            <a:fillRef idx="0">
                              <a:schemeClr val="accent5"/>
                            </a:fillRef>
                            <a:effectRef idx="0">
                              <a:schemeClr val="accent5"/>
                            </a:effectRef>
                            <a:fontRef idx="minor">
                              <a:schemeClr val="tx1"/>
                            </a:fontRef>
                          </wps:style>
                          <wps:bodyPr/>
                        </wps:wsp>
                        <wpg:grpSp>
                          <wpg:cNvPr id="707" name="Group 707"/>
                          <wpg:cNvGrpSpPr/>
                          <wpg:grpSpPr>
                            <a:xfrm>
                              <a:off x="6624739" y="4896548"/>
                              <a:ext cx="1584177" cy="792087"/>
                              <a:chOff x="6624736" y="4896544"/>
                              <a:chExt cx="2232248" cy="1368150"/>
                            </a:xfrm>
                            <a:solidFill>
                              <a:srgbClr val="7030A0"/>
                            </a:solidFill>
                          </wpg:grpSpPr>
                          <wps:wsp>
                            <wps:cNvPr id="708" name="Rectangle 708"/>
                            <wps:cNvSpPr/>
                            <wps:spPr>
                              <a:xfrm>
                                <a:off x="6624736" y="5040560"/>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30AFE7CF" w14:textId="77777777" w:rsidR="002C1A41" w:rsidRDefault="002C1A41"/>
                              </w:txbxContent>
                            </wps:txbx>
                            <wps:bodyPr rtlCol="0" anchor="ctr">
                              <a:noAutofit/>
                              <a:flatTx/>
                            </wps:bodyPr>
                          </wps:wsp>
                          <wps:wsp>
                            <wps:cNvPr id="709" name="Rectangle 709"/>
                            <wps:cNvSpPr/>
                            <wps:spPr>
                              <a:xfrm>
                                <a:off x="7056784" y="5328591"/>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6B80CD2B" w14:textId="77777777" w:rsidR="002C1A41" w:rsidRDefault="002C1A41"/>
                              </w:txbxContent>
                            </wps:txbx>
                            <wps:bodyPr rtlCol="0" anchor="ctr">
                              <a:noAutofit/>
                              <a:flatTx/>
                            </wps:bodyPr>
                          </wps:wsp>
                          <wps:wsp>
                            <wps:cNvPr id="710" name="Rectangle 710"/>
                            <wps:cNvSpPr/>
                            <wps:spPr>
                              <a:xfrm>
                                <a:off x="7488832" y="4896544"/>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43745551" w14:textId="77777777" w:rsidR="002C1A41" w:rsidRDefault="002C1A41"/>
                              </w:txbxContent>
                            </wps:txbx>
                            <wps:bodyPr rtlCol="0" anchor="ctr">
                              <a:noAutofit/>
                              <a:flatTx/>
                            </wps:bodyPr>
                          </wps:wsp>
                          <wps:wsp>
                            <wps:cNvPr id="711" name="Rectangle 711"/>
                            <wps:cNvSpPr/>
                            <wps:spPr>
                              <a:xfrm>
                                <a:off x="7920880" y="5184575"/>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6DD07CDD" w14:textId="77777777" w:rsidR="002C1A41" w:rsidRDefault="002C1A41"/>
                              </w:txbxContent>
                            </wps:txbx>
                            <wps:bodyPr rtlCol="0" anchor="ctr">
                              <a:noAutofit/>
                              <a:flatTx/>
                            </wps:bodyPr>
                          </wps:wsp>
                        </wpg:grpSp>
                        <wps:wsp>
                          <wps:cNvPr id="712" name="Straight Arrow Connector 712"/>
                          <wps:cNvCnPr/>
                          <wps:spPr>
                            <a:xfrm flipV="1">
                              <a:off x="1368152" y="5016558"/>
                              <a:ext cx="1224136" cy="24002"/>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713" name="Straight Arrow Connector 713"/>
                          <wps:cNvCnPr>
                            <a:endCxn id="716" idx="1"/>
                          </wps:cNvCnPr>
                          <wps:spPr>
                            <a:xfrm flipV="1">
                              <a:off x="1584176" y="5464608"/>
                              <a:ext cx="1008112" cy="800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714" name="Straight Arrow Connector 714"/>
                          <wps:cNvCnPr/>
                          <wps:spPr>
                            <a:xfrm>
                              <a:off x="1368152" y="5688632"/>
                              <a:ext cx="122413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5" name="Straight Arrow Connector 715"/>
                          <wps:cNvCnPr>
                            <a:stCxn id="721" idx="3"/>
                          </wps:cNvCnPr>
                          <wps:spPr>
                            <a:xfrm flipV="1">
                              <a:off x="3024336" y="5533950"/>
                              <a:ext cx="3384376" cy="154682"/>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16" name="Rounded Rectangle 716"/>
                          <wps:cNvSpPr/>
                          <wps:spPr>
                            <a:xfrm>
                              <a:off x="2592288" y="5392600"/>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3C3C8FBD"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17" name="Flowchart: Magnetic Disk 717"/>
                          <wps:cNvSpPr/>
                          <wps:spPr>
                            <a:xfrm>
                              <a:off x="1296144" y="4841576"/>
                              <a:ext cx="288032" cy="432048"/>
                            </a:xfrm>
                            <a:prstGeom prst="flowChartMagneticDisk">
                              <a:avLst/>
                            </a:prstGeom>
                            <a:ln w="12700"/>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718" name="Flowchart: Magnetic Disk 718"/>
                          <wps:cNvSpPr/>
                          <wps:spPr>
                            <a:xfrm>
                              <a:off x="1512168" y="5112568"/>
                              <a:ext cx="288032" cy="432048"/>
                            </a:xfrm>
                            <a:prstGeom prst="flowChartMagneticDisk">
                              <a:avLst/>
                            </a:prstGeom>
                            <a:ln w="12700"/>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19" name="Flowchart: Magnetic Disk 719"/>
                          <wps:cNvSpPr/>
                          <wps:spPr>
                            <a:xfrm>
                              <a:off x="1152128" y="5040560"/>
                              <a:ext cx="288032" cy="432048"/>
                            </a:xfrm>
                            <a:prstGeom prst="flowChartMagneticDisk">
                              <a:avLst/>
                            </a:prstGeom>
                            <a:ln w="12700"/>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720" name="Flowchart: Magnetic Disk 720"/>
                          <wps:cNvSpPr/>
                          <wps:spPr>
                            <a:xfrm>
                              <a:off x="1296144" y="5400600"/>
                              <a:ext cx="288032" cy="432048"/>
                            </a:xfrm>
                            <a:prstGeom prst="flowChartMagneticDisk">
                              <a:avLst/>
                            </a:prstGeom>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1" name="Rounded Rectangle 721"/>
                          <wps:cNvSpPr/>
                          <wps:spPr>
                            <a:xfrm>
                              <a:off x="2592288" y="5616624"/>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7A630B0A"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22" name="Rounded Rectangle 722"/>
                          <wps:cNvSpPr/>
                          <wps:spPr>
                            <a:xfrm>
                              <a:off x="2592288" y="5168575"/>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44AB867A"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23" name="Rounded Rectangle 723"/>
                          <wps:cNvSpPr/>
                          <wps:spPr>
                            <a:xfrm>
                              <a:off x="2592288" y="4944550"/>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0352DC4D"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24" name="Straight Arrow Connector 724"/>
                          <wps:cNvCnPr>
                            <a:stCxn id="716" idx="3"/>
                          </wps:cNvCnPr>
                          <wps:spPr>
                            <a:xfrm flipV="1">
                              <a:off x="3024336" y="5400600"/>
                              <a:ext cx="3384376" cy="64008"/>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25" name="Straight Arrow Connector 725"/>
                          <wps:cNvCnPr>
                            <a:stCxn id="722" idx="3"/>
                          </wps:cNvCnPr>
                          <wps:spPr>
                            <a:xfrm>
                              <a:off x="3024336" y="5240583"/>
                              <a:ext cx="3384376" cy="32002"/>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26" name="Straight Arrow Connector 726"/>
                          <wps:cNvCnPr>
                            <a:stCxn id="723" idx="3"/>
                          </wps:cNvCnPr>
                          <wps:spPr>
                            <a:xfrm>
                              <a:off x="3024336" y="5016558"/>
                              <a:ext cx="3384376" cy="9601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27" name="Flowchart: Document 727"/>
                          <wps:cNvSpPr/>
                          <wps:spPr>
                            <a:xfrm>
                              <a:off x="3168352" y="5832648"/>
                              <a:ext cx="648072" cy="360040"/>
                            </a:xfrm>
                            <a:prstGeom prst="flowChartDocumen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DA319E"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 xml:space="preserve">community </w:t>
                                </w:r>
                              </w:p>
                              <w:p w14:paraId="79AE445A"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wps:txbx>
                          <wps:bodyPr lIns="0" tIns="0" rIns="0" bIns="0" rtlCol="0" anchor="ctr"/>
                        </wps:wsp>
                        <wps:wsp>
                          <wps:cNvPr id="728" name="Straight Connector 728"/>
                          <wps:cNvCnPr>
                            <a:stCxn id="727" idx="0"/>
                            <a:endCxn id="721" idx="3"/>
                          </wps:cNvCnPr>
                          <wps:spPr>
                            <a:xfrm flipH="1" flipV="1">
                              <a:off x="3024336" y="5688632"/>
                              <a:ext cx="468052" cy="144016"/>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729" name="Straight Connector 729"/>
                          <wps:cNvCnPr>
                            <a:stCxn id="727" idx="0"/>
                            <a:endCxn id="716" idx="3"/>
                          </wps:cNvCnPr>
                          <wps:spPr>
                            <a:xfrm flipH="1" flipV="1">
                              <a:off x="3024336" y="5464608"/>
                              <a:ext cx="468052" cy="368040"/>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730" name="Straight Connector 730"/>
                          <wps:cNvCnPr>
                            <a:stCxn id="727" idx="0"/>
                            <a:endCxn id="722" idx="3"/>
                          </wps:cNvCnPr>
                          <wps:spPr>
                            <a:xfrm flipH="1" flipV="1">
                              <a:off x="3024336" y="5240583"/>
                              <a:ext cx="468052" cy="592065"/>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731" name="Straight Connector 731"/>
                          <wps:cNvCnPr>
                            <a:stCxn id="727" idx="0"/>
                            <a:endCxn id="723" idx="3"/>
                          </wps:cNvCnPr>
                          <wps:spPr>
                            <a:xfrm flipH="1" flipV="1">
                              <a:off x="3024336" y="5016558"/>
                              <a:ext cx="468052" cy="816090"/>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732" name="TextBox 83"/>
                          <wps:cNvSpPr txBox="1"/>
                          <wps:spPr>
                            <a:xfrm>
                              <a:off x="0" y="4752291"/>
                              <a:ext cx="1012825" cy="277495"/>
                            </a:xfrm>
                            <a:prstGeom prst="rect">
                              <a:avLst/>
                            </a:prstGeom>
                            <a:noFill/>
                          </wps:spPr>
                          <wps:txbx>
                            <w:txbxContent>
                              <w:p w14:paraId="2D812C41" w14:textId="77777777" w:rsidR="002C1A41" w:rsidRDefault="002C1A41" w:rsidP="008C3905">
                                <w:pPr>
                                  <w:pStyle w:val="NormalWeb"/>
                                  <w:spacing w:after="0"/>
                                </w:pPr>
                                <w:r>
                                  <w:rPr>
                                    <w:rFonts w:asciiTheme="minorHAnsi" w:hAnsi="Calibri" w:cstheme="minorBidi"/>
                                    <w:b/>
                                    <w:bCs/>
                                    <w:color w:val="000000" w:themeColor="text1"/>
                                    <w:kern w:val="24"/>
                                  </w:rPr>
                                  <w:t xml:space="preserve">5 - Federated </w:t>
                                </w:r>
                              </w:p>
                            </w:txbxContent>
                          </wps:txbx>
                          <wps:bodyPr wrap="square" rtlCol="0">
                            <a:noAutofit/>
                          </wps:bodyPr>
                        </wps:wsp>
                        <wps:wsp>
                          <wps:cNvPr id="733" name="Rectangle 733"/>
                          <wps:cNvSpPr/>
                          <wps:spPr>
                            <a:xfrm>
                              <a:off x="1152128" y="5112568"/>
                              <a:ext cx="648072" cy="400110"/>
                            </a:xfrm>
                            <a:prstGeom prst="rect">
                              <a:avLst/>
                            </a:prstGeom>
                            <a:solidFill>
                              <a:schemeClr val="bg1">
                                <a:alpha val="39000"/>
                              </a:schemeClr>
                            </a:solidFill>
                          </wps:spPr>
                          <wps:txbx>
                            <w:txbxContent>
                              <w:p w14:paraId="4F8B8152"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wps:txbx>
                          <wps:bodyPr wrap="square">
                            <a:noAutofit/>
                          </wps:bodyPr>
                        </wps:wsp>
                      </wpg:grpSp>
                      <wpg:grpSp>
                        <wpg:cNvPr id="734" name="Group 734"/>
                        <wpg:cNvGrpSpPr/>
                        <wpg:grpSpPr>
                          <a:xfrm>
                            <a:off x="0" y="2376264"/>
                            <a:ext cx="8640960" cy="1224136"/>
                            <a:chOff x="0" y="2376264"/>
                            <a:chExt cx="8640960" cy="1224136"/>
                          </a:xfrm>
                        </wpg:grpSpPr>
                        <wps:wsp>
                          <wps:cNvPr id="735" name="Straight Connector 735"/>
                          <wps:cNvCnPr/>
                          <wps:spPr>
                            <a:xfrm>
                              <a:off x="0" y="3600400"/>
                              <a:ext cx="8640960" cy="0"/>
                            </a:xfrm>
                            <a:prstGeom prst="line">
                              <a:avLst/>
                            </a:prstGeom>
                            <a:no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736" name="Straight Arrow Connector 736"/>
                          <wps:cNvCnPr>
                            <a:endCxn id="740" idx="1"/>
                          </wps:cNvCnPr>
                          <wps:spPr>
                            <a:xfrm flipV="1">
                              <a:off x="1440160" y="2988320"/>
                              <a:ext cx="2808312" cy="36018"/>
                            </a:xfrm>
                            <a:prstGeom prst="straightConnector1">
                              <a:avLst/>
                            </a:prstGeom>
                            <a:ln>
                              <a:solidFill>
                                <a:schemeClr val="accent6">
                                  <a:lumMod val="75000"/>
                                </a:schemeClr>
                              </a:solidFill>
                              <a:tailEnd type="arrow"/>
                            </a:ln>
                          </wps:spPr>
                          <wps:style>
                            <a:lnRef idx="1">
                              <a:schemeClr val="accent5"/>
                            </a:lnRef>
                            <a:fillRef idx="0">
                              <a:schemeClr val="accent5"/>
                            </a:fillRef>
                            <a:effectRef idx="0">
                              <a:schemeClr val="accent5"/>
                            </a:effectRef>
                            <a:fontRef idx="minor">
                              <a:schemeClr val="tx1"/>
                            </a:fontRef>
                          </wps:style>
                          <wps:bodyPr/>
                        </wps:wsp>
                        <wps:wsp>
                          <wps:cNvPr id="737" name="Can 737"/>
                          <wps:cNvSpPr/>
                          <wps:spPr>
                            <a:xfrm>
                              <a:off x="4608512" y="2664296"/>
                              <a:ext cx="432048" cy="576064"/>
                            </a:xfrm>
                            <a:prstGeom prst="can">
                              <a:avLst/>
                            </a:prstGeom>
                          </wps:spPr>
                          <wps:style>
                            <a:lnRef idx="0">
                              <a:schemeClr val="accent2"/>
                            </a:lnRef>
                            <a:fillRef idx="3">
                              <a:schemeClr val="accent2"/>
                            </a:fillRef>
                            <a:effectRef idx="3">
                              <a:schemeClr val="accent2"/>
                            </a:effectRef>
                            <a:fontRef idx="minor">
                              <a:schemeClr val="lt1"/>
                            </a:fontRef>
                          </wps:style>
                          <wps:bodyPr rtlCol="0" anchor="ctr"/>
                        </wps:wsp>
                        <wps:wsp>
                          <wps:cNvPr id="738" name="Straight Arrow Connector 738"/>
                          <wps:cNvCnPr>
                            <a:stCxn id="741" idx="4"/>
                            <a:endCxn id="740" idx="1"/>
                          </wps:cNvCnPr>
                          <wps:spPr>
                            <a:xfrm>
                              <a:off x="1656184" y="2736304"/>
                              <a:ext cx="2592288" cy="252016"/>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739" name="Straight Arrow Connector 739"/>
                          <wps:cNvCnPr>
                            <a:stCxn id="737" idx="4"/>
                          </wps:cNvCnPr>
                          <wps:spPr>
                            <a:xfrm>
                              <a:off x="5040560" y="2952328"/>
                              <a:ext cx="1346091" cy="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40" name="Rounded Rectangle 740"/>
                          <wps:cNvSpPr/>
                          <wps:spPr>
                            <a:xfrm>
                              <a:off x="4248472" y="2880320"/>
                              <a:ext cx="504000" cy="216000"/>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35ECFA1C"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Process*</w:t>
                                </w:r>
                              </w:p>
                            </w:txbxContent>
                          </wps:txbx>
                          <wps:bodyPr lIns="0" tIns="0" rIns="0" bIns="0" rtlCol="0" anchor="ctr"/>
                        </wps:wsp>
                        <wps:wsp>
                          <wps:cNvPr id="741" name="Flowchart: Magnetic Disk 741"/>
                          <wps:cNvSpPr/>
                          <wps:spPr>
                            <a:xfrm>
                              <a:off x="1368152" y="2520280"/>
                              <a:ext cx="288032" cy="432048"/>
                            </a:xfrm>
                            <a:prstGeom prst="flowChartMagneticDisk">
                              <a:avLst/>
                            </a:prstGeom>
                            <a:ln w="12700"/>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742" name="Flowchart: Magnetic Disk 742"/>
                          <wps:cNvSpPr/>
                          <wps:spPr>
                            <a:xfrm>
                              <a:off x="1512168" y="2808312"/>
                              <a:ext cx="288032" cy="432048"/>
                            </a:xfrm>
                            <a:prstGeom prst="flowChartMagneticDisk">
                              <a:avLst/>
                            </a:prstGeom>
                            <a:ln w="12700"/>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43" name="Flowchart: Magnetic Disk 743"/>
                          <wps:cNvSpPr/>
                          <wps:spPr>
                            <a:xfrm>
                              <a:off x="1152128" y="2736304"/>
                              <a:ext cx="288032" cy="432048"/>
                            </a:xfrm>
                            <a:prstGeom prst="flowChartMagneticDisk">
                              <a:avLst/>
                            </a:prstGeom>
                            <a:ln w="12700"/>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744" name="Flowchart: Magnetic Disk 744"/>
                          <wps:cNvSpPr/>
                          <wps:spPr>
                            <a:xfrm>
                              <a:off x="1296144" y="3096344"/>
                              <a:ext cx="288032" cy="432048"/>
                            </a:xfrm>
                            <a:prstGeom prst="flowChartMagneticDisk">
                              <a:avLst/>
                            </a:prstGeom>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5" name="Flowchart: Document 745"/>
                          <wps:cNvSpPr/>
                          <wps:spPr>
                            <a:xfrm>
                              <a:off x="5328592" y="3240360"/>
                              <a:ext cx="648072" cy="360040"/>
                            </a:xfrm>
                            <a:prstGeom prst="flowChartDocumen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3DD69"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 xml:space="preserve">private </w:t>
                                </w:r>
                              </w:p>
                              <w:p w14:paraId="4991EBCC"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wps:txbx>
                          <wps:bodyPr lIns="0" tIns="0" rIns="0" bIns="0" rtlCol="0" anchor="ctr"/>
                        </wps:wsp>
                        <wps:wsp>
                          <wps:cNvPr id="746" name="Straight Connector 746"/>
                          <wps:cNvCnPr>
                            <a:stCxn id="745" idx="0"/>
                          </wps:cNvCnPr>
                          <wps:spPr>
                            <a:xfrm flipH="1" flipV="1">
                              <a:off x="4680520" y="2952328"/>
                              <a:ext cx="972108" cy="288032"/>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747" name="Straight Arrow Connector 747"/>
                          <wps:cNvCnPr>
                            <a:endCxn id="740" idx="1"/>
                          </wps:cNvCnPr>
                          <wps:spPr>
                            <a:xfrm flipV="1">
                              <a:off x="1728192" y="2988320"/>
                              <a:ext cx="2520280" cy="180032"/>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748" name="Straight Arrow Connector 748"/>
                          <wps:cNvCnPr>
                            <a:endCxn id="740" idx="1"/>
                          </wps:cNvCnPr>
                          <wps:spPr>
                            <a:xfrm flipV="1">
                              <a:off x="1584176" y="2988320"/>
                              <a:ext cx="2664296" cy="3960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9" name="Rectangle 749"/>
                          <wps:cNvSpPr/>
                          <wps:spPr>
                            <a:xfrm>
                              <a:off x="0" y="2448150"/>
                              <a:ext cx="1125220" cy="277495"/>
                            </a:xfrm>
                            <a:prstGeom prst="rect">
                              <a:avLst/>
                            </a:prstGeom>
                          </wps:spPr>
                          <wps:txbx>
                            <w:txbxContent>
                              <w:p w14:paraId="7E0FC51A" w14:textId="77777777" w:rsidR="002C1A41" w:rsidRDefault="002C1A41" w:rsidP="008C3905">
                                <w:pPr>
                                  <w:pStyle w:val="NormalWeb"/>
                                  <w:spacing w:after="0"/>
                                </w:pPr>
                                <w:r>
                                  <w:rPr>
                                    <w:rFonts w:asciiTheme="minorHAnsi" w:hAnsi="Calibri" w:cstheme="minorBidi"/>
                                    <w:b/>
                                    <w:bCs/>
                                    <w:color w:val="000000" w:themeColor="text1"/>
                                    <w:kern w:val="24"/>
                                  </w:rPr>
                                  <w:t>3 – Aggregated</w:t>
                                </w:r>
                              </w:p>
                            </w:txbxContent>
                          </wps:txbx>
                          <wps:bodyPr wrap="square">
                            <a:noAutofit/>
                          </wps:bodyPr>
                        </wps:wsp>
                        <wps:wsp>
                          <wps:cNvPr id="750" name="Rectangle 750"/>
                          <wps:cNvSpPr/>
                          <wps:spPr>
                            <a:xfrm>
                              <a:off x="1152128" y="2808312"/>
                              <a:ext cx="648072" cy="400110"/>
                            </a:xfrm>
                            <a:prstGeom prst="rect">
                              <a:avLst/>
                            </a:prstGeom>
                            <a:solidFill>
                              <a:schemeClr val="bg1">
                                <a:alpha val="39000"/>
                              </a:schemeClr>
                            </a:solidFill>
                          </wps:spPr>
                          <wps:txbx>
                            <w:txbxContent>
                              <w:p w14:paraId="3E096809"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wps:txbx>
                          <wps:bodyPr wrap="square">
                            <a:noAutofit/>
                          </wps:bodyPr>
                        </wps:wsp>
                        <wps:wsp>
                          <wps:cNvPr id="751" name="Rectangle 751"/>
                          <wps:cNvSpPr/>
                          <wps:spPr>
                            <a:xfrm>
                              <a:off x="3891054" y="3247162"/>
                              <a:ext cx="1476164" cy="338554"/>
                            </a:xfrm>
                            <a:prstGeom prst="rect">
                              <a:avLst/>
                            </a:prstGeom>
                          </wps:spPr>
                          <wps:txbx>
                            <w:txbxContent>
                              <w:p w14:paraId="09E90933" w14:textId="77777777" w:rsidR="002C1A41" w:rsidRDefault="002C1A41" w:rsidP="008C3905">
                                <w:pPr>
                                  <w:pStyle w:val="NormalWeb"/>
                                  <w:spacing w:after="0"/>
                                </w:pPr>
                                <w:r>
                                  <w:rPr>
                                    <w:rFonts w:asciiTheme="minorHAnsi" w:hAnsi="Calibri" w:cstheme="minorBidi"/>
                                    <w:color w:val="000000" w:themeColor="text1"/>
                                    <w:kern w:val="24"/>
                                    <w:sz w:val="16"/>
                                    <w:szCs w:val="16"/>
                                  </w:rPr>
                                  <w:t>* extract, interpret, transform, load, integrate and harmonise</w:t>
                                </w:r>
                              </w:p>
                            </w:txbxContent>
                          </wps:txbx>
                          <wps:bodyPr wrap="square">
                            <a:noAutofit/>
                          </wps:bodyPr>
                        </wps:wsp>
                        <wps:wsp>
                          <wps:cNvPr id="752" name="Rectangle 752"/>
                          <wps:cNvSpPr/>
                          <wps:spPr>
                            <a:xfrm>
                              <a:off x="6696744" y="2376264"/>
                              <a:ext cx="936104" cy="1152128"/>
                            </a:xfrm>
                            <a:prstGeom prst="rect">
                              <a:avLst/>
                            </a:prstGeom>
                            <a:solidFill>
                              <a:srgbClr val="7030A0"/>
                            </a:solid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4B370163" w14:textId="77777777" w:rsidR="002C1A41" w:rsidRDefault="002C1A41"/>
                            </w:txbxContent>
                          </wps:txbx>
                          <wps:bodyPr rtlCol="0" anchor="ctr">
                            <a:noAutofit/>
                            <a:flatTx/>
                          </wps:bodyPr>
                        </wps:wsp>
                        <wps:wsp>
                          <wps:cNvPr id="753" name="TextBox 270"/>
                          <wps:cNvSpPr txBox="1"/>
                          <wps:spPr>
                            <a:xfrm>
                              <a:off x="3888200" y="2465189"/>
                              <a:ext cx="828675" cy="262255"/>
                            </a:xfrm>
                            <a:prstGeom prst="rect">
                              <a:avLst/>
                            </a:prstGeom>
                            <a:noFill/>
                          </wps:spPr>
                          <wps:txbx>
                            <w:txbxContent>
                              <w:p w14:paraId="4C129A88" w14:textId="77777777" w:rsidR="002C1A41" w:rsidRDefault="002C1A41" w:rsidP="008C3905">
                                <w:pPr>
                                  <w:pStyle w:val="NormalWeb"/>
                                  <w:spacing w:after="0"/>
                                </w:pPr>
                                <w:r>
                                  <w:rPr>
                                    <w:rFonts w:asciiTheme="minorHAnsi" w:hAnsi="Calibri" w:cstheme="minorBidi"/>
                                    <w:b/>
                                    <w:bCs/>
                                    <w:color w:val="000000" w:themeColor="text1"/>
                                    <w:kern w:val="24"/>
                                    <w:sz w:val="22"/>
                                    <w:szCs w:val="22"/>
                                  </w:rPr>
                                  <w:t xml:space="preserve">Aggregator </w:t>
                                </w:r>
                              </w:p>
                            </w:txbxContent>
                          </wps:txbx>
                          <wps:bodyPr wrap="square" rtlCol="0">
                            <a:noAutofit/>
                          </wps:bodyPr>
                        </wps:wsp>
                      </wpg:grpSp>
                      <wpg:grpSp>
                        <wpg:cNvPr id="754" name="Group 754"/>
                        <wpg:cNvGrpSpPr/>
                        <wpg:grpSpPr>
                          <a:xfrm>
                            <a:off x="0" y="3573016"/>
                            <a:ext cx="8640960" cy="1194662"/>
                            <a:chOff x="0" y="3573016"/>
                            <a:chExt cx="8640960" cy="1194662"/>
                          </a:xfrm>
                        </wpg:grpSpPr>
                        <wps:wsp>
                          <wps:cNvPr id="755" name="Straight Arrow Connector 755"/>
                          <wps:cNvCnPr/>
                          <wps:spPr>
                            <a:xfrm flipV="1">
                              <a:off x="4720313" y="4392488"/>
                              <a:ext cx="1673019" cy="121184"/>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g:grpSp>
                          <wpg:cNvPr id="756" name="Group 756"/>
                          <wpg:cNvGrpSpPr/>
                          <wpg:grpSpPr>
                            <a:xfrm>
                              <a:off x="0" y="3573016"/>
                              <a:ext cx="8640960" cy="1194662"/>
                              <a:chOff x="0" y="3573016"/>
                              <a:chExt cx="8640960" cy="1194662"/>
                            </a:xfrm>
                          </wpg:grpSpPr>
                          <wps:wsp>
                            <wps:cNvPr id="757" name="Straight Connector 757"/>
                            <wps:cNvCnPr/>
                            <wps:spPr>
                              <a:xfrm>
                                <a:off x="0" y="4752528"/>
                                <a:ext cx="8640960" cy="0"/>
                              </a:xfrm>
                              <a:prstGeom prst="line">
                                <a:avLst/>
                              </a:prstGeom>
                              <a:noFill/>
                              <a:ln w="3175">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wps:wsp>
                          <wps:wsp>
                            <wps:cNvPr id="758" name="Straight Arrow Connector 758"/>
                            <wps:cNvCnPr>
                              <a:stCxn id="765" idx="4"/>
                              <a:endCxn id="768" idx="1"/>
                            </wps:cNvCnPr>
                            <wps:spPr>
                              <a:xfrm flipV="1">
                                <a:off x="1440160" y="4088455"/>
                                <a:ext cx="1152128" cy="16001"/>
                              </a:xfrm>
                              <a:prstGeom prst="straightConnector1">
                                <a:avLst/>
                              </a:prstGeom>
                              <a:ln>
                                <a:solidFill>
                                  <a:schemeClr val="accent6">
                                    <a:lumMod val="75000"/>
                                  </a:schemeClr>
                                </a:solidFill>
                                <a:tailEnd type="arrow"/>
                              </a:ln>
                            </wps:spPr>
                            <wps:style>
                              <a:lnRef idx="1">
                                <a:schemeClr val="accent5"/>
                              </a:lnRef>
                              <a:fillRef idx="0">
                                <a:schemeClr val="accent5"/>
                              </a:fillRef>
                              <a:effectRef idx="0">
                                <a:schemeClr val="accent5"/>
                              </a:effectRef>
                              <a:fontRef idx="minor">
                                <a:schemeClr val="tx1"/>
                              </a:fontRef>
                            </wps:style>
                            <wps:bodyPr/>
                          </wps:wsp>
                          <wps:wsp>
                            <wps:cNvPr id="759" name="Straight Arrow Connector 759"/>
                            <wps:cNvCnPr>
                              <a:stCxn id="763" idx="4"/>
                              <a:endCxn id="769" idx="1"/>
                            </wps:cNvCnPr>
                            <wps:spPr>
                              <a:xfrm flipV="1">
                                <a:off x="1584176" y="3864430"/>
                                <a:ext cx="1008112" cy="24002"/>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760" name="Straight Arrow Connector 760"/>
                            <wps:cNvCnPr>
                              <a:endCxn id="762" idx="1"/>
                            </wps:cNvCnPr>
                            <wps:spPr>
                              <a:xfrm flipV="1">
                                <a:off x="1584176" y="4312480"/>
                                <a:ext cx="1008112" cy="800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761" name="Straight Arrow Connector 761"/>
                            <wps:cNvCnPr>
                              <a:endCxn id="767" idx="1"/>
                            </wps:cNvCnPr>
                            <wps:spPr>
                              <a:xfrm>
                                <a:off x="1440160" y="4536504"/>
                                <a:ext cx="115212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2" name="Rounded Rectangle 762"/>
                            <wps:cNvSpPr/>
                            <wps:spPr>
                              <a:xfrm>
                                <a:off x="2592288" y="4240472"/>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00BF254F"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63" name="Flowchart: Magnetic Disk 763"/>
                            <wps:cNvSpPr/>
                            <wps:spPr>
                              <a:xfrm>
                                <a:off x="1296144" y="3672408"/>
                                <a:ext cx="288032" cy="432048"/>
                              </a:xfrm>
                              <a:prstGeom prst="flowChartMagneticDisk">
                                <a:avLst/>
                              </a:prstGeom>
                              <a:ln w="12700"/>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764" name="Flowchart: Magnetic Disk 764"/>
                            <wps:cNvSpPr/>
                            <wps:spPr>
                              <a:xfrm>
                                <a:off x="1512168" y="3960440"/>
                                <a:ext cx="288032" cy="432048"/>
                              </a:xfrm>
                              <a:prstGeom prst="flowChartMagneticDisk">
                                <a:avLst/>
                              </a:prstGeom>
                              <a:ln w="12700"/>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65" name="Flowchart: Magnetic Disk 765"/>
                            <wps:cNvSpPr/>
                            <wps:spPr>
                              <a:xfrm>
                                <a:off x="1152128" y="3888432"/>
                                <a:ext cx="288032" cy="432048"/>
                              </a:xfrm>
                              <a:prstGeom prst="flowChartMagneticDisk">
                                <a:avLst/>
                              </a:prstGeom>
                              <a:ln w="12700"/>
                            </wps:spPr>
                            <wps:style>
                              <a:lnRef idx="2">
                                <a:schemeClr val="accent6">
                                  <a:shade val="50000"/>
                                </a:schemeClr>
                              </a:lnRef>
                              <a:fillRef idx="1">
                                <a:schemeClr val="accent6"/>
                              </a:fillRef>
                              <a:effectRef idx="0">
                                <a:schemeClr val="accent6"/>
                              </a:effectRef>
                              <a:fontRef idx="minor">
                                <a:schemeClr val="lt1"/>
                              </a:fontRef>
                            </wps:style>
                            <wps:bodyPr rtlCol="0" anchor="ctr"/>
                          </wps:wsp>
                          <wps:wsp>
                            <wps:cNvPr id="766" name="Flowchart: Magnetic Disk 766"/>
                            <wps:cNvSpPr/>
                            <wps:spPr>
                              <a:xfrm>
                                <a:off x="1296144" y="4248472"/>
                                <a:ext cx="288032" cy="432048"/>
                              </a:xfrm>
                              <a:prstGeom prst="flowChartMagneticDisk">
                                <a:avLst/>
                              </a:prstGeom>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67" name="Rounded Rectangle 767"/>
                            <wps:cNvSpPr/>
                            <wps:spPr>
                              <a:xfrm>
                                <a:off x="2592288" y="4464496"/>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4006E944"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68" name="Rounded Rectangle 768"/>
                            <wps:cNvSpPr/>
                            <wps:spPr>
                              <a:xfrm>
                                <a:off x="2592288" y="4016447"/>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642FBDED"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69" name="Rounded Rectangle 769"/>
                            <wps:cNvSpPr/>
                            <wps:spPr>
                              <a:xfrm>
                                <a:off x="2592288" y="3792422"/>
                                <a:ext cx="432048" cy="144016"/>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16962BCE"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wps:txbx>
                            <wps:bodyPr lIns="0" tIns="0" rIns="0" bIns="0" rtlCol="0" anchor="ctr"/>
                          </wps:wsp>
                          <wps:wsp>
                            <wps:cNvPr id="770" name="TextBox 113"/>
                            <wps:cNvSpPr txBox="1"/>
                            <wps:spPr>
                              <a:xfrm>
                                <a:off x="3863698" y="4552234"/>
                                <a:ext cx="1201066" cy="215444"/>
                              </a:xfrm>
                              <a:prstGeom prst="rect">
                                <a:avLst/>
                              </a:prstGeom>
                              <a:noFill/>
                            </wps:spPr>
                            <wps:txbx>
                              <w:txbxContent>
                                <w:p w14:paraId="1A1B373C" w14:textId="77777777" w:rsidR="002C1A41" w:rsidRDefault="002C1A41" w:rsidP="008C3905">
                                  <w:pPr>
                                    <w:pStyle w:val="NormalWeb"/>
                                    <w:spacing w:after="0"/>
                                  </w:pPr>
                                  <w:r>
                                    <w:rPr>
                                      <w:rFonts w:asciiTheme="minorHAnsi" w:hAnsi="Calibri" w:cstheme="minorBidi"/>
                                      <w:color w:val="000000" w:themeColor="text1"/>
                                      <w:kern w:val="24"/>
                                      <w:sz w:val="16"/>
                                      <w:szCs w:val="16"/>
                                    </w:rPr>
                                    <w:t>* Transform (on the fly)</w:t>
                                  </w:r>
                                </w:p>
                              </w:txbxContent>
                            </wps:txbx>
                            <wps:bodyPr wrap="square" rtlCol="0">
                              <a:noAutofit/>
                            </wps:bodyPr>
                          </wps:wsp>
                          <wps:wsp>
                            <wps:cNvPr id="771" name="Rounded Rectangle 771"/>
                            <wps:cNvSpPr/>
                            <wps:spPr>
                              <a:xfrm>
                                <a:off x="4248472" y="3789040"/>
                                <a:ext cx="504000" cy="792088"/>
                              </a:xfrm>
                              <a:prstGeom prst="roundRect">
                                <a:avLst/>
                              </a:prstGeom>
                              <a:ln w="15875"/>
                            </wps:spPr>
                            <wps:style>
                              <a:lnRef idx="2">
                                <a:schemeClr val="accent1">
                                  <a:shade val="50000"/>
                                </a:schemeClr>
                              </a:lnRef>
                              <a:fillRef idx="1">
                                <a:schemeClr val="accent1"/>
                              </a:fillRef>
                              <a:effectRef idx="0">
                                <a:schemeClr val="accent1"/>
                              </a:effectRef>
                              <a:fontRef idx="minor">
                                <a:schemeClr val="lt1"/>
                              </a:fontRef>
                            </wps:style>
                            <wps:txbx>
                              <w:txbxContent>
                                <w:p w14:paraId="2122B185"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Process*</w:t>
                                  </w:r>
                                </w:p>
                              </w:txbxContent>
                            </wps:txbx>
                            <wps:bodyPr lIns="0" tIns="0" rIns="0" bIns="0" rtlCol="0" anchor="ctr"/>
                          </wps:wsp>
                          <wps:wsp>
                            <wps:cNvPr id="772" name="Straight Connector 772"/>
                            <wps:cNvCnPr>
                              <a:stCxn id="785" idx="0"/>
                              <a:endCxn id="771" idx="3"/>
                            </wps:cNvCnPr>
                            <wps:spPr>
                              <a:xfrm flipH="1" flipV="1">
                                <a:off x="4752472" y="4185084"/>
                                <a:ext cx="777341" cy="171958"/>
                              </a:xfrm>
                              <a:prstGeom prst="line">
                                <a:avLst/>
                              </a:prstGeom>
                              <a:ln w="3175">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s:wsp>
                            <wps:cNvPr id="773" name="Straight Arrow Connector 773"/>
                            <wps:cNvCnPr/>
                            <wps:spPr>
                              <a:xfrm>
                                <a:off x="3024336" y="4087330"/>
                                <a:ext cx="1224136" cy="3855"/>
                              </a:xfrm>
                              <a:prstGeom prst="straightConnector1">
                                <a:avLst/>
                              </a:prstGeom>
                              <a:ln>
                                <a:solidFill>
                                  <a:schemeClr val="accent6">
                                    <a:lumMod val="75000"/>
                                  </a:schemeClr>
                                </a:solidFill>
                                <a:tailEnd type="arrow"/>
                              </a:ln>
                            </wps:spPr>
                            <wps:style>
                              <a:lnRef idx="1">
                                <a:schemeClr val="accent5"/>
                              </a:lnRef>
                              <a:fillRef idx="0">
                                <a:schemeClr val="accent5"/>
                              </a:fillRef>
                              <a:effectRef idx="0">
                                <a:schemeClr val="accent5"/>
                              </a:effectRef>
                              <a:fontRef idx="minor">
                                <a:schemeClr val="tx1"/>
                              </a:fontRef>
                            </wps:style>
                            <wps:bodyPr/>
                          </wps:wsp>
                          <wps:wsp>
                            <wps:cNvPr id="774" name="Straight Arrow Connector 774"/>
                            <wps:cNvCnPr>
                              <a:stCxn id="769" idx="3"/>
                            </wps:cNvCnPr>
                            <wps:spPr>
                              <a:xfrm flipV="1">
                                <a:off x="3024336" y="3857230"/>
                                <a:ext cx="1224136" cy="720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775" name="Straight Arrow Connector 775"/>
                            <wps:cNvCnPr/>
                            <wps:spPr>
                              <a:xfrm flipV="1">
                                <a:off x="3020009" y="4303007"/>
                                <a:ext cx="1224136" cy="6726"/>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776" name="Straight Arrow Connector 776"/>
                            <wps:cNvCnPr>
                              <a:stCxn id="767" idx="3"/>
                            </wps:cNvCnPr>
                            <wps:spPr>
                              <a:xfrm flipV="1">
                                <a:off x="3024336" y="4525135"/>
                                <a:ext cx="1224136" cy="113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777" name="Group 777"/>
                            <wpg:cNvGrpSpPr/>
                            <wpg:grpSpPr>
                              <a:xfrm>
                                <a:off x="6480723" y="3744418"/>
                                <a:ext cx="1584177" cy="792087"/>
                                <a:chOff x="6480720" y="3744416"/>
                                <a:chExt cx="2232248" cy="1368150"/>
                              </a:xfrm>
                              <a:solidFill>
                                <a:srgbClr val="7030A0"/>
                              </a:solidFill>
                            </wpg:grpSpPr>
                            <wps:wsp>
                              <wps:cNvPr id="778" name="Rectangle 778"/>
                              <wps:cNvSpPr/>
                              <wps:spPr>
                                <a:xfrm>
                                  <a:off x="6480720" y="3888432"/>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380AC61F" w14:textId="77777777" w:rsidR="002C1A41" w:rsidRDefault="002C1A41"/>
                                </w:txbxContent>
                              </wps:txbx>
                              <wps:bodyPr rtlCol="0" anchor="ctr">
                                <a:noAutofit/>
                                <a:flatTx/>
                              </wps:bodyPr>
                            </wps:wsp>
                            <wps:wsp>
                              <wps:cNvPr id="779" name="Rectangle 779"/>
                              <wps:cNvSpPr/>
                              <wps:spPr>
                                <a:xfrm>
                                  <a:off x="6912768" y="4176463"/>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3839CC7F" w14:textId="77777777" w:rsidR="002C1A41" w:rsidRDefault="002C1A41"/>
                                </w:txbxContent>
                              </wps:txbx>
                              <wps:bodyPr rtlCol="0" anchor="ctr">
                                <a:noAutofit/>
                                <a:flatTx/>
                              </wps:bodyPr>
                            </wps:wsp>
                            <wps:wsp>
                              <wps:cNvPr id="780" name="Rectangle 780"/>
                              <wps:cNvSpPr/>
                              <wps:spPr>
                                <a:xfrm>
                                  <a:off x="7344816" y="3744416"/>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360D72C9" w14:textId="77777777" w:rsidR="002C1A41" w:rsidRDefault="002C1A41"/>
                                </w:txbxContent>
                              </wps:txbx>
                              <wps:bodyPr rtlCol="0" anchor="ctr">
                                <a:noAutofit/>
                                <a:flatTx/>
                              </wps:bodyPr>
                            </wps:wsp>
                            <wps:wsp>
                              <wps:cNvPr id="781" name="Rectangle 781"/>
                              <wps:cNvSpPr/>
                              <wps:spPr>
                                <a:xfrm>
                                  <a:off x="7776864" y="4032447"/>
                                  <a:ext cx="936104" cy="936103"/>
                                </a:xfrm>
                                <a:prstGeom prst="rect">
                                  <a:avLst/>
                                </a:prstGeom>
                                <a:grpFill/>
                                <a:scene3d>
                                  <a:camera prst="isometricOffAxis1Top"/>
                                  <a:lightRig rig="threePt" dir="t">
                                    <a:rot lat="0" lon="0" rev="1200000"/>
                                  </a:lightRig>
                                </a:scene3d>
                                <a:sp3d>
                                  <a:bevelT w="63500" h="25400"/>
                                </a:sp3d>
                              </wps:spPr>
                              <wps:style>
                                <a:lnRef idx="0">
                                  <a:schemeClr val="accent5"/>
                                </a:lnRef>
                                <a:fillRef idx="3">
                                  <a:schemeClr val="accent5"/>
                                </a:fillRef>
                                <a:effectRef idx="3">
                                  <a:schemeClr val="accent5"/>
                                </a:effectRef>
                                <a:fontRef idx="minor">
                                  <a:schemeClr val="lt1"/>
                                </a:fontRef>
                              </wps:style>
                              <wps:txbx>
                                <w:txbxContent>
                                  <w:p w14:paraId="46AE5F75" w14:textId="77777777" w:rsidR="002C1A41" w:rsidRDefault="002C1A41"/>
                                </w:txbxContent>
                              </wps:txbx>
                              <wps:bodyPr rtlCol="0" anchor="ctr">
                                <a:noAutofit/>
                                <a:flatTx/>
                              </wps:bodyPr>
                            </wps:wsp>
                          </wpg:grpSp>
                          <wps:wsp>
                            <wps:cNvPr id="782" name="Rectangle 782"/>
                            <wps:cNvSpPr/>
                            <wps:spPr>
                              <a:xfrm>
                                <a:off x="0" y="3600220"/>
                                <a:ext cx="952500" cy="277495"/>
                              </a:xfrm>
                              <a:prstGeom prst="rect">
                                <a:avLst/>
                              </a:prstGeom>
                            </wps:spPr>
                            <wps:txbx>
                              <w:txbxContent>
                                <w:p w14:paraId="4B01020C" w14:textId="77777777" w:rsidR="002C1A41" w:rsidRDefault="002C1A41" w:rsidP="008C3905">
                                  <w:pPr>
                                    <w:pStyle w:val="NormalWeb"/>
                                    <w:spacing w:after="0"/>
                                  </w:pPr>
                                  <w:r>
                                    <w:rPr>
                                      <w:rFonts w:asciiTheme="minorHAnsi" w:hAnsi="Calibri" w:cstheme="minorBidi"/>
                                      <w:b/>
                                      <w:bCs/>
                                      <w:color w:val="000000" w:themeColor="text1"/>
                                      <w:kern w:val="24"/>
                                    </w:rPr>
                                    <w:t>4 - Brokered</w:t>
                                  </w:r>
                                </w:p>
                              </w:txbxContent>
                            </wps:txbx>
                            <wps:bodyPr wrap="square">
                              <a:noAutofit/>
                            </wps:bodyPr>
                          </wps:wsp>
                          <wps:wsp>
                            <wps:cNvPr id="783" name="Rectangle 783"/>
                            <wps:cNvSpPr/>
                            <wps:spPr>
                              <a:xfrm>
                                <a:off x="1152128" y="3960440"/>
                                <a:ext cx="648072" cy="400110"/>
                              </a:xfrm>
                              <a:prstGeom prst="rect">
                                <a:avLst/>
                              </a:prstGeom>
                              <a:solidFill>
                                <a:schemeClr val="bg1">
                                  <a:alpha val="39000"/>
                                </a:schemeClr>
                              </a:solidFill>
                            </wps:spPr>
                            <wps:txbx>
                              <w:txbxContent>
                                <w:p w14:paraId="00B8722F"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wps:txbx>
                            <wps:bodyPr wrap="square">
                              <a:noAutofit/>
                            </wps:bodyPr>
                          </wps:wsp>
                          <wps:wsp>
                            <wps:cNvPr id="784" name="TextBox 271"/>
                            <wps:cNvSpPr txBox="1"/>
                            <wps:spPr>
                              <a:xfrm>
                                <a:off x="3888432" y="3573016"/>
                                <a:ext cx="575799" cy="261610"/>
                              </a:xfrm>
                              <a:prstGeom prst="rect">
                                <a:avLst/>
                              </a:prstGeom>
                              <a:noFill/>
                            </wps:spPr>
                            <wps:txbx>
                              <w:txbxContent>
                                <w:p w14:paraId="3F013729" w14:textId="77777777" w:rsidR="002C1A41" w:rsidRDefault="002C1A41" w:rsidP="008C3905">
                                  <w:pPr>
                                    <w:pStyle w:val="NormalWeb"/>
                                    <w:spacing w:after="0"/>
                                  </w:pPr>
                                  <w:r>
                                    <w:rPr>
                                      <w:rFonts w:asciiTheme="minorHAnsi" w:hAnsi="Calibri" w:cstheme="minorBidi"/>
                                      <w:b/>
                                      <w:bCs/>
                                      <w:color w:val="000000" w:themeColor="text1"/>
                                      <w:kern w:val="24"/>
                                      <w:sz w:val="22"/>
                                      <w:szCs w:val="22"/>
                                    </w:rPr>
                                    <w:t>Broker</w:t>
                                  </w:r>
                                </w:p>
                              </w:txbxContent>
                            </wps:txbx>
                            <wps:bodyPr wrap="square" rtlCol="0">
                              <a:noAutofit/>
                            </wps:bodyPr>
                          </wps:wsp>
                          <wps:wsp>
                            <wps:cNvPr id="785" name="Flowchart: Document 785"/>
                            <wps:cNvSpPr/>
                            <wps:spPr>
                              <a:xfrm>
                                <a:off x="5205777" y="4357042"/>
                                <a:ext cx="648072" cy="360040"/>
                              </a:xfrm>
                              <a:prstGeom prst="flowChartDocumen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E01AE"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 xml:space="preserve">community </w:t>
                                  </w:r>
                                </w:p>
                                <w:p w14:paraId="2A8330BA"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wps:txbx>
                            <wps:bodyPr lIns="0" tIns="0" rIns="0" bIns="0" rtlCol="0" anchor="ctr"/>
                          </wps:wsp>
                        </wpg:grpSp>
                        <wps:wsp>
                          <wps:cNvPr id="786" name="Straight Arrow Connector 786"/>
                          <wps:cNvCnPr/>
                          <wps:spPr>
                            <a:xfrm flipV="1">
                              <a:off x="4792450" y="4248472"/>
                              <a:ext cx="1600882" cy="4418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87" name="Straight Arrow Connector 787"/>
                          <wps:cNvCnPr/>
                          <wps:spPr>
                            <a:xfrm>
                              <a:off x="4778801" y="4092412"/>
                              <a:ext cx="1607850" cy="12044"/>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788" name="Straight Arrow Connector 788"/>
                          <wps:cNvCnPr/>
                          <wps:spPr>
                            <a:xfrm>
                              <a:off x="4752472" y="3859348"/>
                              <a:ext cx="1634546" cy="10633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3DF4398" id="Group 19" o:spid="_x0000_s1069" style="width:696pt;height:487.6pt;mso-position-horizontal-relative:char;mso-position-vertical-relative:line" coordsize="86409,6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">
                <v:group id="Group 667" o:spid="_x0000_s1070" style="position:absolute;left:28646;top:9829;width:44958;height:45148" coordorigin="28646,9829" coordsize="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071" style="position:absolute;top:2;width:86409;height:63640" coordorigin=",2" coordsize="80910,52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rect id="Rectangle 669" o:spid="_x0000_s1072" style="position:absolute;top:2;width:36265;height:52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jYcYA&#10;AADcAAAADwAAAGRycy9kb3ducmV2LnhtbESPQWvCQBSE7wX/w/IKXopu9JBq6ipiLfSiEBV6fWRf&#10;krXZt2l21fTfd4WCx2Hmm2EWq9424kqdN44VTMYJCOLCacOVgtPxYzQD4QOyxsYxKfglD6vl4GmB&#10;mXY3zul6CJWIJewzVFCH0GZS+qImi37sWuLola6zGKLsKqk7vMVy28hpkqTSouG4UGNLm5qK78PF&#10;Kkh/8vK4fX05v29NYr725/0uLy9KDZ/79RuIQH14hP/pTx25dA7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jYcYAAADcAAAADwAAAAAAAAAAAAAAAACYAgAAZHJz&#10;L2Rvd25yZXYueG1sUEsFBgAAAAAEAAQA9QAAAIsDAAAAAA==&#10;" fillcolor="#fbfeff [3212]" strokecolor="#48d1ff [2092]" strokeweight=".25pt">
                    <v:stroke dashstyle="dash"/>
                  </v:rect>
                  <v:rect id="Rectangle 670" o:spid="_x0000_s1073" style="position:absolute;left:36265;top:2;width:22323;height:52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zcIcMA&#10;AADcAAAADwAAAGRycy9kb3ducmV2LnhtbERPTWvCQBC9F/oflin0UuqmPaikrlJaC14UokKvQ3aS&#10;rM3OptlV4793DoLHx/ueLQbfqhP10QU28DbKQBGXwTquDex3P69TUDEhW2wDk4ELRVjMHx9mmNtw&#10;5oJO21QrCeGYo4EmpS7XOpYNeYyj0BELV4XeYxLY19r2eJZw3+r3LBtrj46locGOvhoq/7ZHb2D8&#10;X1S75eTl8L10mfvdHDbrojoa8/w0fH6ASjSku/jmXlnxTWS+nJEjo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zcIcMAAADcAAAADwAAAAAAAAAAAAAAAACYAgAAZHJzL2Rv&#10;d25yZXYueG1sUEsFBgAAAAAEAAQA9QAAAIgDAAAAAA==&#10;" fillcolor="#fbfeff [3212]" strokecolor="#48d1ff [2092]" strokeweight=".25pt">
                    <v:stroke dashstyle="dash"/>
                  </v:rect>
                  <v:rect id="Rectangle 671" o:spid="_x0000_s1074" style="position:absolute;left:58588;top:2;width:22322;height:52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5usUA&#10;AADcAAAADwAAAGRycy9kb3ducmV2LnhtbESPQWvCQBSE7wX/w/IEL0U3etASXUWshV4qRAWvj+xL&#10;spp9G7Orpv++Kwg9DjPfDLNYdbYWd2q9caxgPEpAEOdOGy4VHA9fww8QPiBrrB2Tgl/ysFr23haY&#10;avfgjO77UIpYwj5FBVUITSqlzyuy6EeuIY5e4VqLIcq2lLrFRyy3tZwkyVRaNBwXKmxoU1F+2d+s&#10;guk1Kw7b2fv5c2sSc9qddz9ZcVNq0O/WcxCBuvAfftHfOnKzMTzPx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Hm6xQAAANwAAAAPAAAAAAAAAAAAAAAAAJgCAABkcnMv&#10;ZG93bnJldi54bWxQSwUGAAAAAAQABAD1AAAAigMAAAAA&#10;" fillcolor="#fbfeff [3212]" strokecolor="#48d1ff [2092]" strokeweight=".25pt">
                    <v:stroke dashstyle="dash"/>
                  </v:rect>
                  <v:shape id="TextBox 88" o:spid="_x0000_s1075" type="#_x0000_t202" style="position:absolute;left:14662;top:48784;width:841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KaFMMA&#10;AADcAAAADwAAAGRycy9kb3ducmV2LnhtbESPQWsCMRSE74L/ITzBmyZKtXY1ilgKPSm1teDtsXnu&#10;Lm5elk10139vBMHjMDPfMItVa0txpdoXjjWMhgoEcepMwZmGv9+vwQyED8gGS8ek4UYeVstuZ4GJ&#10;cQ3/0HUfMhEh7BPUkIdQJVL6NCeLfugq4uidXG0xRFln0tTYRLgt5VipqbRYcFzIsaJNTul5f7Ea&#10;DtvT8f9N7bJPO6ka1yrJ9kNq3e+16zmIQG14hZ/tb6Nh+j6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KaFMMAAADcAAAADwAAAAAAAAAAAAAAAACYAgAAZHJzL2Rv&#10;d25yZXYueG1sUEsFBgAAAAAEAAQA9QAAAIgDAAAAAA==&#10;" filled="f" stroked="f">
                    <v:textbox>
                      <w:txbxContent>
                        <w:p w14:paraId="285EB37B" w14:textId="77777777" w:rsidR="002C1A41" w:rsidRDefault="002C1A41" w:rsidP="008C3905">
                          <w:pPr>
                            <w:pStyle w:val="NormalWeb"/>
                            <w:spacing w:after="0"/>
                          </w:pPr>
                          <w:r>
                            <w:rPr>
                              <w:rFonts w:asciiTheme="minorHAnsi" w:hAnsi="Calibri" w:cstheme="minorBidi"/>
                              <w:b/>
                              <w:bCs/>
                              <w:color w:val="000000" w:themeColor="text1"/>
                              <w:kern w:val="24"/>
                              <w:sz w:val="32"/>
                              <w:szCs w:val="32"/>
                            </w:rPr>
                            <w:t>Provider</w:t>
                          </w:r>
                        </w:p>
                      </w:txbxContent>
                    </v:textbox>
                  </v:shape>
                  <v:shape id="TextBox 89" o:spid="_x0000_s1076" type="#_x0000_t202" style="position:absolute;left:67531;top:48784;width:853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j8QA&#10;AADcAAAADwAAAGRycy9kb3ducmV2LnhtbESPSWvDMBSE74X8B/EKuTVSlyx1rYTSUsgpJSvk9rCe&#10;F2I9GUuJ3X8fBQI9DjPzDZMueluLC7W+cqzheaRAEGfOVFxo2G1/nmYgfEA2WDsmDX/kYTEfPKSY&#10;GNfxmi6bUIgIYZ+ghjKEJpHSZyVZ9CPXEEcvd63FEGVbSNNiF+G2li9KTaTFiuNCiQ19lZSdNmer&#10;Yb/Kj4c39Vt823HTuV5Jtu9S6+Fj//kBIlAf/sP39tJomExf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P4/EAAAA3AAAAA8AAAAAAAAAAAAAAAAAmAIAAGRycy9k&#10;b3ducmV2LnhtbFBLBQYAAAAABAAEAPUAAACJAwAAAAA=&#10;" filled="f" stroked="f">
                    <v:textbox>
                      <w:txbxContent>
                        <w:p w14:paraId="541843AF" w14:textId="77777777" w:rsidR="002C1A41" w:rsidRDefault="002C1A41" w:rsidP="008C3905">
                          <w:pPr>
                            <w:pStyle w:val="NormalWeb"/>
                            <w:spacing w:after="0"/>
                          </w:pPr>
                          <w:r>
                            <w:rPr>
                              <w:rFonts w:asciiTheme="minorHAnsi" w:hAnsi="Calibri" w:cstheme="minorBidi"/>
                              <w:b/>
                              <w:bCs/>
                              <w:color w:val="000000" w:themeColor="text1"/>
                              <w:kern w:val="24"/>
                              <w:sz w:val="32"/>
                              <w:szCs w:val="32"/>
                            </w:rPr>
                            <w:t>End user</w:t>
                          </w:r>
                        </w:p>
                      </w:txbxContent>
                    </v:textbox>
                  </v:shape>
                  <v:shape id="TextBox 90" o:spid="_x0000_s1077" type="#_x0000_t202" style="position:absolute;left:40453;top:48803;width:1201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n+8UA&#10;AADcAAAADwAAAGRycy9kb3ducmV2LnhtbESPzWrDMBCE74G8g9hAb43UkL+6lkNIKPSUErcp9LZY&#10;G9vUWhlLjZ23jwqFHIeZ+YZJN4NtxIU6XzvW8DRVIIgLZ2ouNXx+vD6uQfiAbLBxTBqu5GGTjUcp&#10;Jsb1fKRLHkoRIewT1FCF0CZS+qIii37qWuLonV1nMUTZldJ02Ee4beRMqaW0WHNcqLClXUXFT/5r&#10;NZwO5++vuXov93bR9m5Qku2z1PphMmxfQAQawj38334zGpar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6f7xQAAANwAAAAPAAAAAAAAAAAAAAAAAJgCAABkcnMv&#10;ZG93bnJldi54bWxQSwUGAAAAAAQABAD1AAAAigMAAAAA&#10;" filled="f" stroked="f">
                    <v:textbox>
                      <w:txbxContent>
                        <w:p w14:paraId="41E96DC9" w14:textId="77777777" w:rsidR="002C1A41" w:rsidRDefault="002C1A41" w:rsidP="008C3905">
                          <w:pPr>
                            <w:pStyle w:val="NormalWeb"/>
                            <w:spacing w:after="0"/>
                          </w:pPr>
                          <w:r>
                            <w:rPr>
                              <w:rFonts w:asciiTheme="minorHAnsi" w:hAnsi="Calibri" w:cstheme="minorBidi"/>
                              <w:b/>
                              <w:bCs/>
                              <w:color w:val="000000" w:themeColor="text1"/>
                              <w:kern w:val="24"/>
                              <w:sz w:val="32"/>
                              <w:szCs w:val="32"/>
                            </w:rPr>
                            <w:t>Intermediary</w:t>
                          </w:r>
                        </w:p>
                      </w:txbxContent>
                    </v:textbox>
                  </v:shape>
                </v:group>
                <v:group id="Group 675" o:spid="_x0000_s1078" style="position:absolute;top:13680;width:86409;height:11522" coordorigin=",13680" coordsize="86409,11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shapetype id="_x0000_t32" coordsize="21600,21600" o:spt="32" o:oned="t" path="m,l21600,21600e" filled="f">
                    <v:path arrowok="t" fillok="f" o:connecttype="none"/>
                    <o:lock v:ext="edit" shapetype="t"/>
                  </v:shapetype>
                  <v:shape id="Straight Arrow Connector 676" o:spid="_x0000_s1079" type="#_x0000_t32" style="position:absolute;left:18002;top:19442;width:6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3aScUAAADcAAAADwAAAGRycy9kb3ducmV2LnhtbESPT2vCQBTE74LfYXlCb2bTgGmJriJK&#10;QEp7qG0Fb4/sMwnNvg3ZzZ9++26h4HGYmd8wm91kGjFQ52rLCh6jGARxYXXNpYLPj3z5DMJ5ZI2N&#10;ZVLwQw522/lsg5m2I7/TcPalCBB2GSqovG8zKV1RkUEX2ZY4eDfbGfRBdqXUHY4BbhqZxHEqDdYc&#10;Fips6VBR8X3ujYLX40km/eottvuery8r7C/5Fyn1sJj2axCeJn8P/7dPWkH6lMLfmXA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3aScUAAADcAAAADwAAAAAAAAAA&#10;AAAAAAChAgAAZHJzL2Rvd25yZXYueG1sUEsFBgAAAAAEAAQA+QAAAJMDAAAAAA==&#10;" strokecolor="#404040 [2429]">
                    <v:stroke endarrow="open"/>
                  </v:shape>
                  <v:shape id="TextBox 164" o:spid="_x0000_s1080" type="#_x0000_t202" style="position:absolute;left:25202;top:17281;width:8641;height:2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jMUA&#10;AADcAAAADwAAAGRycy9kb3ducmV2LnhtbESPT2vCQBTE7wW/w/KE3uquUv80ZiPSUvDUYloL3h7Z&#10;ZxLMvg3ZrYnf3i0UPA4z8xsm3Qy2ERfqfO1Yw3SiQBAXztRcavj+en9agfAB2WDjmDRcycMmGz2k&#10;mBjX854ueShFhLBPUEMVQptI6YuKLPqJa4mjd3KdxRBlV0rTYR/htpEzpRbSYs1xocKWXisqzvmv&#10;1XD4OB1/ntVn+Wbnbe8GJdm+SK0fx8N2DSLQEO7h//bOaFgsl/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mMxQAAANwAAAAPAAAAAAAAAAAAAAAAAJgCAABkcnMv&#10;ZG93bnJldi54bWxQSwUGAAAAAAQABAD1AAAAigMAAAAA&#10;" filled="f" stroked="f">
                    <v:textbox>
                      <w:txbxContent>
                        <w:p w14:paraId="3325905C" w14:textId="77777777" w:rsidR="002C1A41" w:rsidRDefault="002C1A41" w:rsidP="008C3905">
                          <w:pPr>
                            <w:pStyle w:val="NormalWeb"/>
                            <w:spacing w:after="0"/>
                          </w:pPr>
                          <w:r>
                            <w:rPr>
                              <w:rFonts w:asciiTheme="minorHAnsi" w:hAnsi="Calibri" w:cstheme="minorBidi"/>
                              <w:color w:val="000000" w:themeColor="text1"/>
                              <w:kern w:val="24"/>
                              <w:sz w:val="16"/>
                              <w:szCs w:val="16"/>
                            </w:rPr>
                            <w:t>* Make</w:t>
                          </w:r>
                          <w:r>
                            <w:rPr>
                              <w:rFonts w:asciiTheme="minorHAnsi" w:hAnsi="Calibri" w:cstheme="minorBidi"/>
                              <w:b/>
                              <w:bCs/>
                              <w:color w:val="000000" w:themeColor="text1"/>
                              <w:kern w:val="24"/>
                              <w:sz w:val="14"/>
                              <w:szCs w:val="14"/>
                            </w:rPr>
                            <w:t xml:space="preserve"> product</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78" o:spid="_x0000_s1081" type="#_x0000_t22" style="position:absolute;left:12241;top:16561;width:576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1w8MA&#10;AADcAAAADwAAAGRycy9kb3ducmV2LnhtbERPy2rCQBTdF/oPwy10Vye1kpToKKVW6E4TxfVt5pqE&#10;Zu6EzDSPfr2zEFweznu1GU0jeupcbVnB6ywCQVxYXXOp4HTcvbyDcB5ZY2OZFEzkYLN+fFhhqu3A&#10;GfW5L0UIYZeigsr7NpXSFRUZdDPbEgfuYjuDPsCulLrDIYSbRs6jKJYGaw4NFbb0WVHxm/8ZBT9v&#10;yXAYjtlC9+fz12Kv/6fdtFXq+Wn8WILwNPq7+Ob+1griJKwNZ8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1w8MAAADcAAAADwAAAAAAAAAAAAAAAACYAgAAZHJzL2Rv&#10;d25yZXYueG1sUEsFBgAAAAAEAAQA9QAAAIgDAAAAAA==&#10;" fillcolor="#00181e [1637]" stroked="f">
                    <v:fill color2="#002d38 [3013]" rotate="t" angle="180" colors="0 #002530;52429f #003542;1 #003644" focus="100%" type="gradient">
                      <o:fill v:ext="view" type="gradientUnscaled"/>
                    </v:fill>
                    <v:shadow on="t" color="black" opacity="22937f" origin=",.5" offset="0,.63889mm"/>
                    <v:textbox>
                      <w:txbxContent>
                        <w:p w14:paraId="431FF92E" w14:textId="77777777" w:rsidR="002C1A41" w:rsidRDefault="002C1A41" w:rsidP="008C3905">
                          <w:pPr>
                            <w:pStyle w:val="NormalWeb"/>
                            <w:spacing w:after="0"/>
                            <w:jc w:val="center"/>
                          </w:pPr>
                          <w:r>
                            <w:rPr>
                              <w:rFonts w:asciiTheme="minorHAnsi" w:hAnsi="Calibri" w:cstheme="minorBidi"/>
                              <w:b/>
                              <w:bCs/>
                              <w:color w:val="FBFEFF" w:themeColor="light1"/>
                              <w:kern w:val="24"/>
                              <w:sz w:val="20"/>
                              <w:szCs w:val="20"/>
                            </w:rPr>
                            <w:t>Data source</w:t>
                          </w:r>
                        </w:p>
                      </w:txbxContent>
                    </v:textbox>
                  </v:shape>
                  <v:rect id="Rectangle 679" o:spid="_x0000_s1082" style="position:absolute;left:66247;top:13681;width:9361;height:11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Bj8UA&#10;AADcAAAADwAAAGRycy9kb3ducmV2LnhtbESPT2sCMRTE7wW/Q3iCt5rVg223RimKUnqwuP1zfmxe&#10;N0uTlyWJ69pPbwqFHoeZ+Q2zXA/Oip5CbD0rmE0LEMS11y03Ct7fdrf3IGJC1mg9k4ILRVivRjdL&#10;LLU/85H6KjUiQziWqMCk1JVSxtqQwzj1HXH2vnxwmLIMjdQBzxnurJwXxUI6bDkvGOxoY6j+rk5O&#10;watxw+HzJ1bh8rIt/MfRyn5vlZqMh6dHEImG9B/+az9rBYu7B/g9k4+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QGPxQAAANwAAAAPAAAAAAAAAAAAAAAAAJgCAABkcnMv&#10;ZG93bnJldi54bWxQSwUGAAAAAAQABAD1AAAAigMAAAAA&#10;" fillcolor="#7030a0" stroked="f">
                    <v:shadow on="t" color="black" opacity="22937f" origin=",.5" offset="0,.63889mm"/>
                    <v:textbox>
                      <w:txbxContent>
                        <w:p w14:paraId="49E15AAD" w14:textId="77777777" w:rsidR="002C1A41" w:rsidRDefault="002C1A41"/>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80" o:spid="_x0000_s1083" type="#_x0000_t114" style="position:absolute;left:26642;top:20162;width:6481;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rVMEA&#10;AADcAAAADwAAAGRycy9kb3ducmV2LnhtbERPTWvCQBC9F/oflin0VjfpQSS6iggFwR5qUu9DdswG&#10;s7NpdjXRX985FHp8vO/VZvKdutEQ28AG8lkGirgOtuXGwHf18bYAFROyxS4wGbhThM36+WmFhQ0j&#10;H+lWpkZJCMcCDbiU+kLrWDvyGGehJxbuHAaPSeDQaDvgKOG+0+9ZNtceW5YGhz3tHNWX8uqld390&#10;eH987vJHWdlq/Dkd3FduzOvLtF2CSjSlf/Gfe28NzBcyX87IEd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za1TBAAAA3AAAAA8AAAAAAAAAAAAAAAAAmAIAAGRycy9kb3du&#10;cmV2LnhtbFBLBQYAAAAABAAEAPUAAACGAwAAAAA=&#10;" fillcolor="#7030a0" stroked="f" strokeweight="2pt">
                    <v:textbox inset="0,0,0,0">
                      <w:txbxContent>
                        <w:p w14:paraId="3CA738CC"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private</w:t>
                          </w:r>
                        </w:p>
                        <w:p w14:paraId="763AB0D7"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v:textbox>
                  </v:shape>
                  <v:line id="Straight Connector 681" o:spid="_x0000_s1084" style="position:absolute;flip:x y;visibility:visible;mso-wrap-style:square" from="23402,20522" to="26642,21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3HJ74AAADcAAAADwAAAGRycy9kb3ducmV2LnhtbESPwQrCMBBE74L/EFbwZlM9iFSjiCD0&#10;pKj9gKVZm2KzKU209e+NIHgcZuYNs9kNthEv6nztWME8SUEQl07XXCkobsfZCoQPyBobx6TgTR52&#10;2/Fog5l2PV/odQ2ViBD2GSowIbSZlL40ZNEnriWO3t11FkOUXSV1h32E20Yu0nQpLdYcFwy2dDBU&#10;Pq5Pq+Ce+54oP7wXhXv0RXU6mwHPSk0nw34NItAQ/uFfO9cKlqs5fM/EIyC3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3ccnvgAAANwAAAAPAAAAAAAAAAAAAAAAAKEC&#10;AABkcnMvZG93bnJldi54bWxQSwUGAAAAAAQABAD5AAAAjAMAAAAA&#10;" strokecolor="#7030a0" strokeweight=".25pt">
                    <v:stroke dashstyle="dash"/>
                  </v:line>
                  <v:shape id="Straight Arrow Connector 682" o:spid="_x0000_s1085" type="#_x0000_t32" style="position:absolute;left:25922;top:19436;width:37944;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n9DMQAAADcAAAADwAAAGRycy9kb3ducmV2LnhtbESPQWsCMRSE7wX/Q3hCbzXrUkRWo4gg&#10;VErBqqDHx+a5G928LEmq6783BcHjMDPfMNN5ZxtxJR+MYwXDQQaCuHTacKVgv1t9jEGEiKyxcUwK&#10;7hRgPuu9TbHQ7sa/dN3GSiQIhwIV1DG2hZShrMliGLiWOHkn5y3GJH0ltcdbgttG5lk2khYNp4Ua&#10;W1rWVF62f1bB8sdsmjUd28M6z/3ZnBfZ5/dGqfd+t5iAiNTFV/jZ/tIKRuMc/s+k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f0MxAAAANwAAAAPAAAAAAAAAAAA&#10;AAAAAKECAABkcnMvZG93bnJldi54bWxQSwUGAAAAAAQABAD5AAAAkgMAAAAA&#10;" strokecolor="#7030a0">
                    <v:stroke endarrow="open"/>
                  </v:shape>
                  <v:rect id="Rectangle 683" o:spid="_x0000_s1086" style="position:absolute;top:13680;width:1052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nLWsUA&#10;AADcAAAADwAAAGRycy9kb3ducmV2LnhtbESPQWvCQBSE7wX/w/IEL8VstCCSZpUiiEEK0lg9P7Kv&#10;SWj2bcyuSfz33UKhx2FmvmHS7Wga0VPnassKFlEMgriwuuZSwed5P1+DcB5ZY2OZFDzIwXYzeUox&#10;0XbgD+pzX4oAYZeggsr7NpHSFRUZdJFtiYP3ZTuDPsiulLrDIcBNI5dxvJIGaw4LFba0q6j4zu9G&#10;wVCc+uv5/SBPz9fM8i277fLLUanZdHx7BeFp9P/hv3amFazWL/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ctaxQAAANwAAAAPAAAAAAAAAAAAAAAAAJgCAABkcnMv&#10;ZG93bnJldi54bWxQSwUGAAAAAAQABAD1AAAAigMAAAAA&#10;" filled="f" stroked="f">
                    <v:textbox>
                      <w:txbxContent>
                        <w:p w14:paraId="449F13ED" w14:textId="77777777" w:rsidR="002C1A41" w:rsidRDefault="002C1A41" w:rsidP="008C3905">
                          <w:pPr>
                            <w:pStyle w:val="NormalWeb"/>
                            <w:spacing w:after="0"/>
                          </w:pPr>
                          <w:r>
                            <w:rPr>
                              <w:rFonts w:asciiTheme="minorHAnsi" w:hAnsi="Calibri" w:cstheme="minorBidi"/>
                              <w:b/>
                              <w:bCs/>
                              <w:color w:val="000000" w:themeColor="text1"/>
                              <w:kern w:val="24"/>
                            </w:rPr>
                            <w:t>2- Centralised</w:t>
                          </w:r>
                        </w:p>
                      </w:txbxContent>
                    </v:textbox>
                  </v:rect>
                  <v:line id="Straight Connector 684" o:spid="_x0000_s1087" style="position:absolute;visibility:visible;mso-wrap-style:square" from="0,24482" to="86409,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S858YAAADcAAAADwAAAGRycy9kb3ducmV2LnhtbESPT2sCMRTE70K/Q3gFb5rtomK3RilK&#10;xUtpa4vg7ZG87h83L9sk6vbbN4VCj8PM/IZZrHrbigv5UDtWcDfOQBBrZ2ouFXy8P43mIEJENtg6&#10;JgXfFGC1vBkssDDuym902cdSJAiHAhVUMXaFlEFXZDGMXUecvE/nLcYkfSmNx2uC21bmWTaTFmtO&#10;CxV2tK5In/Znq+CU6+Z1i9vNvW5enpv8a3o4+qlSw9v+8QFEpD7+h//aO6NgNp/A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UvOfGAAAA3AAAAA8AAAAAAAAA&#10;AAAAAAAAoQIAAGRycy9kb3ducmV2LnhtbFBLBQYAAAAABAAEAPkAAACUAwAAAAA=&#10;" strokecolor="#48d1ff [2092]" strokeweight=".25pt">
                    <v:stroke dashstyle="dash"/>
                  </v:line>
                  <v:roundrect id="Rounded Rectangle 685" o:spid="_x0000_s1088" style="position:absolute;left:20882;top:18362;width:5040;height:21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lwCMMA&#10;AADcAAAADwAAAGRycy9kb3ducmV2LnhtbESPUWvCMBSF34X9h3AHvshMdVhKZxQRBfdotx9waW7a&#10;YnNTkqjVX78MBns8nHO+w1lvR9uLG/nQOVawmGcgiGunO24UfH8d3woQISJr7B2TggcF2G5eJmss&#10;tbvzmW5VbESCcChRQRvjUEoZ6pYshrkbiJNnnLcYk/SN1B7vCW57ucyyXFrsOC20ONC+pfpSXa0C&#10;f6j705Xen58eY36ZGWMOlVFq+jruPkBEGuN/+K990gryYgW/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lwCMMAAADcAAAADwAAAAAAAAAAAAAAAACYAgAAZHJzL2Rv&#10;d25yZXYueG1sUEsFBgAAAAAEAAQA9QAAAIgDAAAAAA==&#10;" fillcolor="#00a9ce [3204]" strokecolor="#005366 [1604]" strokeweight="1.25pt">
                    <v:textbox inset="0,0,0,0">
                      <w:txbxContent>
                        <w:p w14:paraId="25CC53A0"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Process*</w:t>
                          </w:r>
                        </w:p>
                      </w:txbxContent>
                    </v:textbox>
                  </v:roundrect>
                </v:group>
                <v:group id="Group 686" o:spid="_x0000_s1089" style="position:absolute;width:86409;height:13681" coordsize="86409,1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line id="Straight Connector 687" o:spid="_x0000_s1090" style="position:absolute;flip:y;visibility:visible;mso-wrap-style:square" from="0,13594" to="86409,13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f3GMYAAADcAAAADwAAAGRycy9kb3ducmV2LnhtbESPQWvCQBSE7wX/w/KEXopu0oOR6CoS&#10;EIQgWFv0+sg+k2j2bciuJvbXdwuFHoeZ+YZZrgfTiAd1rrasIJ5GIIgLq2suFXx9bidzEM4ja2ws&#10;k4InOVivRi9LTLXt+YMeR1+KAGGXooLK+zaV0hUVGXRT2xIH72I7gz7IrpS6wz7ATSPfo2gmDdYc&#10;FipsKauouB3vRsF+99afD1l8iPOT+86TS57dr4lSr+NhswDhafD/4b/2TiuYzRP4PROO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39xjGAAAA3AAAAA8AAAAAAAAA&#10;AAAAAAAAoQIAAGRycy9kb3ducmV2LnhtbFBLBQYAAAAABAAEAPkAAACUAwAAAAA=&#10;" strokecolor="#48d1ff [2092]" strokeweight=".25pt">
                    <v:stroke dashstyle="dash"/>
                  </v:line>
                  <v:shape id="Can 688" o:spid="_x0000_s1091" type="#_x0000_t22" style="position:absolute;left:66568;top:2160;width:5258;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pdcQA&#10;AADcAAAADwAAAGRycy9kb3ducmV2LnhtbERPTWvCQBC9C/0PyxR60001iERXaROkLQRBW/A6zU6T&#10;0OxszG6T9N+7B8Hj431vdqNpRE+dqy0reJ5FIIgLq2suFXx97qcrEM4ja2wsk4J/crDbPkw2mGg7&#10;8JH6ky9FCGGXoILK+zaR0hUVGXQz2xIH7sd2Bn2AXSl1h0MIN42cR9FSGqw5NFTYUlpR8Xv6Mwqy&#10;70uevR72aU6LIZZ5/Hb+OC6UenocX9YgPI3+Lr6537WC5SqsDWfCEZ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KXXEAAAA3AAAAA8AAAAAAAAAAAAAAAAAmAIAAGRycy9k&#10;b3ducmV2LnhtbFBLBQYAAAAABAAEAPUAAACJAwAAAAA=&#10;" adj="4819" fillcolor="#00181e [1637]" stroked="f">
                    <v:fill color2="#002d38 [3013]" rotate="t" angle="180" colors="0 #002530;52429f #003542;1 #003644" focus="100%" type="gradient">
                      <o:fill v:ext="view" type="gradientUnscaled"/>
                    </v:fill>
                    <v:shadow on="t" color="black" opacity="22937f" origin=",.5" offset="0,.63889mm"/>
                  </v:shape>
                  <v:shape id="Straight Arrow Connector 689" o:spid="_x0000_s1092" type="#_x0000_t32" style="position:absolute;left:71826;top:5040;width:3782;height: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vfcQAAADcAAAADwAAAGRycy9kb3ducmV2LnhtbESPQWsCMRSE7wX/Q3iCt5rtImJXo4gg&#10;KCJYW9DjY/Pcjd28LEnU9d83hUKPw8x8w8wWnW3EnXwwjhW8DTMQxKXThisFX5/r1wmIEJE1No5J&#10;wZMCLOa9lxkW2j34g+7HWIkE4VCggjrGtpAylDVZDEPXEifv4rzFmKSvpPb4SHDbyDzLxtKi4bRQ&#10;Y0urmsrv480qWO3NodnSuT1t89xfzXWZjXYHpQb9bjkFEamL/+G/9kYrGE/e4fdMOg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rW99xAAAANwAAAAPAAAAAAAAAAAA&#10;AAAAAKECAABkcnMvZG93bnJldi54bWxQSwUGAAAAAAQABAD5AAAAkgMAAAAA&#10;" strokecolor="#7030a0">
                    <v:stroke endarrow="open"/>
                  </v:shape>
                  <v:rect id="Rectangle 690" o:spid="_x0000_s1093" style="position:absolute;left:76426;width:8543;height:9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tO6MEA&#10;AADcAAAADwAAAGRycy9kb3ducmV2LnhtbERPTWsCMRC9C/0PYQq9adYeRLdGKZaW0oPF1XoeNuNm&#10;aTJZknRd/fXmUPD4eN/L9eCs6CnE1rOC6aQAQVx73XKj4LB/H89BxISs0XomBReKsF49jJZYan/m&#10;HfVVakQO4ViiApNSV0oZa0MO48R3xJk7+eAwZRgaqQOec7iz8rkoZtJhy7nBYEcbQ/Vv9ecUfBs3&#10;bI/XWIXL11vhf3ZW9h9WqafH4fUFRKIh3cX/7k+tYLbI8/OZfAT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rTujBAAAA3AAAAA8AAAAAAAAAAAAAAAAAmAIAAGRycy9kb3du&#10;cmV2LnhtbFBLBQYAAAAABAAEAPUAAACGAwAAAAA=&#10;" fillcolor="#7030a0" stroked="f">
                    <v:shadow on="t" color="black" opacity="22937f" origin=",.5" offset="0,.63889mm"/>
                    <v:textbox>
                      <w:txbxContent>
                        <w:p w14:paraId="246BA9FF" w14:textId="77777777" w:rsidR="002C1A41" w:rsidRDefault="002C1A41"/>
                      </w:txbxContent>
                    </v:textbox>
                  </v:rect>
                  <v:shape id="Flowchart: Document 691" o:spid="_x0000_s1094" type="#_x0000_t114" style="position:absolute;left:72719;top:7200;width:7925;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YEsMA&#10;AADcAAAADwAAAGRycy9kb3ducmV2LnhtbESPzWrCQBSF94LvMFyhOzNJF1JTRylCQdBFTXR/ydxm&#10;QjN30szURJ++IwguD+fn46w2o23FhXrfOFaQJSkI4srphmsFp/Jz/gbCB2SNrWNScCUPm/V0ssJc&#10;u4GPdClCLeII+xwVmBC6XEpfGbLoE9cRR+/b9RZDlH0tdY9DHLetfE3ThbTYcCQY7GhrqPop/mzk&#10;7o4Gr7fDNrsVpS6H3/PefGVKvczGj3cQgcbwDD/aO61gsczgfi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ZYEsMAAADcAAAADwAAAAAAAAAAAAAAAACYAgAAZHJzL2Rv&#10;d25yZXYueG1sUEsFBgAAAAAEAAQA9QAAAIgDAAAAAA==&#10;" fillcolor="#7030a0" stroked="f" strokeweight="2pt">
                    <v:textbox inset="0,0,0,0">
                      <w:txbxContent>
                        <w:p w14:paraId="2AB0E383"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private</w:t>
                          </w:r>
                        </w:p>
                        <w:p w14:paraId="5F14EFE1"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v:textbox>
                  </v:shape>
                  <v:line id="Straight Connector 692" o:spid="_x0000_s1095" style="position:absolute;flip:x y;visibility:visible;mso-wrap-style:square" from="69119,5040" to="72719,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PjcIAAADcAAAADwAAAGRycy9kb3ducmV2LnhtbESPwWrDMBBE74X+g9hCb40cH0zrWAkh&#10;EPApJqk/YLHWlom1MpYSO38fFQo5DjPzhil2ix3EnSbfO1awXiUgiBune+4U1L/Hr28QPiBrHByT&#10;ggd52G3f3wrMtZv5TPdL6ESEsM9RgQlhzKX0jSGLfuVG4ui1brIYopw6qSecI9wOMk2STFrsOS4Y&#10;HOlgqLleblZBW/qZqDw80tpd57o7VWbBSqnPj2W/ARFoCa/wf7vUCrKfFP7OxCMgt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bPjcIAAADcAAAADwAAAAAAAAAAAAAA&#10;AAChAgAAZHJzL2Rvd25yZXYueG1sUEsFBgAAAAAEAAQA+QAAAJADAAAAAA==&#10;" strokecolor="#7030a0" strokeweight=".25pt">
                    <v:stroke dashstyle="dash"/>
                  </v:line>
                  <v:roundrect id="Rounded Rectangle 693" o:spid="_x0000_s1096" style="position:absolute;left:64087;top:4320;width:5040;height:21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bOsMA&#10;AADcAAAADwAAAGRycy9kb3ducmV2LnhtbESPUWvCMBSF34X9h3AHe5E1VaFsnVFEFPRx1R9waW7a&#10;YnNTkqh1v34ZCHs8nHO+w1muR9uLG/nQOVYwy3IQxLXTHTcKzqf9+weIEJE19o5JwYMCrFcvkyWW&#10;2t35m25VbESCcChRQRvjUEoZ6pYshswNxMkzzluMSfpGao/3BLe9nOd5IS12nBZaHGjbUn2prlaB&#10;39X94UqLn6PHWFymxphdZZR6ex03XyAijfE//GwftILicwF/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XbOsMAAADcAAAADwAAAAAAAAAAAAAAAACYAgAAZHJzL2Rv&#10;d25yZXYueG1sUEsFBgAAAAAEAAQA9QAAAIgDAAAAAA==&#10;" fillcolor="#00a9ce [3204]" strokecolor="#005366 [1604]" strokeweight="1.25pt">
                    <v:textbox inset="0,0,0,0">
                      <w:txbxContent>
                        <w:p w14:paraId="41437C08"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 xml:space="preserve">Process* </w:t>
                          </w:r>
                        </w:p>
                      </w:txbxContent>
                    </v:textbox>
                  </v:roundrect>
                  <v:shape id="Straight Arrow Connector 694" o:spid="_x0000_s1097" type="#_x0000_t32" style="position:absolute;left:13681;top:5040;width:50406;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PVksMAAADcAAAADwAAAGRycy9kb3ducmV2LnhtbESPQYvCMBSE74L/ITzBm6YrUrRrFBFE&#10;8aJVDx4fzdu2bPNSmmjbf28WFjwOM/MNs9p0phIvalxpWcHXNAJBnFldcq7gfttPFiCcR9ZYWSYF&#10;PTnYrIeDFSbatpzS6+pzESDsElRQeF8nUrqsIINuamvi4P3YxqAPssmlbrANcFPJWRTF0mDJYaHA&#10;mnYFZb/Xp1FwaLvz4bR9LLG/yAWaPo2P51Sp8ajbfoPw1PlP+L991Ari5Rz+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1ZLDAAAA3AAAAA8AAAAAAAAAAAAA&#10;AAAAoQIAAGRycy9kb3ducmV2LnhtbFBLBQYAAAAABAAEAPkAAACRAwAAAAA=&#10;" strokecolor="#16197f [2409]">
                    <v:stroke endarrow="open"/>
                  </v:shape>
                  <v:shape id="Straight Arrow Connector 695" o:spid="_x0000_s1098" type="#_x0000_t32" style="position:absolute;left:17281;top:5400;width:46806;height: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5RtMcAAADcAAAADwAAAGRycy9kb3ducmV2LnhtbESPT2sCMRTE70K/Q3iFXkSzFSt2a5Qi&#10;FbT24p+Dx8fmdbPdzcu6ibr205uC0OMwM79hJrPWVuJMjS8cK3juJyCIM6cLzhXsd4veGIQPyBor&#10;x6TgSh5m04fOBFPtLryh8zbkIkLYp6jAhFCnUvrMkEXfdzVx9L5dYzFE2eRSN3iJcFvJQZKMpMWC&#10;44LBmuaGsnJ7sgpwbdCUX4djeRh0Vx+r8W/9OfxR6umxfX8DEagN/+F7e6kVjF5f4O9MP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lG0xwAAANwAAAAPAAAAAAAA&#10;AAAAAAAAAKECAABkcnMvZG93bnJldi54bWxQSwUGAAAAAAQABAD5AAAAlQMAAAAA&#10;" strokecolor="#71b41e [3046]">
                    <v:stroke endarrow="open"/>
                  </v:shape>
                  <v:shape id="Straight Arrow Connector 696" o:spid="_x0000_s1099" type="#_x0000_t32" style="position:absolute;left:15121;top:5400;width:48966;height:3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B8sUAAADcAAAADwAAAGRycy9kb3ducmV2LnhtbESPX2vCMBTF3wd+h3AHe5vphpbZGUU2&#10;BhuCUhXEt2tz1xabm5Jktn57Iwh7PJw/P8503ptGnMn52rKCl2ECgriwuuZSwW779fwGwgdkjY1l&#10;UnAhD/PZ4GGKmbYd53TehFLEEfYZKqhCaDMpfVGRQT+0LXH0fq0zGKJ0pdQOuzhuGvmaJKk0WHMk&#10;VNjSR0XFafNnIuRzlI+X++VxRPli3R1/DqvgDko9PfaLdxCB+vAfvre/tYJ0ksLtTD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aB8sUAAADcAAAADwAAAAAAAAAA&#10;AAAAAAChAgAAZHJzL2Rvd25yZXYueG1sUEsFBgAAAAAEAAQA+QAAAJMDAAAAAA==&#10;" strokecolor="#00a0c3 [3044]">
                    <v:stroke endarrow="open"/>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97" o:spid="_x0000_s1100" type="#_x0000_t132" style="position:absolute;left:12241;top:720;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wmX8QA&#10;AADcAAAADwAAAGRycy9kb3ducmV2LnhtbESPQYvCMBSE7wv+h/CEva2pHlytRhFBVtCDqx48PpNn&#10;W2xeShPb+u/NgrDHYWa+YebLzpaiodoXjhUMBwkIYu1MwZmC82nzNQHhA7LB0jEpeJKH5aL3McfU&#10;uJZ/qTmGTEQI+xQV5CFUqZRe52TRD1xFHL2bqy2GKOtMmhrbCLelHCXJWFosOC7kWNE6J30/PqyC&#10;3egZ9j/b62lv13I1aQ76cWm1Up/9bjUDEagL/+F3e2sUjKff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MJl/EAAAA3AAAAA8AAAAAAAAAAAAAAAAAmAIAAGRycy9k&#10;b3ducmV2LnhtbFBLBQYAAAAABAAEAPUAAACJAwAAAAA=&#10;" fillcolor="#9faee5 [3208]" strokecolor="#294097 [1608]" strokeweight="1pt"/>
                  <v:shape id="Flowchart: Magnetic Disk 698" o:spid="_x0000_s1101" type="#_x0000_t132" style="position:absolute;left:14401;top:3600;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NR28MA&#10;AADcAAAADwAAAGRycy9kb3ducmV2LnhtbERPy07CQBTdm/APk0viTqYQgliYNjws0ZUB0fWlc2kb&#10;OneazlAqX+8sTFyenPcy7U0tOmpdZVnBeBSBIM6trrhQcPzMnuYgnEfWWFsmBT/kIE0GD0uMtb3x&#10;nrqDL0QIYRejgtL7JpbS5SUZdCPbEAfubFuDPsC2kLrFWwg3tZxE0UwarDg0lNjQpqT8crgaBfwh&#10;j1/T5/fv1/5+z3anidxm606px2G/WoDw1Pt/8Z/7TSuYvYS14Uw4Aj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NR28MAAADcAAAADwAAAAAAAAAAAAAAAACYAgAAZHJzL2Rv&#10;d25yZXYueG1sUEsFBgAAAAAEAAQA9QAAAIgDAAAAAA==&#10;" fillcolor="#78be20 [3206]" strokecolor="#3b5e10 [1606]" strokeweight="1pt"/>
                  <v:shape id="Flowchart: Magnetic Disk 699" o:spid="_x0000_s1102" type="#_x0000_t132" style="position:absolute;left:10801;top:2880;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Pe8YA&#10;AADcAAAADwAAAGRycy9kb3ducmV2LnhtbESPT2uDQBTE74F8h+UVeotr/yDVugkhUPCQQ0w8eHy4&#10;ryp13xp3m9h8+myh0OMwM79h8s1sBnGhyfWWFTxFMQjixuqeWwXV6WP1BsJ5ZI2DZVLwQw426+Ui&#10;x0zbK5d0OfpWBAi7DBV03o+ZlK7pyKCL7EgcvE87GfRBTq3UE14D3AzyOY4TabDnsNDhSLuOmq/j&#10;t1FQn9uyf6mGopgPta9ue5tK+6rU48O8fQfhafb/4b92oRUkaQq/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Pe8YAAADcAAAADwAAAAAAAAAAAAAAAACYAgAAZHJz&#10;L2Rvd25yZXYueG1sUEsFBgAAAAAEAAQA9QAAAIsDAAAAAA==&#10;" fillcolor="#1e22aa [3209]" strokecolor="#0f1054 [1609]" strokeweight="1pt"/>
                  <v:shape id="Flowchart: Magnetic Disk 700" o:spid="_x0000_s1103" type="#_x0000_t132" style="position:absolute;left:12241;top:6480;width:2880;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EcMA&#10;AADcAAAADwAAAGRycy9kb3ducmV2LnhtbERP3WrCMBS+H+wdwhl4MzSdjE06UxFhIBU21voAh+bY&#10;nzUnJYltfXtzMdjlx/e/3c2mFyM531pW8LJKQBBXVrdcKziXn8sNCB+QNfaWScGNPOyyx4ctptpO&#10;/ENjEWoRQ9inqKAJYUil9FVDBv3KDsSRu1hnMEToaqkdTjHc9HKdJG/SYMuxocGBDg1Vv8XVKCiP&#10;Rf7tzq/Pp/UlH7+uXTeaoVRq8TTvP0AEmsO/+M991Arekzg/nolH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EcMAAADcAAAADwAAAAAAAAAAAAAAAACYAgAAZHJzL2Rv&#10;d25yZXYueG1sUEsFBgAAAAAEAAQA9QAAAIgDAAAAAA==&#10;" fillcolor="#00a9ce [3204]" strokecolor="#005366 [1604]" strokeweight="1pt"/>
                  <v:rect id="Rectangle 701" o:spid="_x0000_s1104" style="position:absolute;left:63367;top:10081;width:22322;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8ccUA&#10;AADcAAAADwAAAGRycy9kb3ducmV2LnhtbESPQWvCQBSE74X+h+UVeim60YOWmI0UoTQUQYzV8yP7&#10;TEKzb2N2TeK/dwsFj8PMfMMk69E0oqfO1ZYVzKYRCOLC6ppLBT+Hz8k7COeRNTaWScGNHKzT56cE&#10;Y20H3lOf+1IECLsYFVTet7GUrqjIoJvaljh4Z9sZ9EF2pdQdDgFuGjmPooU0WHNYqLClTUXFb341&#10;CoZi158O2y+5eztlli/ZZZMfv5V6fRk/ViA8jf4R/m9nWsEymsHfmXA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fxxxQAAANwAAAAPAAAAAAAAAAAAAAAAAJgCAABkcnMv&#10;ZG93bnJldi54bWxQSwUGAAAAAAQABAD1AAAAigMAAAAA&#10;" filled="f" stroked="f">
                    <v:textbox>
                      <w:txbxContent>
                        <w:p w14:paraId="54FA0AF5" w14:textId="77777777" w:rsidR="002C1A41" w:rsidRDefault="002C1A41" w:rsidP="008C3905">
                          <w:pPr>
                            <w:pStyle w:val="NormalWeb"/>
                            <w:spacing w:after="0"/>
                          </w:pPr>
                          <w:r>
                            <w:rPr>
                              <w:rFonts w:asciiTheme="minorHAnsi" w:hAnsi="Calibri" w:cstheme="minorBidi"/>
                              <w:color w:val="000000" w:themeColor="text1"/>
                              <w:kern w:val="24"/>
                              <w:sz w:val="16"/>
                              <w:szCs w:val="16"/>
                            </w:rPr>
                            <w:t>* find, access, extract, interpret, transform, load, integrate and harmonise &amp; make product*</w:t>
                          </w:r>
                        </w:p>
                      </w:txbxContent>
                    </v:textbox>
                  </v:rect>
                  <v:rect id="Rectangle 702" o:spid="_x0000_s1105" style="position:absolute;width:12731;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diBsUA&#10;AADcAAAADwAAAGRycy9kb3ducmV2LnhtbESPQWvCQBSE74X+h+UVvBTd1ENbYjZShGIQQRqr50f2&#10;mYRm38bsmsR/3xUEj8PMfMMky9E0oqfO1ZYVvM0iEMSF1TWXCn7339NPEM4ja2wsk4IrOVimz08J&#10;xtoO/EN97ksRIOxiVFB538ZSuqIig25mW+LgnWxn0AfZlVJ3OAS4aeQ8it6lwZrDQoUtrSoq/vKL&#10;UTAUu/64367l7vWYWT5n51V+2Cg1eRm/FiA8jf4RvrczreAjmsPtTDgC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2IGxQAAANwAAAAPAAAAAAAAAAAAAAAAAJgCAABkcnMv&#10;ZG93bnJldi54bWxQSwUGAAAAAAQABAD1AAAAigMAAAAA&#10;" filled="f" stroked="f">
                    <v:textbox>
                      <w:txbxContent>
                        <w:p w14:paraId="178340DB" w14:textId="77777777" w:rsidR="002C1A41" w:rsidRDefault="002C1A41" w:rsidP="008C3905">
                          <w:pPr>
                            <w:pStyle w:val="NormalWeb"/>
                            <w:spacing w:after="0"/>
                          </w:pPr>
                          <w:r>
                            <w:rPr>
                              <w:rFonts w:asciiTheme="minorHAnsi" w:hAnsi="Calibri" w:cstheme="minorBidi"/>
                              <w:b/>
                              <w:bCs/>
                              <w:color w:val="000000" w:themeColor="text1"/>
                              <w:kern w:val="24"/>
                            </w:rPr>
                            <w:t xml:space="preserve">1 – Point to point </w:t>
                          </w:r>
                        </w:p>
                        <w:p w14:paraId="215BE1F5" w14:textId="77777777" w:rsidR="002C1A41" w:rsidRDefault="002C1A41" w:rsidP="008C3905">
                          <w:pPr>
                            <w:pStyle w:val="NormalWeb"/>
                            <w:spacing w:after="0"/>
                          </w:pPr>
                          <w:r>
                            <w:rPr>
                              <w:rFonts w:asciiTheme="minorHAnsi" w:hAnsi="Calibri" w:cstheme="minorBidi"/>
                              <w:b/>
                              <w:bCs/>
                              <w:color w:val="000000" w:themeColor="text1"/>
                              <w:kern w:val="24"/>
                            </w:rPr>
                            <w:t>(anarchic)</w:t>
                          </w:r>
                        </w:p>
                      </w:txbxContent>
                    </v:textbox>
                  </v:rect>
                  <v:rect id="Rectangle 703" o:spid="_x0000_s1106" style="position:absolute;left:10801;top:4320;width:6480;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IMQA&#10;AADcAAAADwAAAGRycy9kb3ducmV2LnhtbESPQWsCMRSE74X+h/AKvdXEVtayGkWUQvUg1G09Pzav&#10;2a2bl2WT6vrvjSB4HGbmG2Y6710jjtSF2rOG4UCBIC69qdlq+C4+Xt5BhIhssPFMGs4UYD57fJhi&#10;bvyJv+i4i1YkCIccNVQxtrmUoazIYRj4ljh5v75zGJPsrDQdnhLcNfJVqUw6rDktVNjSsqLysPt3&#10;GuTW/hSmsCqLf6PVhjK3Wo/3Wj8/9YsJiEh9vIdv7U+jYaze4HomHQE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XCDEAAAA3AAAAA8AAAAAAAAAAAAAAAAAmAIAAGRycy9k&#10;b3ducmV2LnhtbFBLBQYAAAAABAAEAPUAAACJAwAAAAA=&#10;" fillcolor="#fbfeff [3212]" stroked="f">
                    <v:fill opacity="25443f"/>
                    <v:textbox>
                      <w:txbxContent>
                        <w:p w14:paraId="5CF84A05"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v:textbox>
                  </v:rect>
                  <v:shape id="Straight Arrow Connector 704" o:spid="_x0000_s1107" type="#_x0000_t32" style="position:absolute;left:15121;top:2880;width:48966;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0IzsIAAADcAAAADwAAAGRycy9kb3ducmV2LnhtbESPwWrDMBBE74H+g9hCb4mUtCTGjWxC&#10;SqHXpsG5LtbWNrFWRlIc+++rQqHHYWbeMPtysr0YyYfOsYb1SoEgrp3puNFw/npfZiBCRDbYOyYN&#10;MwUoi4fFHnPj7vxJ4yk2IkE45KihjXHIpQx1SxbDyg3Eyft23mJM0jfSeLwnuO3lRqmttNhxWmhx&#10;oGNL9fV0sxoq+6YucZyz50EZNW9ttfGHSuunx+nwCiLSFP/Df+0Po2GnXuD3TDoC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0IzsIAAADcAAAADwAAAAAAAAAAAAAA&#10;AAChAgAAZHJzL2Rvd25yZXYueG1sUEsFBgAAAAAEAAQA+QAAAJADAAAAAA==&#10;" strokecolor="#8fa0e0 [3048]">
                    <v:stroke endarrow="open"/>
                  </v:shape>
                </v:group>
                <v:group id="Group 705" o:spid="_x0000_s1108" style="position:absolute;top:47522;width:82089;height:14404" coordorigin=",47522" coordsize="82089,14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shape id="Straight Arrow Connector 706" o:spid="_x0000_s1109" type="#_x0000_t32" style="position:absolute;left:14401;top:52405;width:11521;height:1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fricQAAADcAAAADwAAAGRycy9kb3ducmV2LnhtbESPS4vCMBSF9wP+h3AFN4OmunCkGkV8&#10;gIMufG3cXZprW21uShNr/fcTYcDl4Tw+zmTWmELUVLncsoJ+LwJBnFidc6rgfFp3RyCcR9ZYWCYF&#10;L3Iwm7a+Jhhr++QD1UefijDCLkYFmfdlLKVLMjLoerYkDt7VVgZ9kFUqdYXPMG4KOYiioTSYcyBk&#10;WNIio+R+fBgF28133552q+1vAB/05bUc7eubUp12Mx+D8NT4T/i/vdEKfqIhvM+EIyC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JxAAAANwAAAAPAAAAAAAAAAAA&#10;AAAAAKECAABkcnMvZG93bnJldi54bWxQSwUGAAAAAAQABAD5AAAAkgMAAAAA&#10;" strokecolor="#16197f [2409]">
                    <v:stroke endarrow="open"/>
                  </v:shape>
                  <v:group id="Group 707" o:spid="_x0000_s1110" style="position:absolute;left:66247;top:48965;width:15842;height:7921" coordorigin="66247,48965" coordsize="22322,1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rect id="Rectangle 708" o:spid="_x0000_s1111" style="position:absolute;left:66247;top:50405;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z7cIA&#10;AADcAAAADwAAAGRycy9kb3ducmV2LnhtbERPyW7CMBC9V+IfrKnErTjNoS0pTgSVQHCoyvYB03jI&#10;QjyObEPSv68PlXp8evuiGE0n7uR8Y1nB8ywBQVxa3XCl4HxaP72B8AFZY2eZFPyQhyKfPCww03bg&#10;A92PoRIxhH2GCuoQ+kxKX9Zk0M9sTxy5i3UGQ4SuktrhEMNNJ9MkeZEGG44NNfb0UVN5Pd6MAsLV&#10;5muo1p/tGedpu7u4+X7zrdT0cVy+gwg0hn/xn3urFbwm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jPtwgAAANwAAAAPAAAAAAAAAAAAAAAAAJgCAABkcnMvZG93&#10;bnJldi54bWxQSwUGAAAAAAQABAD1AAAAhwMAAAAA&#10;" filled="f" stroked="f">
                      <v:shadow on="t" color="black" opacity="22937f" origin=",.5" offset="0,.63889mm"/>
                      <v:textbox>
                        <w:txbxContent>
                          <w:p w14:paraId="30AFE7CF" w14:textId="77777777" w:rsidR="002C1A41" w:rsidRDefault="002C1A41"/>
                        </w:txbxContent>
                      </v:textbox>
                    </v:rect>
                    <v:rect id="Rectangle 709" o:spid="_x0000_s1112" style="position:absolute;left:70567;top:53285;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WdsQA&#10;AADcAAAADwAAAGRycy9kb3ducmV2LnhtbESPwW7CMBBE75X4B2uRegMHDqVJMQiQQOWACpQP2MZL&#10;EhqvI9sl4e8xElKPo5l5o5nOO1OLKzlfWVYwGiYgiHOrKy4UnL7Xg3cQPiBrrC2Tght5mM96L1PM&#10;tG35QNdjKESEsM9QQRlCk0np85IM+qFtiKN3ts5giNIVUjtsI9zUcpwkb9JgxXGhxIZWJeW/xz+j&#10;gHC5+WqL9e5ywnR82Z5dut/8KPXa7xYfIAJ14T/8bH9qBZMkhceZe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lnbEAAAA3AAAAA8AAAAAAAAAAAAAAAAAmAIAAGRycy9k&#10;b3ducmV2LnhtbFBLBQYAAAAABAAEAPUAAACJAwAAAAA=&#10;" filled="f" stroked="f">
                      <v:shadow on="t" color="black" opacity="22937f" origin=",.5" offset="0,.63889mm"/>
                      <v:textbox>
                        <w:txbxContent>
                          <w:p w14:paraId="6B80CD2B" w14:textId="77777777" w:rsidR="002C1A41" w:rsidRDefault="002C1A41"/>
                        </w:txbxContent>
                      </v:textbox>
                    </v:rect>
                    <v:rect id="Rectangle 710" o:spid="_x0000_s1113" style="position:absolute;left:74888;top:48965;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2pNsIA&#10;AADcAAAADwAAAGRycy9kb3ducmV2LnhtbERPS27CMBDdI/UO1lTqDhyyaCHFidpKQbCoCpQDDPGQ&#10;BOJxZLskvX29qMTy6f1XxWg6cSPnW8sK5rMEBHFldcu1guN3OV2A8AFZY2eZFPyShyJ/mKww03bg&#10;Pd0OoRYxhH2GCpoQ+kxKXzVk0M9sTxy5s3UGQ4SultrhEMNNJ9MkeZYGW44NDfb00VB1PfwYBYTv&#10;66+hLj8vR1yml+3ZLXfrk1JPj+PbK4hAY7iL/90breBlHufHM/EI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ak2wgAAANwAAAAPAAAAAAAAAAAAAAAAAJgCAABkcnMvZG93&#10;bnJldi54bWxQSwUGAAAAAAQABAD1AAAAhwMAAAAA&#10;" filled="f" stroked="f">
                      <v:shadow on="t" color="black" opacity="22937f" origin=",.5" offset="0,.63889mm"/>
                      <v:textbox>
                        <w:txbxContent>
                          <w:p w14:paraId="43745551" w14:textId="77777777" w:rsidR="002C1A41" w:rsidRDefault="002C1A41"/>
                        </w:txbxContent>
                      </v:textbox>
                    </v:rect>
                    <v:rect id="Rectangle 711" o:spid="_x0000_s1114" style="position:absolute;left:79208;top:51845;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MrcQA&#10;AADcAAAADwAAAGRycy9kb3ducmV2LnhtbESPwW7CMBBE70j9B2sr9QZOOBRIMQiQQOWAoJQP2MZL&#10;EojXke2S9O9rJCSOo5l5o5nOO1OLGzlfWVaQDhIQxLnVFRcKTt/r/hiED8gaa8uk4I88zGcvvSlm&#10;2rb8RbdjKESEsM9QQRlCk0np85IM+oFtiKN3ts5giNIVUjtsI9zUcpgk79JgxXGhxIZWJeXX469R&#10;QLjc7NtivbuccDK8bM9uctj8KPX22i0+QATqwjP8aH9qBaM0hfuZe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DK3EAAAA3AAAAA8AAAAAAAAAAAAAAAAAmAIAAGRycy9k&#10;b3ducmV2LnhtbFBLBQYAAAAABAAEAPUAAACJAwAAAAA=&#10;" filled="f" stroked="f">
                      <v:shadow on="t" color="black" opacity="22937f" origin=",.5" offset="0,.63889mm"/>
                      <v:textbox>
                        <w:txbxContent>
                          <w:p w14:paraId="6DD07CDD" w14:textId="77777777" w:rsidR="002C1A41" w:rsidRDefault="002C1A41"/>
                        </w:txbxContent>
                      </v:textbox>
                    </v:rect>
                  </v:group>
                  <v:shape id="Straight Arrow Connector 712" o:spid="_x0000_s1115" type="#_x0000_t32" style="position:absolute;left:13681;top:50165;width:1224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NH8UAAADcAAAADwAAAGRycy9kb3ducmV2LnhtbESPzWsCMRTE7wX/h/AK3mpW8YvVKCoU&#10;peDBj0N7e2yem6Wbl7BJ3fW/bwoFj8PM/IZZrjtbizs1oXKsYDjIQBAXTldcKrhe3t/mIEJE1lg7&#10;JgUPCrBe9V6WmGvX8onu51iKBOGQowITo8+lDIUhi2HgPHHybq6xGJNsSqkbbBPc1nKUZVNpseK0&#10;YNDTzlDxff6xCsaf3fVynMx9KNuJf9j9Vn98GaX6r91mASJSF5/h//ZBK5gNR/B3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qNH8UAAADcAAAADwAAAAAAAAAA&#10;AAAAAAChAgAAZHJzL2Rvd25yZXYueG1sUEsFBgAAAAAEAAQA+QAAAJMDAAAAAA==&#10;" strokecolor="#8fa0e0 [3048]">
                    <v:stroke endarrow="open"/>
                  </v:shape>
                  <v:shape id="Straight Arrow Connector 713" o:spid="_x0000_s1116" type="#_x0000_t32" style="position:absolute;left:15841;top:54646;width:10081;height: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lgnMcAAADcAAAADwAAAGRycy9kb3ducmV2LnhtbESPT2sCMRTE70K/Q3gFL0Wz/qHK1iil&#10;KGj1UvXg8bF53Wx387LdRN320zdCweMwM79hZovWVuJCjS8cKxj0ExDEmdMF5wqOh1VvCsIHZI2V&#10;Y1LwQx4W84fODFPtrvxBl33IRYSwT1GBCaFOpfSZIYu+72ri6H26xmKIssmlbvAa4baSwyR5lhYL&#10;jgsGa3ozlJX7s1WAW4Om3J2+y9PwabPcTH/r9/GXUt3H9vUFRKA23MP/7bVWMBmM4HYmH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aWCcxwAAANwAAAAPAAAAAAAA&#10;AAAAAAAAAKECAABkcnMvZG93bnJldi54bWxQSwUGAAAAAAQABAD5AAAAlQMAAAAA&#10;" strokecolor="#71b41e [3046]">
                    <v:stroke endarrow="open"/>
                  </v:shape>
                  <v:shape id="Straight Arrow Connector 714" o:spid="_x0000_s1117" type="#_x0000_t32" style="position:absolute;left:13681;top:56886;width:122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NtPMQAAADcAAAADwAAAGRycy9kb3ducmV2LnhtbESPQWvCQBSE70L/w/IK3uombVND6kZE&#10;CHqtWtDbM/tMQrNvQ3aj8d93CwWPw8x8wyyWo2nFlXrXWFYQzyIQxKXVDVcKDvviJQXhPLLG1jIp&#10;uJODZf40WWCm7Y2/6LrzlQgQdhkqqL3vMildWZNBN7MdcfAutjfog+wrqXu8Bbhp5WsUfUiDDYeF&#10;Gjta11T+7Aaj4O1yHjepX8m0ONr1MCRJ8l2clJo+j6tPEJ5G/wj/t7dawTx+h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208xAAAANwAAAAPAAAAAAAAAAAA&#10;AAAAAKECAABkcnMvZG93bnJldi54bWxQSwUGAAAAAAQABAD5AAAAkgMAAAAA&#10;" strokecolor="#00a0c3 [3044]">
                    <v:stroke endarrow="open"/>
                  </v:shape>
                  <v:shape id="Straight Arrow Connector 715" o:spid="_x0000_s1118" type="#_x0000_t32" style="position:absolute;left:30243;top:55339;width:33844;height:15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v/YsUAAADcAAAADwAAAGRycy9kb3ducmV2LnhtbESP3WoCMRSE7wu+QzhC7zTr0lZZjSKC&#10;oJSCf6CXh83pbuzmZElS3b59UxB6OczMN8xs0dlG3MgH41jBaJiBIC6dNlwpOB3XgwmIEJE1No5J&#10;wQ8FWMx7TzMstLvznm6HWIkE4VCggjrGtpAylDVZDEPXEifv03mLMUlfSe3xnuC2kXmWvUmLhtNC&#10;jS2taiq/Dt9WwerD7JotXdrzNs/91VyX2cv7TqnnfrecgojUxf/wo73RCsajV/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v/YsUAAADcAAAADwAAAAAAAAAA&#10;AAAAAAChAgAAZHJzL2Rvd25yZXYueG1sUEsFBgAAAAAEAAQA+QAAAJMDAAAAAA==&#10;" strokecolor="#7030a0">
                    <v:stroke endarrow="open"/>
                  </v:shape>
                  <v:roundrect id="Rounded Rectangle 716" o:spid="_x0000_s1119" style="position:absolute;left:25922;top:53926;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0ZcIA&#10;AADcAAAADwAAAGRycy9kb3ducmV2LnhtbESP0YrCMBRE3xf2H8Jd8GVZUxW6S9coy6Kgj1Y/4NLc&#10;tMXmpiRRq19vBMHHYWbOMPPlYDtxJh9axwom4wwEceV0y7WCw3799QMiRGSNnWNScKUAy8X72xwL&#10;7S68o3MZa5EgHApU0MTYF1KGqiGLYex64uQZ5y3GJH0ttcdLgttOTrMslxZbTgsN9vTfUHUsT1aB&#10;X1Xd5kSz29ZjzI+fxphVaZQafQx/vyAiDfEVfrY3WsH3JIfHmXQ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gHRlwgAAANwAAAAPAAAAAAAAAAAAAAAAAJgCAABkcnMvZG93&#10;bnJldi54bWxQSwUGAAAAAAQABAD1AAAAhwMAAAAA&#10;" fillcolor="#00a9ce [3204]" strokecolor="#005366 [1604]" strokeweight="1.25pt">
                    <v:textbox inset="0,0,0,0">
                      <w:txbxContent>
                        <w:p w14:paraId="3C3C8FBD"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shape id="Flowchart: Magnetic Disk 717" o:spid="_x0000_s1120" type="#_x0000_t132" style="position:absolute;left:12961;top:48415;width:2880;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4qmMQA&#10;AADcAAAADwAAAGRycy9kb3ducmV2LnhtbESPT4vCMBTE7wt+h/AEb2uqB5VqFBFkhfXgv4PHZ/Js&#10;i81LaWJbv71ZWPA4zMxvmMWqs6VoqPaFYwWjYQKCWDtTcKbgct5+z0D4gGywdEwKXuRhtex9LTA1&#10;ruUjNaeQiQhhn6KCPIQqldLrnCz6oauIo3d3tcUQZZ1JU2Mb4baU4ySZSIsFx4UcK9rkpB+np1Xw&#10;O36F/c/udt7bjVzPmoN+Xlut1KDfrecgAnXhE/5v74yC6WgKf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KpjEAAAA3AAAAA8AAAAAAAAAAAAAAAAAmAIAAGRycy9k&#10;b3ducmV2LnhtbFBLBQYAAAAABAAEAPUAAACJAwAAAAA=&#10;" fillcolor="#9faee5 [3208]" strokecolor="#294097 [1608]" strokeweight="1pt"/>
                  <v:shape id="Flowchart: Magnetic Disk 718" o:spid="_x0000_s1121" type="#_x0000_t132" style="position:absolute;left:15121;top:51125;width:2881;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dHMIA&#10;AADcAAAADwAAAGRycy9kb3ducmV2LnhtbERPTWvCQBC9C/6HZQRvdaMULdFVqjZiT6JVz2N2mgSz&#10;syG7xuiv7x4KHh/ve7ZoTSkaql1hWcFwEIEgTq0uOFNw/EnePkA4j6yxtEwKHuRgMe92Zhhre+c9&#10;NQefiRDCLkYFufdVLKVLczLoBrYiDtyvrQ36AOtM6hrvIdyUchRFY2mw4NCQY0WrnNLr4WYU8E4e&#10;T++T7/NX+3wmm8tIrpNlo1S/135OQXhq/Uv8795qBZNhWBvOh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V0cwgAAANwAAAAPAAAAAAAAAAAAAAAAAJgCAABkcnMvZG93&#10;bnJldi54bWxQSwUGAAAAAAQABAD1AAAAhwMAAAAA&#10;" fillcolor="#78be20 [3206]" strokecolor="#3b5e10 [1606]" strokeweight="1pt"/>
                  <v:shape id="Flowchart: Magnetic Disk 719" o:spid="_x0000_s1122" type="#_x0000_t132" style="position:absolute;left:11521;top:50405;width:2880;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DvMQA&#10;AADcAAAADwAAAGRycy9kb3ducmV2LnhtbESPT4vCMBTE7wt+h/AEb2vqKqtWoyyC0IMH//Tg8dE8&#10;22LzUpuo1U9vhAWPw8z8hpkvW1OJGzWutKxg0I9AEGdWl5wrSA/r7wkI55E1VpZJwYMcLBedrznG&#10;2t55R7e9z0WAsItRQeF9HUvpsoIMur6tiYN3so1BH2STS93gPcBNJX+i6FcaLDksFFjTqqDsvL8a&#10;BcdLviuHaZUk7fbo0+fGTqUdKdXrtn8zEJ5a/wn/txOtYDyYwvt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5w7zEAAAA3AAAAA8AAAAAAAAAAAAAAAAAmAIAAGRycy9k&#10;b3ducmV2LnhtbFBLBQYAAAAABAAEAPUAAACJAwAAAAA=&#10;" fillcolor="#1e22aa [3209]" strokecolor="#0f1054 [1609]" strokeweight="1pt"/>
                  <v:shape id="Flowchart: Magnetic Disk 720" o:spid="_x0000_s1123" type="#_x0000_t132" style="position:absolute;left:12961;top:54006;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VccIA&#10;AADcAAAADwAAAGRycy9kb3ducmV2LnhtbERP3WrCMBS+H/gO4QjeDE0tY5NqFBEEUdhY6wMcmmNb&#10;bU5KEmt9e3Mx2OXH97/aDKYVPTnfWFYwnyUgiEurG64UnIv9dAHCB2SNrWVS8CQPm/XobYWZtg/+&#10;pT4PlYgh7DNUUIfQZVL6siaDfmY74shdrDMYInSV1A4fMdy0Mk2ST2mw4dhQY0e7mspbfjcKikN+&#10;/HHnj/dTejn23/frtTddodRkPGyXIAIN4V/85z5oBV9pnB/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VxwgAAANwAAAAPAAAAAAAAAAAAAAAAAJgCAABkcnMvZG93&#10;bnJldi54bWxQSwUGAAAAAAQABAD1AAAAhwMAAAAA&#10;" fillcolor="#00a9ce [3204]" strokecolor="#005366 [1604]" strokeweight="1pt"/>
                  <v:roundrect id="Rounded Rectangle 721" o:spid="_x0000_s1124" style="position:absolute;left:25922;top:56166;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rMIA&#10;AADcAAAADwAAAGRycy9kb3ducmV2LnhtbESP0YrCMBRE3xf8h3AFXxZNVVCpRpFFwX3c6gdcmpu2&#10;2NyUJGrXrzcLwj4OM3OG2ex624o7+dA4VjCdZCCIS6cbrhRczsfxCkSIyBpbx6TglwLstoOPDeba&#10;PfiH7kWsRIJwyFFBHWOXSxnKmiyGieuIk2ectxiT9JXUHh8Jbls5y7KFtNhwWqixo6+aymtxswr8&#10;oWxPN5o/vz3GxfXTGHMojFKjYb9fg4jUx//wu33SCpazKfydS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SaswgAAANwAAAAPAAAAAAAAAAAAAAAAAJgCAABkcnMvZG93&#10;bnJldi54bWxQSwUGAAAAAAQABAD1AAAAhwMAAAAA&#10;" fillcolor="#00a9ce [3204]" strokecolor="#005366 [1604]" strokeweight="1.25pt">
                    <v:textbox inset="0,0,0,0">
                      <w:txbxContent>
                        <w:p w14:paraId="7A630B0A"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roundrect id="Rounded Rectangle 722" o:spid="_x0000_s1125" style="position:absolute;left:25922;top:51685;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428MA&#10;AADcAAAADwAAAGRycy9kb3ducmV2LnhtbESPUWvCMBSF34X9h3AHvsia2oEbnVFEFPRx1R9waW7a&#10;YnNTkqh1v34RBns8nHO+w1muR9uLG/nQOVYwz3IQxLXTHTcKzqf92yeIEJE19o5JwYMCrFcvkyWW&#10;2t35m25VbESCcChRQRvjUEoZ6pYshswNxMkzzluMSfpGao/3BLe9LPJ8IS12nBZaHGjbUn2prlaB&#10;39X94UrvP0ePcXGZGWN2lVFq+jpuvkBEGuN/+K990Ao+igK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e428MAAADcAAAADwAAAAAAAAAAAAAAAACYAgAAZHJzL2Rv&#10;d25yZXYueG1sUEsFBgAAAAAEAAQA9QAAAIgDAAAAAA==&#10;" fillcolor="#00a9ce [3204]" strokecolor="#005366 [1604]" strokeweight="1.25pt">
                    <v:textbox inset="0,0,0,0">
                      <w:txbxContent>
                        <w:p w14:paraId="44AB867A"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roundrect id="Rounded Rectangle 723" o:spid="_x0000_s1126" style="position:absolute;left:25922;top:49445;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dQMIA&#10;AADcAAAADwAAAGRycy9kb3ducmV2LnhtbESP0YrCMBRE34X9h3CFfZE1VcFdqlEWUdBH637Apblp&#10;i81NSaLW/XojCD4OM3OGWa5724or+dA4VjAZZyCIS6cbrhT8nXZfPyBCRNbYOiYFdwqwXn0Mlphr&#10;d+MjXYtYiQThkKOCOsYulzKUNVkMY9cRJ884bzEm6SupPd4S3LZymmVzabHhtFBjR5uaynNxsQr8&#10;tmz3F5r9HzzG+XlkjNkWRqnPYf+7ABGpj+/wq73XCr6nM3ieS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x1AwgAAANwAAAAPAAAAAAAAAAAAAAAAAJgCAABkcnMvZG93&#10;bnJldi54bWxQSwUGAAAAAAQABAD1AAAAhwMAAAAA&#10;" fillcolor="#00a9ce [3204]" strokecolor="#005366 [1604]" strokeweight="1.25pt">
                    <v:textbox inset="0,0,0,0">
                      <w:txbxContent>
                        <w:p w14:paraId="0352DC4D"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shape id="Straight Arrow Connector 724" o:spid="_x0000_s1127" type="#_x0000_t32" style="position:absolute;left:30243;top:54006;width:33844;height:6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uQRMQAAADcAAAADwAAAGRycy9kb3ducmV2LnhtbESPQWsCMRSE70L/Q3iCN826iC2rUUQo&#10;VESwtlCPj83rbuzmZUlSXf+9EQSPw8x8w8yXnW3EmXwwjhWMRxkI4tJpw5WC76/34RuIEJE1No5J&#10;wZUCLBcvvTkW2l34k86HWIkE4VCggjrGtpAylDVZDCPXEifv13mLMUlfSe3xkuC2kXmWTaVFw2mh&#10;xpbWNZV/h3+rYL0z+2ZDx/Znk+f+ZE6rbLLdKzXod6sZiEhdfIYf7Q+t4DWfwP1MOgJ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K5BExAAAANwAAAAPAAAAAAAAAAAA&#10;AAAAAKECAABkcnMvZG93bnJldi54bWxQSwUGAAAAAAQABAD5AAAAkgMAAAAA&#10;" strokecolor="#7030a0">
                    <v:stroke endarrow="open"/>
                  </v:shape>
                  <v:shape id="Straight Arrow Connector 725" o:spid="_x0000_s1128" type="#_x0000_t32" style="position:absolute;left:30243;top:52405;width:33844;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1RhcIAAADcAAAADwAAAGRycy9kb3ducmV2LnhtbESPQYvCMBSE74L/ITzBm6YK6tI1ighF&#10;PW5X76/Nsy02LyWJtvvvN8LCHoeZ+YbZ7gfTihc531hWsJgnIIhLqxuuFFy/s9kHCB+QNbaWScEP&#10;edjvxqMtptr2/EWvPFQiQtinqKAOoUul9GVNBv3cdsTRu1tnMETpKqkd9hFuWrlMkrU02HBcqLGj&#10;Y03lI38aBesqfxT9ZpGVRXHJ3N10+e20Umo6GQ6fIAIN4T/81z5rBZvlCt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1RhcIAAADcAAAADwAAAAAAAAAAAAAA&#10;AAChAgAAZHJzL2Rvd25yZXYueG1sUEsFBgAAAAAEAAQA+QAAAJADAAAAAA==&#10;" strokecolor="#7030a0">
                    <v:stroke endarrow="open"/>
                  </v:shape>
                  <v:shape id="Straight Arrow Connector 726" o:spid="_x0000_s1129" type="#_x0000_t32" style="position:absolute;left:30243;top:50165;width:33844;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8sMAAADcAAAADwAAAGRycy9kb3ducmV2LnhtbESPQWvCQBSE74X+h+UVvDUbBaOkrlIK&#10;QT026v0l+0yC2bdhd2vSf98VCh6HmfmG2ewm04s7Od9ZVjBPUhDEtdUdNwrOp+J9DcIHZI29ZVLw&#10;Sx5229eXDebajvxN9zI0IkLY56igDWHIpfR1SwZ9Ygfi6F2tMxiidI3UDscIN71cpGkmDXYcF1oc&#10;6Kul+lb+GAVZU96qcTUv6qo6Fu5qhvKyXyo1e5s+P0AEmsIz/N8+aAWrRQaPM/EI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fz/LDAAAA3AAAAA8AAAAAAAAAAAAA&#10;AAAAoQIAAGRycy9kb3ducmV2LnhtbFBLBQYAAAAABAAEAPkAAACRAwAAAAA=&#10;" strokecolor="#7030a0">
                    <v:stroke endarrow="open"/>
                  </v:shape>
                  <v:shape id="Flowchart: Document 727" o:spid="_x0000_s1130" type="#_x0000_t114" style="position:absolute;left:31683;top:58326;width:6481;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2jh8MA&#10;AADcAAAADwAAAGRycy9kb3ducmV2LnhtbESPzYrCMBSF9wO+Q7gDsxvTuhilGmUQBGFmoa3uL82d&#10;pkxzU5toq09vBMHl4fx8nMVqsI24UOdrxwrScQKCuHS65krBodh8zkD4gKyxcUwKruRhtRy9LTDT&#10;ruc9XfJQiTjCPkMFJoQ2k9KXhiz6sWuJo/fnOoshyq6SusM+jttGTpLkS1qsORIMtrQ2VP7nZxu5&#10;273B6+13nd7yQhf96fhjdqlSH+/D9xxEoCG8ws/2ViuYTq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2jh8MAAADcAAAADwAAAAAAAAAAAAAAAACYAgAAZHJzL2Rv&#10;d25yZXYueG1sUEsFBgAAAAAEAAQA9QAAAIgDAAAAAA==&#10;" fillcolor="#7030a0" stroked="f" strokeweight="2pt">
                    <v:textbox inset="0,0,0,0">
                      <w:txbxContent>
                        <w:p w14:paraId="1CDA319E"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 xml:space="preserve">community </w:t>
                          </w:r>
                        </w:p>
                        <w:p w14:paraId="79AE445A"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v:textbox>
                  </v:shape>
                  <v:line id="Straight Connector 728" o:spid="_x0000_s1131" style="position:absolute;flip:x y;visibility:visible;mso-wrap-style:square" from="30243,56886" to="34923,58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A+HbsAAADcAAAADwAAAGRycy9kb3ducmV2LnhtbERPSwrCMBDdC94hjOBOU7tQqUYRQehK&#10;UXuAoRmbYjMpTbT19mYhuHy8/3Y/2Ea8qfO1YwWLeQKCuHS65kpBcT/N1iB8QNbYOCYFH/Kw341H&#10;W8y06/lK71uoRAxhn6ECE0KbSelLQxb93LXEkXu4zmKIsKuk7rCP4baRaZIspcWaY4PBlo6Gyuft&#10;ZRU8ct8T5cdPWrhnX1TnixnwotR0Mhw2IAIN4S/+uXOtYJXGtfFMPAJy9w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cYD4duwAAANwAAAAPAAAAAAAAAAAAAAAAAKECAABk&#10;cnMvZG93bnJldi54bWxQSwUGAAAAAAQABAD5AAAAiQMAAAAA&#10;" strokecolor="#7030a0" strokeweight=".25pt">
                    <v:stroke dashstyle="dash"/>
                  </v:line>
                  <v:line id="Straight Connector 729" o:spid="_x0000_s1132" style="position:absolute;flip:x y;visibility:visible;mso-wrap-style:square" from="30243,54646" to="34923,58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ybhsIAAADcAAAADwAAAGRycy9kb3ducmV2LnhtbESPwWrDMBBE74X8g9hCbrVcH5LGjRJK&#10;oOBTTFJ/wGKtLRNrZSwltv++ChR6HGbmDbM/zrYXDxp951jBe5KCIK6d7rhVUP18v32A8AFZY++Y&#10;FCzk4XhYvewx127iCz2uoRURwj5HBSaEIZfS14Ys+sQNxNFr3GgxRDm2Uo84RbjtZZamG2mx47hg&#10;cKCTofp2vVsFTeEnouK0ZJW7TVV7Ls2MpVLr1/nrE0SgOfyH/9qFVrDNdvA8E4+AP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ybhsIAAADcAAAADwAAAAAAAAAAAAAA&#10;AAChAgAAZHJzL2Rvd25yZXYueG1sUEsFBgAAAAAEAAQA+QAAAJADAAAAAA==&#10;" strokecolor="#7030a0" strokeweight=".25pt">
                    <v:stroke dashstyle="dash"/>
                  </v:line>
                  <v:line id="Straight Connector 730" o:spid="_x0000_s1133" style="position:absolute;flip:x y;visibility:visible;mso-wrap-style:square" from="30243,52405" to="34923,58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xrsAAADcAAAADwAAAGRycy9kb3ducmV2LnhtbERPSwrCMBDdC94hjOBOUxVUqlFEELpS&#10;1B5gaMam2ExKE229vVkILh/vv933thZvan3lWMFsmoAgLpyuuFSQ30+TNQgfkDXWjknBhzzsd8PB&#10;FlPtOr7S+xZKEUPYp6jAhNCkUvrCkEU/dQ1x5B6utRgibEupW+xiuK3lPEmW0mLFscFgQ0dDxfP2&#10;sgoeme+IsuNnnrtnl5fni+nxotR41B82IAL14S/+uTOtYLWI8+OZeATk7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nz6TGuwAAANwAAAAPAAAAAAAAAAAAAAAAAKECAABk&#10;cnMvZG93bnJldi54bWxQSwUGAAAAAAQABAD5AAAAiQMAAAAA&#10;" strokecolor="#7030a0" strokeweight=".25pt">
                    <v:stroke dashstyle="dash"/>
                  </v:line>
                  <v:line id="Straight Connector 731" o:spid="_x0000_s1134" style="position:absolute;flip:x y;visibility:visible;mso-wrap-style:square" from="30243,50165" to="34923,58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BXcEAAADcAAAADwAAAGRycy9kb3ducmV2LnhtbESP0YrCMBRE34X9h3AX9s2muqBSTWUR&#10;hD6tqP2AS3NtSpub0mRt/XuzIPg4zMwZZrefbCfuNPjGsYJFkoIgrpxuuFZQXo/zDQgfkDV2jknB&#10;gzzs84/ZDjPtRj7T/RJqESHsM1RgQugzKX1lyKJPXE8cvZsbLIYoh1rqAccIt51cpulKWmw4Lhjs&#10;6WCoai9/VsGt8CNRcXgsS9eOZf17MhOelPr6nH62IAJN4R1+tQutYP29gP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gwFdwQAAANwAAAAPAAAAAAAAAAAAAAAA&#10;AKECAABkcnMvZG93bnJldi54bWxQSwUGAAAAAAQABAD5AAAAjwMAAAAA&#10;" strokecolor="#7030a0" strokeweight=".25pt">
                    <v:stroke dashstyle="dash"/>
                  </v:line>
                  <v:shape id="TextBox 83" o:spid="_x0000_s1135" type="#_x0000_t202" style="position:absolute;top:47522;width:1012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ScQA&#10;AADcAAAADwAAAGRycy9kb3ducmV2LnhtbESPS2vDMBCE74H8B7GF3hKpaV51rYTSEuippXlBbou1&#10;fhBrZSw1dv99FQjkOMzMN0y67m0tLtT6yrGGp7ECQZw5U3GhYb/bjJYgfEA2WDsmDX/kYb0aDlJM&#10;jOv4hy7bUIgIYZ+ghjKEJpHSZyVZ9GPXEEcvd63FEGVbSNNiF+G2lhOl5tJixXGhxIbeS8rO21+r&#10;4fCVn45T9V182FnTuV5Jti9S68eH/u0VRKA+3MO39qfRsHi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LEnEAAAA3AAAAA8AAAAAAAAAAAAAAAAAmAIAAGRycy9k&#10;b3ducmV2LnhtbFBLBQYAAAAABAAEAPUAAACJAwAAAAA=&#10;" filled="f" stroked="f">
                    <v:textbox>
                      <w:txbxContent>
                        <w:p w14:paraId="2D812C41" w14:textId="77777777" w:rsidR="002C1A41" w:rsidRDefault="002C1A41" w:rsidP="008C3905">
                          <w:pPr>
                            <w:pStyle w:val="NormalWeb"/>
                            <w:spacing w:after="0"/>
                          </w:pPr>
                          <w:r>
                            <w:rPr>
                              <w:rFonts w:asciiTheme="minorHAnsi" w:hAnsi="Calibri" w:cstheme="minorBidi"/>
                              <w:b/>
                              <w:bCs/>
                              <w:color w:val="000000" w:themeColor="text1"/>
                              <w:kern w:val="24"/>
                            </w:rPr>
                            <w:t xml:space="preserve">5 - Federated </w:t>
                          </w:r>
                        </w:p>
                      </w:txbxContent>
                    </v:textbox>
                  </v:shape>
                  <v:rect id="Rectangle 733" o:spid="_x0000_s1136" style="position:absolute;left:11521;top:51125;width:6481;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WncQA&#10;AADcAAAADwAAAGRycy9kb3ducmV2LnhtbESPQWvCQBSE70L/w/IK3nRTLVGiqxRFsB4KGvX8yD43&#10;abNvQ3bV9N93hYLHYWa+YebLztbiRq2vHCt4GyYgiAunKzYKjvlmMAXhA7LG2jEp+CUPy8VLb46Z&#10;dnfe0+0QjIgQ9hkqKENoMil9UZJFP3QNcfQurrUYomyN1C3eI9zWcpQkqbRYcVwosaFVScXP4WoV&#10;yC9zynVukjR8v693lNr15+SsVP+1+5iBCNSFZ/i/vdUKJuMxP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Mlp3EAAAA3AAAAA8AAAAAAAAAAAAAAAAAmAIAAGRycy9k&#10;b3ducmV2LnhtbFBLBQYAAAAABAAEAPUAAACJAwAAAAA=&#10;" fillcolor="#fbfeff [3212]" stroked="f">
                    <v:fill opacity="25443f"/>
                    <v:textbox>
                      <w:txbxContent>
                        <w:p w14:paraId="4F8B8152"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v:textbox>
                  </v:rect>
                </v:group>
                <v:group id="Group 734" o:spid="_x0000_s1137" style="position:absolute;top:23762;width:86409;height:12242" coordorigin=",23762" coordsize="86409,12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line id="Straight Connector 735" o:spid="_x0000_s1138" style="position:absolute;visibility:visible;mso-wrap-style:square" from="0,36004" to="86409,3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BscAAADcAAAADwAAAGRycy9kb3ducmV2LnhtbESPW0sDMRSE34X+h3AKvtlst6yXtWkp&#10;FktfpFpF8O2QHPfSzcmaxHb7740g+DjMzDfMfDnYThzJh8axgukkA0GsnWm4UvD2+nh1CyJEZIOd&#10;Y1JwpgDLxehijqVxJ36h4z5WIkE4lKigjrEvpQy6Joth4nri5H06bzEm6StpPJ4S3HYyz7JrabHh&#10;tFBjTw816cP+2yo45Lp93uBmfafb3VObfxXvH75Q6nI8rO5BRBrif/ivvTUKbmYF/J5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Bt8GxwAAANwAAAAPAAAAAAAA&#10;AAAAAAAAAKECAABkcnMvZG93bnJldi54bWxQSwUGAAAAAAQABAD5AAAAlQMAAAAA&#10;" strokecolor="#48d1ff [2092]" strokeweight=".25pt">
                    <v:stroke dashstyle="dash"/>
                  </v:line>
                  <v:shape id="Straight Arrow Connector 736" o:spid="_x0000_s1139" type="#_x0000_t32" style="position:absolute;left:14401;top:29883;width:28083;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shNMUAAADcAAAADwAAAGRycy9kb3ducmV2LnhtbESPS4vCMBSF9wP+h3AFN6KpDqhUo4g6&#10;4OAsxsfG3aW5ttXmpjSZWv+9EYRZHs7j48wWjSlETZXLLSsY9CMQxInVOacKTsev3gSE88gaC8uk&#10;4EEOFvPWxwxjbe+8p/rgUxFG2MWoIPO+jKV0SUYGXd+WxMG72MqgD7JKpa7wHsZNIYdRNJIGcw6E&#10;DEtaZZTcDn9GwW7bHdjjz2b3HcB7fX6sJ7/1ValOu1lOQXhq/H/43d5qBePPEbzOhCMg5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shNMUAAADcAAAADwAAAAAAAAAA&#10;AAAAAAChAgAAZHJzL2Rvd25yZXYueG1sUEsFBgAAAAAEAAQA+QAAAJMDAAAAAA==&#10;" strokecolor="#16197f [2409]">
                    <v:stroke endarrow="open"/>
                  </v:shape>
                  <v:shape id="Can 737" o:spid="_x0000_s1140" type="#_x0000_t22" style="position:absolute;left:46085;top:26642;width:4320;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Q2MQA&#10;AADcAAAADwAAAGRycy9kb3ducmV2LnhtbESPQYvCMBSE74L/ITzBm6Yq6tJtKruCIAiW1YW9vm2e&#10;bbF5KU3U+u+NIHgcZuYbJll1phZXal1lWcFkHIEgzq2uuFDwe9yMPkA4j6yxtkwK7uRglfZ7Ccba&#10;3viHrgdfiABhF6OC0vsmltLlJRl0Y9sQB+9kW4M+yLaQusVbgJtaTqNoIQ1WHBZKbGhdUn4+XIyC&#10;6WTxvc72c3vMsyYz28su+uN/pYaD7usThKfOv8Ov9lYrWM6W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2ENjEAAAA3AAAAA8AAAAAAAAAAAAAAAAAmAIAAGRycy9k&#10;b3ducmV2LnhtbFBLBQYAAAAABAAEAPUAAACJAwAAAAA=&#10;" adj="4050" fillcolor="#00181e [1637]" stroked="f">
                    <v:fill color2="#002d38 [3013]" rotate="t" angle="180" colors="0 #002530;52429f #003542;1 #003644" focus="100%" type="gradient">
                      <o:fill v:ext="view" type="gradientUnscaled"/>
                    </v:fill>
                    <v:shadow on="t" color="black" opacity="22937f" origin=",.5" offset="0,.63889mm"/>
                  </v:shape>
                  <v:shape id="Straight Arrow Connector 738" o:spid="_x0000_s1141" type="#_x0000_t32" style="position:absolute;left:16561;top:27363;width:25923;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zIdr4AAADcAAAADwAAAGRycy9kb3ducmV2LnhtbERPy4rCMBTdD/gP4QruxkQFlY5RxEFw&#10;64PO9tJc22JzU5JMbf/eLASXh/Pe7HrbiI58qB1rmE0VCOLCmZpLDbfr8XsNIkRkg41j0jBQgN12&#10;9LXBzLgnn6m7xFKkEA4ZaqhibDMpQ1GRxTB1LXHi7s5bjAn6UhqPzxRuGzlXaikt1pwaKmzpUFHx&#10;uPxbDbn9VX+xG9aLVhk1LG0+9/tc68m43/+AiNTHj/jtPhkNq0Vam86kIyC3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vMh2vgAAANwAAAAPAAAAAAAAAAAAAAAAAKEC&#10;AABkcnMvZG93bnJldi54bWxQSwUGAAAAAAQABAD5AAAAjAMAAAAA&#10;" strokecolor="#8fa0e0 [3048]">
                    <v:stroke endarrow="open"/>
                  </v:shape>
                  <v:shape id="Straight Arrow Connector 739" o:spid="_x0000_s1142" type="#_x0000_t32" style="position:absolute;left:50405;top:29523;width:134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nNXcMAAADcAAAADwAAAGRycy9kb3ducmV2LnhtbESPQWvCQBSE70L/w/IK3nSjUq3RVaQQ&#10;rMdGe3/JPpNg9m3Y3Zr477sFocdhZr5htvvBtOJOzjeWFcymCQji0uqGKwWXczZ5B+EDssbWMil4&#10;kIf97mW0xVTbnr/onodKRAj7FBXUIXSplL6syaCf2o44elfrDIYoXSW1wz7CTSvnSbKUBhuOCzV2&#10;9FFTect/jIJlld+KfjXLyqI4Ze5quvz7+KbU+HU4bEAEGsJ/+Nn+1ApWizX8nY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ZzV3DAAAA3AAAAA8AAAAAAAAAAAAA&#10;AAAAoQIAAGRycy9kb3ducmV2LnhtbFBLBQYAAAAABAAEAPkAAACRAwAAAAA=&#10;" strokecolor="#7030a0">
                    <v:stroke endarrow="open"/>
                  </v:shape>
                  <v:roundrect id="Rounded Rectangle 740" o:spid="_x0000_s1143" style="position:absolute;left:42484;top:28803;width:5040;height:21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ml78A&#10;AADcAAAADwAAAGRycy9kb3ducmV2LnhtbERPzYrCMBC+L/gOYQQvi6ari0o1iiwu6NHqAwzNpC02&#10;k5JErT795iDs8eP7X29724o7+dA4VvA1yUAQl043XCm4nH/HSxAhImtsHZOCJwXYbgYfa8y1e/CJ&#10;7kWsRArhkKOCOsYulzKUNVkME9cRJ844bzEm6CupPT5SuG3lNMvm0mLDqaHGjn5qKq/FzSrw+7I9&#10;3Gj2OnqM8+unMWZfGKVGw363AhGpj//it/ugFSy+0/x0Jh0B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maXvwAAANwAAAAPAAAAAAAAAAAAAAAAAJgCAABkcnMvZG93bnJl&#10;di54bWxQSwUGAAAAAAQABAD1AAAAhAMAAAAA&#10;" fillcolor="#00a9ce [3204]" strokecolor="#005366 [1604]" strokeweight="1.25pt">
                    <v:textbox inset="0,0,0,0">
                      <w:txbxContent>
                        <w:p w14:paraId="35ECFA1C"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Process*</w:t>
                          </w:r>
                        </w:p>
                      </w:txbxContent>
                    </v:textbox>
                  </v:roundrect>
                  <v:shape id="Flowchart: Magnetic Disk 741" o:spid="_x0000_s1144" type="#_x0000_t132" style="position:absolute;left:13681;top:25202;width:2880;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4asQA&#10;AADcAAAADwAAAGRycy9kb3ducmV2LnhtbESPQYvCMBSE7wv+h/AEb2uqyK5Uo4ggCnrYVQ8en8mz&#10;LTYvpYlt/febBcHjMDPfMPNlZ0vRUO0LxwpGwwQEsXam4EzB+bT5nILwAdlg6ZgUPMnDctH7mGNq&#10;XMu/1BxDJiKEfYoK8hCqVEqvc7Loh64ijt7N1RZDlHUmTY1thNtSjpPkS1osOC7kWNE6J30/PqyC&#10;/fgZDtvd9XSwa7maNj/6cWm1UoN+t5qBCNSFd/jV3hkF35MR/J+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OGrEAAAA3AAAAA8AAAAAAAAAAAAAAAAAmAIAAGRycy9k&#10;b3ducmV2LnhtbFBLBQYAAAAABAAEAPUAAACJAwAAAAA=&#10;" fillcolor="#9faee5 [3208]" strokecolor="#294097 [1608]" strokeweight="1pt"/>
                  <v:shape id="Flowchart: Magnetic Disk 742" o:spid="_x0000_s1145" type="#_x0000_t132" style="position:absolute;left:15121;top:28083;width:2881;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F68UA&#10;AADcAAAADwAAAGRycy9kb3ducmV2LnhtbESPT2vCQBTE70K/w/IKvenGILVEV7HaiD1J/Xd+zb4m&#10;odm3IbvG1E/vFgSPw8z8hpnOO1OJlhpXWlYwHEQgiDOrS84VHPZp/w2E88gaK8uk4I8czGdPvSkm&#10;2l74i9qdz0WAsEtQQeF9nUjpsoIMuoGtiYP3YxuDPsgml7rBS4CbSsZR9CoNlhwWCqxpWVD2uzsb&#10;BbyVh+No/Hn66K7XdP0dy1X63ir18twtJiA8df4Rvrc3WsF4FMP/mXA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XrxQAAANwAAAAPAAAAAAAAAAAAAAAAAJgCAABkcnMv&#10;ZG93bnJldi54bWxQSwUGAAAAAAQABAD1AAAAigMAAAAA&#10;" fillcolor="#78be20 [3206]" strokecolor="#3b5e10 [1606]" strokeweight="1pt"/>
                  <v:shape id="Flowchart: Magnetic Disk 743" o:spid="_x0000_s1146" type="#_x0000_t132" style="position:absolute;left:11521;top:27363;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bS8YA&#10;AADcAAAADwAAAGRycy9kb3ducmV2LnhtbESPzWrDMBCE74W8g9hAb42cH9LWiRJCoeBDDrXrg4+L&#10;tbVNrJVjqYnap48KgR6HmfmG2e6D6cWFRtdZVjCfJSCIa6s7bhSUn+9PLyCcR9bYWyYFP+Rgv5s8&#10;bDHV9so5XQrfiAhhl6KC1vshldLVLRl0MzsQR+/LjgZ9lGMj9YjXCDe9XCTJWhrsOC60ONBbS/Wp&#10;+DYKqnOTd8uyz7LwUfny92hfpV0p9TgNhw0IT8H/h+/tTCt4Xi3h70w8AnJ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LbS8YAAADcAAAADwAAAAAAAAAAAAAAAACYAgAAZHJz&#10;L2Rvd25yZXYueG1sUEsFBgAAAAAEAAQA9QAAAIsDAAAAAA==&#10;" fillcolor="#1e22aa [3209]" strokecolor="#0f1054 [1609]" strokeweight="1pt"/>
                  <v:shape id="Flowchart: Magnetic Disk 744" o:spid="_x0000_s1147" type="#_x0000_t132" style="position:absolute;left:12961;top:30963;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20sUA&#10;AADcAAAADwAAAGRycy9kb3ducmV2LnhtbESP0WrCQBRE3wv+w3IFX4puKsFK6ioiFMRCpYkfcMle&#10;k9js3bC7xvj33YLg4zAzZ5jVZjCt6Mn5xrKCt1kCgri0uuFKwan4nC5B+ICssbVMCu7kYbMevaww&#10;0/bGP9TnoRIRwj5DBXUIXSalL2sy6Ge2I47e2TqDIUpXSe3wFuGmlfMkWUiDDceFGjva1VT+5lej&#10;oNjnh6M7pa9f8/Oh/75eLr3pCqUm42H7ASLQEJ7hR3uvFby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jbSxQAAANwAAAAPAAAAAAAAAAAAAAAAAJgCAABkcnMv&#10;ZG93bnJldi54bWxQSwUGAAAAAAQABAD1AAAAigMAAAAA&#10;" fillcolor="#00a9ce [3204]" strokecolor="#005366 [1604]" strokeweight="1pt"/>
                  <v:shape id="Flowchart: Document 745" o:spid="_x0000_s1148" type="#_x0000_t114" style="position:absolute;left:53285;top:32403;width:6481;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9y8QA&#10;AADcAAAADwAAAGRycy9kb3ducmV2LnhtbESPX2vCMBTF3wf7DuEKe1vTjjlHNcoQBGF7mK17vzTX&#10;ptjcdE201U9vBgMfD+fPj7NYjbYVZ+p941hBlqQgiCunG64V7MvN8zsIH5A1to5JwYU8rJaPDwvM&#10;tRt4R+ci1CKOsM9RgQmhy6X0lSGLPnEdcfQOrrcYouxrqXsc4rht5UuavkmLDUeCwY7WhqpjcbKR&#10;u90ZvFy/1tm1KHU5/P58mu9MqafJ+DEHEWgM9/B/e6sVzF6n8Hc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cfcvEAAAA3AAAAA8AAAAAAAAAAAAAAAAAmAIAAGRycy9k&#10;b3ducmV2LnhtbFBLBQYAAAAABAAEAPUAAACJAwAAAAA=&#10;" fillcolor="#7030a0" stroked="f" strokeweight="2pt">
                    <v:textbox inset="0,0,0,0">
                      <w:txbxContent>
                        <w:p w14:paraId="5F43DD69"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 xml:space="preserve">private </w:t>
                          </w:r>
                        </w:p>
                        <w:p w14:paraId="4991EBCC"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v:textbox>
                  </v:shape>
                  <v:line id="Straight Connector 746" o:spid="_x0000_s1149" style="position:absolute;flip:x y;visibility:visible;mso-wrap-style:square" from="46805,29523" to="56526,3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zqVMEAAADcAAAADwAAAGRycy9kb3ducmV2LnhtbESP0YrCMBRE34X9h3AXfLPpiqhUU1mE&#10;hT4paj/g0lyb0uamNFlb/94sLPg4zMwZZn+YbCceNPjGsYKvJAVBXDndcK2gvP0stiB8QNbYOSYF&#10;T/JwyD9me8y0G/lCj2uoRYSwz1CBCaHPpPSVIYs+cT1x9O5usBiiHGqpBxwj3HZymaZrabHhuGCw&#10;p6Ohqr3+WgX3wo9ExfG5LF07lvXpbCY8KzX/nL53IAJN4R3+bxdawWa1hr8z8QjI/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bOpUwQAAANwAAAAPAAAAAAAAAAAAAAAA&#10;AKECAABkcnMvZG93bnJldi54bWxQSwUGAAAAAAQABAD5AAAAjwMAAAAA&#10;" strokecolor="#7030a0" strokeweight=".25pt">
                    <v:stroke dashstyle="dash"/>
                  </v:line>
                  <v:shape id="Straight Arrow Connector 747" o:spid="_x0000_s1150" type="#_x0000_t32" style="position:absolute;left:17281;top:29883;width:25203;height:18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FJgscAAADcAAAADwAAAGRycy9kb3ducmV2LnhtbESPQWvCQBSE74X+h+UVvBTdKKISXaVI&#10;hWq9NPXg8ZF9ZtNk36bZrcb++m5B8DjMzDfMYtXZWpyp9aVjBcNBAoI4d7rkQsHhc9OfgfABWWPt&#10;mBRcycNq+fiwwFS7C3/QOQuFiBD2KSowITSplD43ZNEPXEMcvZNrLYYo20LqFi8Rbms5SpKJtFhy&#10;XDDY0NpQXmU/VgG+GzTV/vhdHUfP29ft7LfZjb+U6j11L3MQgbpwD9/ab1rBdDyF/zPx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4UmCxwAAANwAAAAPAAAAAAAA&#10;AAAAAAAAAKECAABkcnMvZG93bnJldi54bWxQSwUGAAAAAAQABAD5AAAAlQMAAAAA&#10;" strokecolor="#71b41e [3046]">
                    <v:stroke endarrow="open"/>
                  </v:shape>
                  <v:shape id="Straight Arrow Connector 748" o:spid="_x0000_s1151" type="#_x0000_t32" style="position:absolute;left:15841;top:29883;width:26643;height:3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STwcMAAADcAAAADwAAAGRycy9kb3ducmV2LnhtbERPS0vDQBC+C/0PyxS82Y0SH6TdllIR&#10;lIIlVSi9TbNjEpqdDbtrE/+9cxA8fnzvxWp0nbpQiK1nA7ezDBRx5W3LtYHPj5ebJ1AxIVvsPJOB&#10;H4qwWk6uFlhYP3BJl32qlYRwLNBAk1JfaB2rhhzGme+JhfvywWESGGptAw4S7jp9l2UP2mHL0tBg&#10;T5uGqvP+20nJc17ebw/bU07lejec3o7vKRyNuZ6O6zmoRGP6F/+5X62Bx1zWyh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kk8HDAAAA3AAAAA8AAAAAAAAAAAAA&#10;AAAAoQIAAGRycy9kb3ducmV2LnhtbFBLBQYAAAAABAAEAPkAAACRAwAAAAA=&#10;" strokecolor="#00a0c3 [3044]">
                    <v:stroke endarrow="open"/>
                  </v:shape>
                  <v:rect id="Rectangle 749" o:spid="_x0000_s1152" style="position:absolute;top:24481;width:11252;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lJt8UA&#10;AADcAAAADwAAAGRycy9kb3ducmV2LnhtbESPQWvCQBSE70L/w/IKXqRuKmLb1FWKUAwiiLH1/Mi+&#10;JqHZtzG7JvHfu4LgcZiZb5j5sjeVaKlxpWUFr+MIBHFmdcm5gp/D98s7COeRNVaWScGFHCwXT4M5&#10;xtp2vKc29bkIEHYxKii8r2MpXVaQQTe2NXHw/mxj0AfZ5FI32AW4qeQkimbSYMlhocCaVgVl/+nZ&#10;KOiyXXs8bNdyNzomlk/JaZX+bpQaPvdfnyA89f4RvrcTreBt+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Um3xQAAANwAAAAPAAAAAAAAAAAAAAAAAJgCAABkcnMv&#10;ZG93bnJldi54bWxQSwUGAAAAAAQABAD1AAAAigMAAAAA&#10;" filled="f" stroked="f">
                    <v:textbox>
                      <w:txbxContent>
                        <w:p w14:paraId="7E0FC51A" w14:textId="77777777" w:rsidR="002C1A41" w:rsidRDefault="002C1A41" w:rsidP="008C3905">
                          <w:pPr>
                            <w:pStyle w:val="NormalWeb"/>
                            <w:spacing w:after="0"/>
                          </w:pPr>
                          <w:r>
                            <w:rPr>
                              <w:rFonts w:asciiTheme="minorHAnsi" w:hAnsi="Calibri" w:cstheme="minorBidi"/>
                              <w:b/>
                              <w:bCs/>
                              <w:color w:val="000000" w:themeColor="text1"/>
                              <w:kern w:val="24"/>
                            </w:rPr>
                            <w:t>3 – Aggregated</w:t>
                          </w:r>
                        </w:p>
                      </w:txbxContent>
                    </v:textbox>
                  </v:rect>
                  <v:rect id="Rectangle 750" o:spid="_x0000_s1153" style="position:absolute;left:11521;top:28083;width:6481;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tSsIA&#10;AADcAAAADwAAAGRycy9kb3ducmV2LnhtbERPz2vCMBS+C/sfwhN209Th6uhMy5gI6kGw3XZ+NG9p&#10;t+alNJl2/705CB4/vt/rYrSdONPgW8cKFvMEBHHtdMtGwUe1nb2A8AFZY+eYFPyThyJ/mKwx0+7C&#10;JzqXwYgYwj5DBU0IfSalrxuy6OeuJ47ctxsshggHI/WAlxhuO/mUJKm02HJsaLCn94bq3/LPKpBH&#10;81npyiRp+FluDpTazX71pdTjdHx7BRFoDHfxzb3TClbPcX48E4+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e1KwgAAANwAAAAPAAAAAAAAAAAAAAAAAJgCAABkcnMvZG93&#10;bnJldi54bWxQSwUGAAAAAAQABAD1AAAAhwMAAAAA&#10;" fillcolor="#fbfeff [3212]" stroked="f">
                    <v:fill opacity="25443f"/>
                    <v:textbox>
                      <w:txbxContent>
                        <w:p w14:paraId="3E096809"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v:textbox>
                  </v:rect>
                  <v:rect id="Rectangle 751" o:spid="_x0000_s1154" style="position:absolute;left:38910;top:32471;width:14762;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TbMUA&#10;AADcAAAADwAAAGRycy9kb3ducmV2LnhtbESPQWvCQBSE7wX/w/IKvYhuLFhLdBURxFAEMVbPj+wz&#10;Cc2+jdltEv+9WxB6HGbmG2ax6k0lWmpcaVnBZByBIM6sLjlX8H3ajj5BOI+ssbJMCu7kYLUcvCww&#10;1rbjI7Wpz0WAsItRQeF9HUvpsoIMurGtiYN3tY1BH2STS91gF+Cmku9R9CENlhwWCqxpU1D2k/4a&#10;BV12aC+n/U4ehpfE8i25bdLzl1Jvr/16DsJT7//Dz3aiFcym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tNsxQAAANwAAAAPAAAAAAAAAAAAAAAAAJgCAABkcnMv&#10;ZG93bnJldi54bWxQSwUGAAAAAAQABAD1AAAAigMAAAAA&#10;" filled="f" stroked="f">
                    <v:textbox>
                      <w:txbxContent>
                        <w:p w14:paraId="09E90933" w14:textId="77777777" w:rsidR="002C1A41" w:rsidRDefault="002C1A41" w:rsidP="008C3905">
                          <w:pPr>
                            <w:pStyle w:val="NormalWeb"/>
                            <w:spacing w:after="0"/>
                          </w:pPr>
                          <w:r>
                            <w:rPr>
                              <w:rFonts w:asciiTheme="minorHAnsi" w:hAnsi="Calibri" w:cstheme="minorBidi"/>
                              <w:color w:val="000000" w:themeColor="text1"/>
                              <w:kern w:val="24"/>
                              <w:sz w:val="16"/>
                              <w:szCs w:val="16"/>
                            </w:rPr>
                            <w:t>* extract, interpret, transform, load, integrate and harmonise</w:t>
                          </w:r>
                        </w:p>
                      </w:txbxContent>
                    </v:textbox>
                  </v:rect>
                  <v:rect id="Rectangle 752" o:spid="_x0000_s1155" style="position:absolute;left:66967;top:23762;width:9361;height:11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AA8UA&#10;AADcAAAADwAAAGRycy9kb3ducmV2LnhtbESPT2sCMRTE7wW/Q3iCt5pVsJatUYqilB5a3P45Pzav&#10;m6XJy5LEde2nbwpCj8PM/IZZbQZnRU8htp4VzKYFCOLa65YbBe9v+9t7EDEha7SeScGFImzWo5sV&#10;ltqf+Uh9lRqRIRxLVGBS6kopY23IYZz6jjh7Xz44TFmGRuqA5wx3Vs6L4k46bDkvGOxoa6j+rk5O&#10;watxw8vnT6zC5XlX+I+jlf3BKjUZD48PIBIN6T98bT9pBcvFHP7O5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7cADxQAAANwAAAAPAAAAAAAAAAAAAAAAAJgCAABkcnMv&#10;ZG93bnJldi54bWxQSwUGAAAAAAQABAD1AAAAigMAAAAA&#10;" fillcolor="#7030a0" stroked="f">
                    <v:shadow on="t" color="black" opacity="22937f" origin=",.5" offset="0,.63889mm"/>
                    <v:textbox>
                      <w:txbxContent>
                        <w:p w14:paraId="4B370163" w14:textId="77777777" w:rsidR="002C1A41" w:rsidRDefault="002C1A41"/>
                      </w:txbxContent>
                    </v:textbox>
                  </v:rect>
                  <v:shape id="TextBox 270" o:spid="_x0000_s1156" type="#_x0000_t202" style="position:absolute;left:38882;top:24651;width:8286;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scsQA&#10;AADcAAAADwAAAGRycy9kb3ducmV2LnhtbESPSWvDMBSE74X8B/EKuSVSlyx1rYTSUsgppdkgt4f1&#10;vBDryVhK7P77KBDocZiZb5h02dtaXKj1lWMNT2MFgjhzpuJCw277PZqD8AHZYO2YNPyRh+Vi8JBi&#10;YlzHv3TZhEJECPsENZQhNImUPivJoh+7hjh6uWsthijbQpoWuwi3tXxWaiotVhwXSmzos6TstDlb&#10;Dft1fjy8qp/iy06azvVKsn2TWg8f+493EIH68B++t1dGw2zy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6bHLEAAAA3AAAAA8AAAAAAAAAAAAAAAAAmAIAAGRycy9k&#10;b3ducmV2LnhtbFBLBQYAAAAABAAEAPUAAACJAwAAAAA=&#10;" filled="f" stroked="f">
                    <v:textbox>
                      <w:txbxContent>
                        <w:p w14:paraId="4C129A88" w14:textId="77777777" w:rsidR="002C1A41" w:rsidRDefault="002C1A41" w:rsidP="008C3905">
                          <w:pPr>
                            <w:pStyle w:val="NormalWeb"/>
                            <w:spacing w:after="0"/>
                          </w:pPr>
                          <w:r>
                            <w:rPr>
                              <w:rFonts w:asciiTheme="minorHAnsi" w:hAnsi="Calibri" w:cstheme="minorBidi"/>
                              <w:b/>
                              <w:bCs/>
                              <w:color w:val="000000" w:themeColor="text1"/>
                              <w:kern w:val="24"/>
                              <w:sz w:val="22"/>
                              <w:szCs w:val="22"/>
                            </w:rPr>
                            <w:t xml:space="preserve">Aggregator </w:t>
                          </w:r>
                        </w:p>
                      </w:txbxContent>
                    </v:textbox>
                  </v:shape>
                </v:group>
                <v:group id="Group 754" o:spid="_x0000_s1157" style="position:absolute;top:35730;width:86409;height:11946" coordorigin=",35730" coordsize="86409,11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dxusYAAADcAAAADwAAAGRycy9kb3ducmV2LnhtbESPQWvCQBSE7wX/w/IE&#10;b3UTNVqiq4jY0kMoVAult0f2mQSzb0N2TeK/dwuFHoeZ+YbZ7AZTi45aV1lWEE8jEMS51RUXCr7O&#10;r88vIJxH1lhbJgV3crDbjp42mGrb8yd1J1+IAGGXooLS+yaV0uUlGXRT2xAH72Jbgz7ItpC6xT7A&#10;TS1nUbSUBisOCyU2dCgpv55uRsFbj/1+Hh+77Ho53H/Oycd3FpNSk/GwX4PwNPj/8F/7XStYJQ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B3G6xgAAANwA&#10;AAAPAAAAAAAAAAAAAAAAAKoCAABkcnMvZG93bnJldi54bWxQSwUGAAAAAAQABAD6AAAAnQMAAAAA&#10;">
                  <v:shape id="Straight Arrow Connector 755" o:spid="_x0000_s1158" type="#_x0000_t32" style="position:absolute;left:47203;top:43924;width:16730;height:12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FGosUAAADcAAAADwAAAGRycy9kb3ducmV2LnhtbESP3WoCMRSE7wu+QzgF72q2S62yGkUE&#10;oVIK/oFeHjbH3ejmZEmibt++KRR6OczMN8x03tlG3MkH41jB6yADQVw6bbhScNivXsYgQkTW2Dgm&#10;Bd8UYD7rPU2x0O7BW7rvYiUShEOBCuoY20LKUNZkMQxcS5y8s/MWY5K+ktrjI8FtI/Mse5cWDaeF&#10;Glta1lRedzerYPllNs2aTu1xnef+Yi6L7O1zo1T/uVtMQETq4n/4r/2hFYyGQ/g9k46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FGosUAAADcAAAADwAAAAAAAAAA&#10;AAAAAAChAgAAZHJzL2Rvd25yZXYueG1sUEsFBgAAAAAEAAQA+QAAAJMDAAAAAA==&#10;" strokecolor="#7030a0">
                    <v:stroke endarrow="open"/>
                  </v:shape>
                  <v:group id="Group 756" o:spid="_x0000_s1159" style="position:absolute;top:35730;width:86409;height:11946" coordorigin=",35730" coordsize="86409,11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lKVsUAAADcAAAADwAAAGRycy9kb3ducmV2LnhtbESPQYvCMBSE78L+h/CE&#10;vWnaXdSlGkXEXTyIoC6It0fzbIvNS2liW/+9EQSPw8x8w8wWnSlFQ7UrLCuIhxEI4tTqgjMF/8ff&#10;wQ8I55E1lpZJwZ0cLOYfvRkm2ra8p+bgMxEg7BJUkHtfJVK6NCeDbmgr4uBdbG3QB1lnUtfYBrgp&#10;5VcUjaXBgsNCjhWtckqvh5tR8Ndiu/yO1832elndz8fR7rSNSanPfrecgvDU+Xf41d5oBZ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6ZSlbFAAAA3AAA&#10;AA8AAAAAAAAAAAAAAAAAqgIAAGRycy9kb3ducmV2LnhtbFBLBQYAAAAABAAEAPoAAACcAwAAAAA=&#10;">
                    <v:line id="Straight Connector 757" o:spid="_x0000_s1160" style="position:absolute;visibility:visible;mso-wrap-style:square" from="0,47525" to="86409,47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BSsYAAADcAAAADwAAAGRycy9kb3ducmV2LnhtbESPT0sDMRTE74LfITzBW5vtwlrdNi1i&#10;sXgRaxWht0fyun+6edkmsV2/vREKHoeZ+Q0zXw62EyfyoXGsYDLOQBBrZxquFHx+PI/uQYSIbLBz&#10;TAp+KMBycX01x9K4M7/TaRsrkSAcSlRQx9iXUgZdk8Uwdj1x8vbOW4xJ+koaj+cEt53Ms+xOWmw4&#10;LdTY01NN+rD9tgoOuW43a1yvHnT79trmx+Jr5wulbm+GxxmISEP8D1/aL0bBtJjC35l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HAUrGAAAA3AAAAA8AAAAAAAAA&#10;AAAAAAAAoQIAAGRycy9kb3ducmV2LnhtbFBLBQYAAAAABAAEAPkAAACUAwAAAAA=&#10;" strokecolor="#48d1ff [2092]" strokeweight=".25pt">
                      <v:stroke dashstyle="dash"/>
                    </v:line>
                    <v:shape id="Straight Arrow Connector 758" o:spid="_x0000_s1161" type="#_x0000_t32" style="position:absolute;left:14401;top:40884;width:11521;height:1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1fcMAAADcAAAADwAAAGRycy9kb3ducmV2LnhtbERPS2vCQBC+C/6HZQq9FN1YqEp0ldJW&#10;sOjBRy+9DdkxSc3Ohuwa4793DgWPH997vuxcpVpqQunZwGiYgCLOvC05N/BzXA2moEJEtlh5JgM3&#10;CrBc9HtzTK2/8p7aQ8yVhHBI0UARY51qHbKCHIahr4mFO/nGYRTY5No2eJVwV+nXJBlrhyVLQ4E1&#10;fRSUnQ8XZ2Czfhn54/Zr8y3Fe/t7+5zu2j9jnp+69xmoSF18iP/da2tg8iZr5YwcAb2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X9X3DAAAA3AAAAA8AAAAAAAAAAAAA&#10;AAAAoQIAAGRycy9kb3ducmV2LnhtbFBLBQYAAAAABAAEAPkAAACRAwAAAAA=&#10;" strokecolor="#16197f [2409]">
                      <v:stroke endarrow="open"/>
                    </v:shape>
                    <v:shape id="Straight Arrow Connector 759" o:spid="_x0000_s1162" type="#_x0000_t32" style="position:absolute;left:15841;top:38644;width:1008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mrsUAAADcAAAADwAAAGRycy9kb3ducmV2LnhtbESPQWsCMRSE7wX/Q3iCt5pV3KqrUWyh&#10;tBR6qHrQ22Pz3CxuXsImddd/3xQKPQ4z8w2z3va2ETdqQ+1YwWScgSAuna65UnA8vD4uQISIrLFx&#10;TAruFGC7GTyssdCu4y+67WMlEoRDgQpMjL6QMpSGLIax88TJu7jWYkyyraRusUtw28hplj1JizWn&#10;BYOeXgyV1/23VTA79cfDZ77woepyf7dvz/rjbJQaDfvdCkSkPv6H/9rvWsE8X8L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SmrsUAAADcAAAADwAAAAAAAAAA&#10;AAAAAAChAgAAZHJzL2Rvd25yZXYueG1sUEsFBgAAAAAEAAQA+QAAAJMDAAAAAA==&#10;" strokecolor="#8fa0e0 [3048]">
                      <v:stroke endarrow="open"/>
                    </v:shape>
                    <v:shape id="Straight Arrow Connector 760" o:spid="_x0000_s1163" type="#_x0000_t32" style="position:absolute;left:15841;top:43124;width:10081;height: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2NlsMAAADcAAAADwAAAGRycy9kb3ducmV2LnhtbERPz2vCMBS+C/4P4QlehqbKUKlGEZkw&#10;3S5TDx4fzbOpbV66JtPOv345DDx+fL8Xq9ZW4kaNLxwrGA0TEMSZ0wXnCk7H7WAGwgdkjZVjUvBL&#10;HlbLbmeBqXZ3/qLbIeQihrBPUYEJoU6l9Jkhi37oauLIXVxjMUTY5FI3eI/htpLjJJlIiwXHBoM1&#10;bQxl5eHHKsAPg6b8PH+X5/HL7m03e9T716tS/V67noMI1Ian+N/9rhVMJ3F+PB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9jZbDAAAA3AAAAA8AAAAAAAAAAAAA&#10;AAAAoQIAAGRycy9kb3ducmV2LnhtbFBLBQYAAAAABAAEAPkAAACRAwAAAAA=&#10;" strokecolor="#71b41e [3046]">
                      <v:stroke endarrow="open"/>
                    </v:shape>
                    <v:shape id="Straight Arrow Connector 761" o:spid="_x0000_s1164" type="#_x0000_t32" style="position:absolute;left:14401;top:45365;width:115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K92cUAAADcAAAADwAAAGRycy9kb3ducmV2LnhtbESPzWrDMBCE74W8g9hAb42cFDvGjRJC&#10;wKTXOi2kt621sU2tlbHkn759VSjkOMzMN8zuMJtWjNS7xrKC9SoCQVxa3XCl4P2SP6UgnEfW2Fom&#10;BT/k4LBfPOww03biNxoLX4kAYZehgtr7LpPSlTUZdCvbEQfvZnuDPsi+krrHKcBNKzdRlEiDDYeF&#10;Gjs61VR+F4NR8Hz7ms+pP8o0v9rTMMRx/JF/KvW4nI8vIDzN/h7+b79qBdtkDX9nwh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K92cUAAADcAAAADwAAAAAAAAAA&#10;AAAAAAChAgAAZHJzL2Rvd25yZXYueG1sUEsFBgAAAAAEAAQA+QAAAJMDAAAAAA==&#10;" strokecolor="#00a0c3 [3044]">
                      <v:stroke endarrow="open"/>
                    </v:shape>
                    <v:roundrect id="Rounded Rectangle 762" o:spid="_x0000_s1165" style="position:absolute;left:25922;top:42404;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0BG8IA&#10;AADcAAAADwAAAGRycy9kb3ducmV2LnhtbESP0YrCMBRE3xf2H8Jd8GXRdBW6SzXKsijoo9UPuDQ3&#10;bbG5KUnUrl9vBMHHYWbOMIvVYDtxIR9axwq+JhkI4srplmsFx8Nm/AMiRGSNnWNS8E8BVsv3twUW&#10;2l15T5cy1iJBOBSooImxL6QMVUMWw8T1xMkzzluMSfpaao/XBLednGZZLi22nBYa7OmvoepUnq0C&#10;v6667Zlmt53HmJ8+jTHr0ig1+hh+5yAiDfEVfra3WsF3PoXHmXQ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QEbwgAAANwAAAAPAAAAAAAAAAAAAAAAAJgCAABkcnMvZG93&#10;bnJldi54bWxQSwUGAAAAAAQABAD1AAAAhwMAAAAA&#10;" fillcolor="#00a9ce [3204]" strokecolor="#005366 [1604]" strokeweight="1.25pt">
                      <v:textbox inset="0,0,0,0">
                        <w:txbxContent>
                          <w:p w14:paraId="00BF254F"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shape id="Flowchart: Magnetic Disk 763" o:spid="_x0000_s1166" type="#_x0000_t132" style="position:absolute;left:12961;top:36724;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Nf5sQA&#10;AADcAAAADwAAAGRycy9kb3ducmV2LnhtbESPQYvCMBSE7wv+h/CEva2pLrhSjSKCKOjBVQ8en8mz&#10;LTYvpYlt/fdGWNjjMDPfMLNFZ0vRUO0LxwqGgwQEsXam4EzB+bT+moDwAdlg6ZgUPMnDYt77mGFq&#10;XMu/1BxDJiKEfYoK8hCqVEqvc7LoB64ijt7N1RZDlHUmTY1thNtSjpJkLC0WHBdyrGiVk74fH1bB&#10;bvQM+832etrblVxOmoN+XFqt1Ge/W05BBOrCf/ivvTUKfsbf8D4Tj4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DX+bEAAAA3AAAAA8AAAAAAAAAAAAAAAAAmAIAAGRycy9k&#10;b3ducmV2LnhtbFBLBQYAAAAABAAEAPUAAACJAwAAAAA=&#10;" fillcolor="#9faee5 [3208]" strokecolor="#294097 [1608]" strokeweight="1pt"/>
                    <v:shape id="Flowchart: Magnetic Disk 764" o:spid="_x0000_s1167" type="#_x0000_t132" style="position:absolute;left:15121;top:39604;width:2881;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kZMYA&#10;AADcAAAADwAAAGRycy9kb3ducmV2LnhtbESPT2vCQBTE74V+h+UVetNNRbSkbkL9E6kn0VrPz+xr&#10;Epp9G7LbGP30XUHocZiZ3zCztDe16Kh1lWUFL8MIBHFudcWFgsNnNngF4TyyxtoyKbiQgzR5fJhh&#10;rO2Zd9TtfSEChF2MCkrvm1hKl5dk0A1tQxy8b9sa9EG2hdQtngPc1HIURRNpsOKwUGJDi5Lyn/2v&#10;UcBbefgaTzfHVX+9ZuvTSC6zeafU81P//gbCU+//w/f2h1YwnYzhdiYcAZ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okZMYAAADcAAAADwAAAAAAAAAAAAAAAACYAgAAZHJz&#10;L2Rvd25yZXYueG1sUEsFBgAAAAAEAAQA9QAAAIsDAAAAAA==&#10;" fillcolor="#78be20 [3206]" strokecolor="#3b5e10 [1606]" strokeweight="1pt"/>
                    <v:shape id="Flowchart: Magnetic Disk 765" o:spid="_x0000_s1168" type="#_x0000_t132" style="position:absolute;left:11521;top:38884;width:288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6xMYA&#10;AADcAAAADwAAAGRycy9kb3ducmV2LnhtbESPQWvCQBSE74L/YXmCN7OptVZTVykFIQcPNc3B4yP7&#10;moRm38bsNon99V2h0OMwM98wu8NoGtFT52rLCh6iGARxYXXNpYL847jYgHAeWWNjmRTcyMFhP53s&#10;MNF24DP1mS9FgLBLUEHlfZtI6YqKDLrItsTB+7SdQR9kV0rd4RDgppHLOF5LgzWHhQpbequo+Mq+&#10;jYLLtTzXj3mTpuP7xec/J7uVdqXUfDa+voDwNPr/8F871Qqe109wPxOO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6xMYAAADcAAAADwAAAAAAAAAAAAAAAACYAgAAZHJz&#10;L2Rvd25yZXYueG1sUEsFBgAAAAAEAAQA9QAAAIsDAAAAAA==&#10;" fillcolor="#1e22aa [3209]" strokecolor="#0f1054 [1609]" strokeweight="1pt"/>
                    <v:shape id="Flowchart: Magnetic Disk 766" o:spid="_x0000_s1169" type="#_x0000_t132" style="position:absolute;left:12961;top:42484;width:2880;height:4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RXsUA&#10;AADcAAAADwAAAGRycy9kb3ducmV2LnhtbESP0WrCQBRE3wX/YbmCL6KbSkkldRURCmLB0sQPuGSv&#10;SWz2bthdY/z7bkHo4zAzZ5j1djCt6Mn5xrKCl0UCgri0uuFKwbn4mK9A+ICssbVMCh7kYbsZj9aY&#10;aXvnb+rzUIkIYZ+hgjqELpPSlzUZ9AvbEUfvYp3BEKWrpHZ4j3DTymWSpNJgw3Ghxo72NZU/+c0o&#10;KA758cudX2efy8uxP92u1950hVLTybB7BxFoCP/hZ/ugFbylKf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VFexQAAANwAAAAPAAAAAAAAAAAAAAAAAJgCAABkcnMv&#10;ZG93bnJldi54bWxQSwUGAAAAAAQABAD1AAAAigMAAAAA&#10;" fillcolor="#00a9ce [3204]" strokecolor="#005366 [1604]" strokeweight="1pt"/>
                    <v:roundrect id="Rounded Rectangle 767" o:spid="_x0000_s1170" style="position:absolute;left:25922;top:44644;width:4321;height:14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ig8MA&#10;AADcAAAADwAAAGRycy9kb3ducmV2LnhtbESPUWvCMBSF34X9h3CFvYimbtBKNcoQBX1ctx9waW7a&#10;YnNTkqh1v34RBns8nHO+w9nsRtuLG/nQOVawXGQgiGunO24UfH8d5ysQISJr7B2TggcF2G1fJhss&#10;tbvzJ92q2IgE4VCigjbGoZQy1C1ZDAs3ECfPOG8xJukbqT3eE9z28i3Lcmmx47TQ4kD7lupLdbUK&#10;/KHuT1d6/zl7jPllZow5VEap1+n4sQYRaYz/4b/2SSso8gKe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qig8MAAADcAAAADwAAAAAAAAAAAAAAAACYAgAAZHJzL2Rv&#10;d25yZXYueG1sUEsFBgAAAAAEAAQA9QAAAIgDAAAAAA==&#10;" fillcolor="#00a9ce [3204]" strokecolor="#005366 [1604]" strokeweight="1.25pt">
                      <v:textbox inset="0,0,0,0">
                        <w:txbxContent>
                          <w:p w14:paraId="4006E944"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roundrect id="Rounded Rectangle 768" o:spid="_x0000_s1171" style="position:absolute;left:25922;top:40164;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28b8A&#10;AADcAAAADwAAAGRycy9kb3ducmV2LnhtbERPzYrCMBC+C75DGMGLaLordJdqlGVxQY9WH2BoJm2x&#10;mZQkatenNwfB48f3v94OthM38qF1rOBjkYEgrpxuuVZwPv3Nv0GEiKyxc0wK/inAdjMerbHQ7s5H&#10;upWxFimEQ4EKmhj7QspQNWQxLFxPnDjjvMWYoK+l9nhP4baTn1mWS4stp4YGe/ptqLqUV6vA76pu&#10;f6Xl4+Ax5peZMWZXGqWmk+FnBSLSEN/il3uvFXzlaW06k4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TbxvwAAANwAAAAPAAAAAAAAAAAAAAAAAJgCAABkcnMvZG93bnJl&#10;di54bWxQSwUGAAAAAAQABAD1AAAAhAMAAAAA&#10;" fillcolor="#00a9ce [3204]" strokecolor="#005366 [1604]" strokeweight="1.25pt">
                      <v:textbox inset="0,0,0,0">
                        <w:txbxContent>
                          <w:p w14:paraId="642FBDED"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roundrect id="Rounded Rectangle 769" o:spid="_x0000_s1172" style="position:absolute;left:25922;top:37924;width:4321;height:1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mTasMA&#10;AADcAAAADwAAAGRycy9kb3ducmV2LnhtbESPUWvCMBSF3wX/Q7iDvYimm9BpZxQZCu5xnT/g0ty0&#10;xeamJFGrv94Igz0ezjnf4aw2g+3EhXxoHSt4m2UgiCunW64VHH/30wWIEJE1do5JwY0CbNbj0QoL&#10;7a78Q5cy1iJBOBSooImxL6QMVUMWw8z1xMkzzluMSfpaao/XBLedfM+yXFpsOS002NNXQ9WpPFsF&#10;fld1hzPN798eY36aGGN2pVHq9WXYfoKINMT/8F/7oBV85Et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mTasMAAADcAAAADwAAAAAAAAAAAAAAAACYAgAAZHJzL2Rv&#10;d25yZXYueG1sUEsFBgAAAAAEAAQA9QAAAIgDAAAAAA==&#10;" fillcolor="#00a9ce [3204]" strokecolor="#005366 [1604]" strokeweight="1.25pt">
                      <v:textbox inset="0,0,0,0">
                        <w:txbxContent>
                          <w:p w14:paraId="16962BCE"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WFS</w:t>
                            </w:r>
                          </w:p>
                        </w:txbxContent>
                      </v:textbox>
                    </v:roundrect>
                    <v:shape id="TextBox 113" o:spid="_x0000_s1173" type="#_x0000_t202" style="position:absolute;left:38636;top:45522;width:12011;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uZcAA&#10;AADcAAAADwAAAGRycy9kb3ducmV2LnhtbERPy4rCMBTdC/MP4Q7MThOH8dUxyqAIrhSfMLtLc22L&#10;zU1poq1/bxaCy8N5T+etLcWdal841tDvKRDEqTMFZxqOh1V3DMIHZIOlY9LwIA/z2UdniolxDe/o&#10;vg+ZiCHsE9SQh1AlUvo0J4u+5yriyF1cbTFEWGfS1NjEcFvKb6WG0mLBsSHHihY5pdf9zWo4bS7/&#10;5x+1zZZ2UDWuVZLtRGr99dn+/YII1Ia3+OVeGw2j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2uZcAAAADcAAAADwAAAAAAAAAAAAAAAACYAgAAZHJzL2Rvd25y&#10;ZXYueG1sUEsFBgAAAAAEAAQA9QAAAIUDAAAAAA==&#10;" filled="f" stroked="f">
                      <v:textbox>
                        <w:txbxContent>
                          <w:p w14:paraId="1A1B373C" w14:textId="77777777" w:rsidR="002C1A41" w:rsidRDefault="002C1A41" w:rsidP="008C3905">
                            <w:pPr>
                              <w:pStyle w:val="NormalWeb"/>
                              <w:spacing w:after="0"/>
                            </w:pPr>
                            <w:r>
                              <w:rPr>
                                <w:rFonts w:asciiTheme="minorHAnsi" w:hAnsi="Calibri" w:cstheme="minorBidi"/>
                                <w:color w:val="000000" w:themeColor="text1"/>
                                <w:kern w:val="24"/>
                                <w:sz w:val="16"/>
                                <w:szCs w:val="16"/>
                              </w:rPr>
                              <w:t>* Transform (on the fly)</w:t>
                            </w:r>
                          </w:p>
                        </w:txbxContent>
                      </v:textbox>
                    </v:shape>
                    <v:roundrect id="Rounded Rectangle 771" o:spid="_x0000_s1174" style="position:absolute;left:42484;top:37890;width:5040;height:79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JscIA&#10;AADcAAAADwAAAGRycy9kb3ducmV2LnhtbESP0YrCMBRE3wX/IVxhX2RNXUGlaxQRF/TR6gdcmpu2&#10;2NyUJGp3v34jCD4OM3OGWW1624o7+dA4VjCdZCCIS6cbrhRczj+fSxAhImtsHZOCXwqwWQ8HK8y1&#10;e/CJ7kWsRIJwyFFBHWOXSxnKmiyGieuIk2ectxiT9JXUHh8Jblv5lWVzabHhtFBjR7uaymtxswr8&#10;vmwPN5r9HT3G+XVsjNkXRqmPUb/9BhGpj+/wq33QChaLKT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gmxwgAAANwAAAAPAAAAAAAAAAAAAAAAAJgCAABkcnMvZG93&#10;bnJldi54bWxQSwUGAAAAAAQABAD1AAAAhwMAAAAA&#10;" fillcolor="#00a9ce [3204]" strokecolor="#005366 [1604]" strokeweight="1.25pt">
                      <v:textbox inset="0,0,0,0">
                        <w:txbxContent>
                          <w:p w14:paraId="2122B185" w14:textId="77777777" w:rsidR="002C1A41" w:rsidRDefault="002C1A41" w:rsidP="008C3905">
                            <w:pPr>
                              <w:pStyle w:val="NormalWeb"/>
                              <w:spacing w:after="0"/>
                              <w:jc w:val="center"/>
                            </w:pPr>
                            <w:r>
                              <w:rPr>
                                <w:rFonts w:asciiTheme="minorHAnsi" w:hAnsi="Calibri" w:cstheme="minorBidi"/>
                                <w:color w:val="FBFEFF" w:themeColor="light1"/>
                                <w:kern w:val="24"/>
                                <w:sz w:val="20"/>
                                <w:szCs w:val="20"/>
                              </w:rPr>
                              <w:t>Process*</w:t>
                            </w:r>
                          </w:p>
                        </w:txbxContent>
                      </v:textbox>
                    </v:roundrect>
                    <v:line id="Straight Connector 772" o:spid="_x0000_s1175" style="position:absolute;flip:x y;visibility:visible;mso-wrap-style:square" from="47524,41850" to="55298,4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sm6sAAAADcAAAADwAAAGRycy9kb3ducmV2LnhtbESPwarCMBRE94L/EK7gzqZ2oVKNIoLQ&#10;1RO1H3Bprk2xuSlNtPXvXx48cDnMzBlmdxhtK97U+8axgmWSgiCunG64VlDez4sNCB+QNbaOScGH&#10;PBz208kOc+0GvtL7FmoRIexzVGBC6HIpfWXIok9cRxy9h+sthij7Wuoehwi3rczSdCUtNhwXDHZ0&#10;MlQ9by+r4FH4gag4fbLSPYey/rmYES9KzWfjcQsi0Bi+4f92oRWs1xn8nY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7JurAAAAA3AAAAA8AAAAAAAAAAAAAAAAA&#10;oQIAAGRycy9kb3ducmV2LnhtbFBLBQYAAAAABAAEAPkAAACOAwAAAAA=&#10;" strokecolor="#7030a0" strokeweight=".25pt">
                      <v:stroke dashstyle="dash"/>
                    </v:line>
                    <v:shape id="Straight Arrow Connector 773" o:spid="_x0000_s1176" type="#_x0000_t32" style="position:absolute;left:30243;top:40873;width:12241;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ekgcQAAADcAAAADwAAAGRycy9kb3ducmV2LnhtbESPT4vCMBTE78J+h/AW9qbp7oJ/qlFk&#10;QRQv2urB46N5tmWbl9JE2357Iwgeh5n5DbNYdaYSd2pcaVnB9ygCQZxZXXKu4HzaDKcgnEfWWFkm&#10;BT05WC0/BguMtW05oXvqcxEg7GJUUHhfx1K6rCCDbmRr4uBdbWPQB9nkUjfYBrip5E8UjaXBksNC&#10;gTX9FZT9pzejYNt2h+1+fZlhf5RTNH0y3h0Spb4+u/UchKfOv8Ov9k4rmEx+4XkmHA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6SBxAAAANwAAAAPAAAAAAAAAAAA&#10;AAAAAKECAABkcnMvZG93bnJldi54bWxQSwUGAAAAAAQABAD5AAAAkgMAAAAA&#10;" strokecolor="#16197f [2409]">
                      <v:stroke endarrow="open"/>
                    </v:shape>
                    <v:shape id="Straight Arrow Connector 774" o:spid="_x0000_s1177" type="#_x0000_t32" style="position:absolute;left:30243;top:38572;width:12241;height: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BVUMUAAADcAAAADwAAAGRycy9kb3ducmV2LnhtbESPT2sCMRTE7wW/Q3iF3mq24j9Wo6hQ&#10;lIKHqod6e2xeN0s3L2ET3fXbN4LgcZiZ3zDzZWdrcaUmVI4VfPQzEMSF0xWXCk7Hz/cpiBCRNdaO&#10;ScGNAiwXvZc55tq1/E3XQyxFgnDIUYGJ0edShsKQxdB3njh5v66xGJNsSqkbbBPc1nKQZWNpseK0&#10;YNDTxlDxd7hYBcOf7nTcj6Y+lO3I3+x2rb/ORqm31241AxGpi8/wo73TCiaTId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BVUMUAAADcAAAADwAAAAAAAAAA&#10;AAAAAAChAgAAZHJzL2Rvd25yZXYueG1sUEsFBgAAAAAEAAQA+QAAAJMDAAAAAA==&#10;" strokecolor="#8fa0e0 [3048]">
                      <v:stroke endarrow="open"/>
                    </v:shape>
                    <v:shape id="Straight Arrow Connector 775" o:spid="_x0000_s1178" type="#_x0000_t32" style="position:absolute;left:30200;top:43030;width:12241;height: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O408cAAADcAAAADwAAAGRycy9kb3ducmV2LnhtbESPQWsCMRSE7wX/Q3iCl1KzlVZlNYoU&#10;hWp7qe3B42Pz3Ky7eVk3qa7++kYoeBxm5htmOm9tJU7U+MKxgud+AoI4c7rgXMHP9+ppDMIHZI2V&#10;Y1JwIQ/zWedhiql2Z/6i0zbkIkLYp6jAhFCnUvrMkEXfdzVx9PausRiibHKpGzxHuK3kIEmG0mLB&#10;ccFgTW+GsnL7axXgh0FTfu6O5W7wuF6ux9d683JQqtdtFxMQgdpwD/+337WC0egVbmfi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E7jTxwAAANwAAAAPAAAAAAAA&#10;AAAAAAAAAKECAABkcnMvZG93bnJldi54bWxQSwUGAAAAAAQABAD5AAAAlQMAAAAA&#10;" strokecolor="#71b41e [3046]">
                      <v:stroke endarrow="open"/>
                    </v:shape>
                    <v:shape id="Straight Arrow Connector 776" o:spid="_x0000_s1179" type="#_x0000_t32" style="position:absolute;left:30243;top:45251;width:12241;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tolcUAAADcAAAADwAAAGRycy9kb3ducmV2LnhtbESPX2vCMBTF3wf7DuEO9jbTiVrpjCKO&#10;wYbgqAri27W5a8uam5Jktn57Iwh7PJw/P85s0ZtGnMn52rKC10ECgriwuuZSwX738TIF4QOyxsYy&#10;KbiQh8X88WGGmbYd53TehlLEEfYZKqhCaDMpfVGRQT+wLXH0fqwzGKJ0pdQOuzhuGjlMkok0WHMk&#10;VNjSqqLid/tnIuR9lI/Xh/VpRPnyuzt9HTfBHZV6fuqXbyAC9eE/fG9/agVpOoH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tolcUAAADcAAAADwAAAAAAAAAA&#10;AAAAAAChAgAAZHJzL2Rvd25yZXYueG1sUEsFBgAAAAAEAAQA+QAAAJMDAAAAAA==&#10;" strokecolor="#00a0c3 [3044]">
                      <v:stroke endarrow="open"/>
                    </v:shape>
                    <v:group id="Group 777" o:spid="_x0000_s1180" style="position:absolute;left:64807;top:37444;width:15842;height:7921" coordorigin="64807,37444" coordsize="22322,13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rect id="Rectangle 778" o:spid="_x0000_s1181" style="position:absolute;left:64807;top:38884;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AkMEA&#10;AADcAAAADwAAAGRycy9kb3ducmV2LnhtbERPS27CMBDdI/UO1lTqDhxYFAgYRCuBygLxPcAQD0kg&#10;Hke2S8Lt8QKJ5dP7T+etqcSdnC8tK+j3EhDEmdUl5wpOx2V3BMIHZI2VZVLwIA/z2Udniqm2De/p&#10;fgi5iCHsU1RQhFCnUvqsIIO+Z2viyF2sMxgidLnUDpsYbio5SJJvabDk2FBgTb8FZbfDv1FA+LPa&#10;Nvlycz3heHBdX9x4tzor9fXZLiYgArXhLX65/7SC4TC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kQJDBAAAA3AAAAA8AAAAAAAAAAAAAAAAAmAIAAGRycy9kb3du&#10;cmV2LnhtbFBLBQYAAAAABAAEAPUAAACGAwAAAAA=&#10;" filled="f" stroked="f">
                        <v:shadow on="t" color="black" opacity="22937f" origin=",.5" offset="0,.63889mm"/>
                        <v:textbox>
                          <w:txbxContent>
                            <w:p w14:paraId="380AC61F" w14:textId="77777777" w:rsidR="002C1A41" w:rsidRDefault="002C1A41"/>
                          </w:txbxContent>
                        </v:textbox>
                      </v:rect>
                      <v:rect id="Rectangle 779" o:spid="_x0000_s1182" style="position:absolute;left:69127;top:41764;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lC8UA&#10;AADcAAAADwAAAGRycy9kb3ducmV2LnhtbESPzW7CMBCE75V4B2uRuBUHDqUJGASVQO0Blb8HWOIl&#10;CcTryDYkffsaqVKPo5n5RjNbdKYWD3K+sqxgNExAEOdWV1woOB3Xr+8gfEDWWFsmBT/kYTHvvcww&#10;07blPT0OoRARwj5DBWUITSalz0sy6Ie2IY7exTqDIUpXSO2wjXBTy3GSvEmDFceFEhv6KCm/He5G&#10;AeFq890W6+31hOn4+nVx6W5zVmrQ75ZTEIG68B/+a39qBZNJCs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OULxQAAANwAAAAPAAAAAAAAAAAAAAAAAJgCAABkcnMv&#10;ZG93bnJldi54bWxQSwUGAAAAAAQABAD1AAAAigMAAAAA&#10;" filled="f" stroked="f">
                        <v:shadow on="t" color="black" opacity="22937f" origin=",.5" offset="0,.63889mm"/>
                        <v:textbox>
                          <w:txbxContent>
                            <w:p w14:paraId="3839CC7F" w14:textId="77777777" w:rsidR="002C1A41" w:rsidRDefault="002C1A41"/>
                          </w:txbxContent>
                        </v:textbox>
                      </v:rect>
                      <v:rect id="Rectangle 780" o:spid="_x0000_s1183" style="position:absolute;left:73448;top:37444;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8scIA&#10;AADcAAAADwAAAGRycy9kb3ducmV2LnhtbERPS27CMBDdI/UO1lTqrjhk0ULAIEBK1C6qtsABhnjI&#10;h3gc2S5Jb18vKrF8ev/VZjSduJHzjWUFs2kCgri0uuFKwemYP89B+ICssbNMCn7Jw2b9MFlhpu3A&#10;33Q7hErEEPYZKqhD6DMpfVmTQT+1PXHkLtYZDBG6SmqHQww3nUyT5EUabDg21NjTvqbyevgxCgh3&#10;xedQ5R/tCRdp+35xi6/irNTT47hdggg0hrv43/2mFbzO4/x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RzyxwgAAANwAAAAPAAAAAAAAAAAAAAAAAJgCAABkcnMvZG93&#10;bnJldi54bWxQSwUGAAAAAAQABAD1AAAAhwMAAAAA&#10;" filled="f" stroked="f">
                        <v:shadow on="t" color="black" opacity="22937f" origin=",.5" offset="0,.63889mm"/>
                        <v:textbox>
                          <w:txbxContent>
                            <w:p w14:paraId="360D72C9" w14:textId="77777777" w:rsidR="002C1A41" w:rsidRDefault="002C1A41"/>
                          </w:txbxContent>
                        </v:textbox>
                      </v:rect>
                      <v:rect id="Rectangle 781" o:spid="_x0000_s1184" style="position:absolute;left:77768;top:40324;width:9361;height:9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ZKsUA&#10;AADcAAAADwAAAGRycy9kb3ducmV2LnhtbESPwW7CMBBE75X4B2uRuBUHDgXSGASVQHBAbWk+YBsv&#10;SWi8jmxDwt/jSpV6HM3MG0226k0jbuR8bVnBZJyAIC6srrlUkH9tn+cgfEDW2FgmBXfysFoOnjJM&#10;te34k26nUIoIYZ+igiqENpXSFxUZ9GPbEkfvbJ3BEKUrpXbYRbhp5DRJXqTBmuNChS29VVT8nK5G&#10;AeFm996V2+Mlx8X0cji7xcfuW6nRsF+/ggjUh//wX3uvFczmE/g9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5kqxQAAANwAAAAPAAAAAAAAAAAAAAAAAJgCAABkcnMv&#10;ZG93bnJldi54bWxQSwUGAAAAAAQABAD1AAAAigMAAAAA&#10;" filled="f" stroked="f">
                        <v:shadow on="t" color="black" opacity="22937f" origin=",.5" offset="0,.63889mm"/>
                        <v:textbox>
                          <w:txbxContent>
                            <w:p w14:paraId="46AE5F75" w14:textId="77777777" w:rsidR="002C1A41" w:rsidRDefault="002C1A41"/>
                          </w:txbxContent>
                        </v:textbox>
                      </v:rect>
                    </v:group>
                    <v:rect id="Rectangle 782" o:spid="_x0000_s1185" style="position:absolute;top:36002;width:9525;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RhXMYA&#10;AADcAAAADwAAAGRycy9kb3ducmV2LnhtbESPT2vCQBTE7wW/w/IEL8Vs9NBKmlWKIA0iSOOf8yP7&#10;moRm38bsNonfvlsoeBxm5jdMuhlNI3rqXG1ZwSKKQRAXVtdcKjifdvMVCOeRNTaWScGdHGzWk6cU&#10;E20H/qQ+96UIEHYJKqi8bxMpXVGRQRfZljh4X7Yz6IPsSqk7HALcNHIZxy/SYM1hocKWthUV3/mP&#10;UTAUx/56OnzI4/M1s3zLbtv8sldqNh3f30B4Gv0j/N/OtILX1RL+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RhXMYAAADcAAAADwAAAAAAAAAAAAAAAACYAgAAZHJz&#10;L2Rvd25yZXYueG1sUEsFBgAAAAAEAAQA9QAAAIsDAAAAAA==&#10;" filled="f" stroked="f">
                      <v:textbox>
                        <w:txbxContent>
                          <w:p w14:paraId="4B01020C" w14:textId="77777777" w:rsidR="002C1A41" w:rsidRDefault="002C1A41" w:rsidP="008C3905">
                            <w:pPr>
                              <w:pStyle w:val="NormalWeb"/>
                              <w:spacing w:after="0"/>
                            </w:pPr>
                            <w:r>
                              <w:rPr>
                                <w:rFonts w:asciiTheme="minorHAnsi" w:hAnsi="Calibri" w:cstheme="minorBidi"/>
                                <w:b/>
                                <w:bCs/>
                                <w:color w:val="000000" w:themeColor="text1"/>
                                <w:kern w:val="24"/>
                              </w:rPr>
                              <w:t>4 - Brokered</w:t>
                            </w:r>
                          </w:p>
                        </w:txbxContent>
                      </v:textbox>
                    </v:rect>
                    <v:rect id="Rectangle 783" o:spid="_x0000_s1186" style="position:absolute;left:11521;top:39604;width:6481;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fesUA&#10;AADcAAAADwAAAGRycy9kb3ducmV2LnhtbESPQWvCQBSE74L/YXmCN91US5ToJpSKYHso1LSeH9nX&#10;Tdrs25BdNf57t1DocZiZb5htMdhWXKj3jWMFD/MEBHHldMNGwUe5n61B+ICssXVMCm7kocjHoy1m&#10;2l35nS7HYESEsM9QQR1Cl0npq5os+rnriKP35XqLIcreSN3jNcJtKxdJkkqLDceFGjt6rqn6OZ6t&#10;AvlmPktdmiQN34+7V0rt7mV1Umo6GZ42IAIN4T/81z5oBav1En7P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196xQAAANwAAAAPAAAAAAAAAAAAAAAAAJgCAABkcnMv&#10;ZG93bnJldi54bWxQSwUGAAAAAAQABAD1AAAAigMAAAAA&#10;" fillcolor="#fbfeff [3212]" stroked="f">
                      <v:fill opacity="25443f"/>
                      <v:textbox>
                        <w:txbxContent>
                          <w:p w14:paraId="00B8722F" w14:textId="77777777" w:rsidR="002C1A41" w:rsidRDefault="002C1A41" w:rsidP="008C3905">
                            <w:pPr>
                              <w:pStyle w:val="NormalWeb"/>
                              <w:spacing w:after="0"/>
                              <w:jc w:val="center"/>
                            </w:pPr>
                            <w:r>
                              <w:rPr>
                                <w:rFonts w:asciiTheme="minorHAnsi" w:hAnsi="Calibri" w:cstheme="minorBidi"/>
                                <w:b/>
                                <w:bCs/>
                                <w:color w:val="000000" w:themeColor="text1"/>
                                <w:kern w:val="24"/>
                                <w:sz w:val="20"/>
                                <w:szCs w:val="20"/>
                              </w:rPr>
                              <w:t>Data sources</w:t>
                            </w:r>
                          </w:p>
                        </w:txbxContent>
                      </v:textbox>
                    </v:rect>
                    <v:shape id="TextBox 271" o:spid="_x0000_s1187" type="#_x0000_t202" style="position:absolute;left:38884;top:35730;width:575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14:paraId="3F013729" w14:textId="77777777" w:rsidR="002C1A41" w:rsidRDefault="002C1A41" w:rsidP="008C3905">
                            <w:pPr>
                              <w:pStyle w:val="NormalWeb"/>
                              <w:spacing w:after="0"/>
                            </w:pPr>
                            <w:r>
                              <w:rPr>
                                <w:rFonts w:asciiTheme="minorHAnsi" w:hAnsi="Calibri" w:cstheme="minorBidi"/>
                                <w:b/>
                                <w:bCs/>
                                <w:color w:val="000000" w:themeColor="text1"/>
                                <w:kern w:val="24"/>
                                <w:sz w:val="22"/>
                                <w:szCs w:val="22"/>
                              </w:rPr>
                              <w:t>Broker</w:t>
                            </w:r>
                          </w:p>
                        </w:txbxContent>
                      </v:textbox>
                    </v:shape>
                    <v:shape id="Flowchart: Document 785" o:spid="_x0000_s1188" type="#_x0000_t114" style="position:absolute;left:52057;top:43570;width:6481;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HUcMA&#10;AADcAAAADwAAAGRycy9kb3ducmV2LnhtbESPX2vCMBTF3wd+h3AHvs20glOqUYYgCO5htvp+ae6a&#10;suamNtFWP/0yGPh4OH9+nNVmsI24UedrxwrSSQKCuHS65krBqdi9LUD4gKyxcUwK7uRhsx69rDDT&#10;rucj3fJQiTjCPkMFJoQ2k9KXhiz6iWuJo/ftOoshyq6SusM+jttGTpPkXVqsORIMtrQ1VP7kVxu5&#10;+6PB++Nzmz7yQhf95XwwX6lS49fhYwki0BCe4f/2XiuYL2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XHUcMAAADcAAAADwAAAAAAAAAAAAAAAACYAgAAZHJzL2Rv&#10;d25yZXYueG1sUEsFBgAAAAAEAAQA9QAAAIgDAAAAAA==&#10;" fillcolor="#7030a0" stroked="f" strokeweight="2pt">
                      <v:textbox inset="0,0,0,0">
                        <w:txbxContent>
                          <w:p w14:paraId="2CAE01AE"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 xml:space="preserve">community </w:t>
                            </w:r>
                          </w:p>
                          <w:p w14:paraId="2A8330BA" w14:textId="77777777" w:rsidR="002C1A41" w:rsidRDefault="002C1A41" w:rsidP="008C3905">
                            <w:pPr>
                              <w:pStyle w:val="NormalWeb"/>
                              <w:spacing w:after="0"/>
                              <w:jc w:val="center"/>
                            </w:pPr>
                            <w:r>
                              <w:rPr>
                                <w:rFonts w:asciiTheme="minorHAnsi" w:hAnsi="Calibri" w:cstheme="minorBidi"/>
                                <w:b/>
                                <w:bCs/>
                                <w:color w:val="FBFEFF" w:themeColor="light1"/>
                                <w:kern w:val="24"/>
                                <w:sz w:val="14"/>
                                <w:szCs w:val="14"/>
                              </w:rPr>
                              <w:t>app. schema</w:t>
                            </w:r>
                          </w:p>
                        </w:txbxContent>
                      </v:textbox>
                    </v:shape>
                  </v:group>
                  <v:shape id="Straight Arrow Connector 786" o:spid="_x0000_s1189" type="#_x0000_t32" style="position:absolute;left:47924;top:42484;width:16009;height:4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ksQAAADcAAAADwAAAGRycy9kb3ducmV2LnhtbESPQWsCMRSE7wX/Q3iCt5p1ESurUUQQ&#10;KqVgraDHx+a5G928LEmq23/fCEKPw8x8w8yXnW3EjXwwjhWMhhkI4tJpw5WCw/fmdQoiRGSNjWNS&#10;8EsBloveyxwL7e78Rbd9rESCcChQQR1jW0gZyposhqFriZN3dt5iTNJXUnu8J7htZJ5lE2nRcFqo&#10;saV1TeV1/2MVrD/NrtnSqT1u89xfzGWVjT92Sg363WoGIlIX/8PP9rtW8DadwONMOg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0/SSxAAAANwAAAAPAAAAAAAAAAAA&#10;AAAAAKECAABkcnMvZG93bnJldi54bWxQSwUGAAAAAAQABAD5AAAAkgMAAAAA&#10;" strokecolor="#7030a0">
                    <v:stroke endarrow="open"/>
                  </v:shape>
                  <v:shape id="Straight Arrow Connector 787" o:spid="_x0000_s1190" type="#_x0000_t32" style="position:absolute;left:47788;top:40924;width:16078;height: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U1U8IAAADcAAAADwAAAGRycy9kb3ducmV2LnhtbESPQWvCQBSE7wX/w/IEb3VjQSPRVUQI&#10;2mNTvb9kn0kw+zbsbk38926h0OMwM98w2/1oOvEg51vLChbzBARxZXXLtYLLd/6+BuEDssbOMil4&#10;kof9bvK2xUzbgb/oUYRaRAj7DBU0IfSZlL5qyKCf2544ejfrDIYoXS21wyHCTSc/kmQlDbYcFxrs&#10;6dhQdS9+jIJVXdzLIV3kVVl+5u5m+uJ6Wio1m46HDYhAY/gP/7XPWkG6TuH3TDwCcvc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U1U8IAAADcAAAADwAAAAAAAAAAAAAA&#10;AAChAgAAZHJzL2Rvd25yZXYueG1sUEsFBgAAAAAEAAQA+QAAAJADAAAAAA==&#10;" strokecolor="#7030a0">
                    <v:stroke endarrow="open"/>
                  </v:shape>
                  <v:shape id="Straight Arrow Connector 788" o:spid="_x0000_s1191" type="#_x0000_t32" style="position:absolute;left:47524;top:38593;width:16346;height:10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qhIcAAAADcAAAADwAAAGRycy9kb3ducmV2LnhtbERPyWrDMBC9F/IPYgK9NbILTYwTJYSC&#10;SXOs297H1ngh1shIiu3+fXQo9Ph4++G0mEFM5HxvWUG6SUAQ11b33Cr4/ipeMhA+IGscLJOCX/Jw&#10;Oq6eDphrO/MnTWVoRQxhn6OCLoQxl9LXHRn0GzsSR66xzmCI0LVSO5xjuBnka5JspcGeY0OHI713&#10;VN/Ku1GwbctbNe/Soq6qa+EaM5Y/lzelntfLeQ8i0BL+xX/uD61gl8W18Uw8Av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aqoSHAAAAA3AAAAA8AAAAAAAAAAAAAAAAA&#10;oQIAAGRycy9kb3ducmV2LnhtbFBLBQYAAAAABAAEAPkAAACOAwAAAAA=&#10;" strokecolor="#7030a0">
                    <v:stroke endarrow="open"/>
                  </v:shape>
                </v:group>
                <w10:anchorlock/>
              </v:group>
            </w:pict>
          </mc:Fallback>
        </mc:AlternateContent>
      </w:r>
    </w:p>
    <w:p w14:paraId="71988697" w14:textId="77366D1D" w:rsidR="00344BBC" w:rsidRDefault="00344BBC" w:rsidP="00B82731">
      <w:pPr>
        <w:pStyle w:val="Heading3"/>
      </w:pPr>
      <w:r>
        <w:lastRenderedPageBreak/>
        <w:t>Pattern 3 – Aggregated</w:t>
      </w:r>
    </w:p>
    <w:tbl>
      <w:tblPr>
        <w:tblStyle w:val="TableGrid"/>
        <w:tblW w:w="0" w:type="auto"/>
        <w:tblLook w:val="04A0" w:firstRow="1" w:lastRow="0" w:firstColumn="1" w:lastColumn="0" w:noHBand="0" w:noVBand="1"/>
      </w:tblPr>
      <w:tblGrid>
        <w:gridCol w:w="1526"/>
        <w:gridCol w:w="7938"/>
      </w:tblGrid>
      <w:tr w:rsidR="00344BBC" w14:paraId="64551C98" w14:textId="77777777" w:rsidTr="00AA3429">
        <w:tc>
          <w:tcPr>
            <w:tcW w:w="1526" w:type="dxa"/>
          </w:tcPr>
          <w:p w14:paraId="03703EA7" w14:textId="77777777" w:rsidR="00344BBC" w:rsidRDefault="00344BBC" w:rsidP="009023CD">
            <w:pPr>
              <w:jc w:val="both"/>
            </w:pPr>
            <w:r>
              <w:t>Name</w:t>
            </w:r>
          </w:p>
        </w:tc>
        <w:tc>
          <w:tcPr>
            <w:tcW w:w="7938" w:type="dxa"/>
          </w:tcPr>
          <w:p w14:paraId="04204073" w14:textId="77777777" w:rsidR="00344BBC" w:rsidRDefault="00344BBC" w:rsidP="009023CD">
            <w:pPr>
              <w:jc w:val="both"/>
            </w:pPr>
            <w:r>
              <w:t>Aggregated</w:t>
            </w:r>
          </w:p>
        </w:tc>
      </w:tr>
      <w:tr w:rsidR="00344BBC" w14:paraId="221AED62" w14:textId="77777777" w:rsidTr="00AA3429">
        <w:tc>
          <w:tcPr>
            <w:tcW w:w="1526" w:type="dxa"/>
          </w:tcPr>
          <w:p w14:paraId="3036E27D" w14:textId="77777777" w:rsidR="00344BBC" w:rsidRDefault="00344BBC" w:rsidP="009023CD">
            <w:pPr>
              <w:jc w:val="both"/>
            </w:pPr>
            <w:r>
              <w:t>Summary</w:t>
            </w:r>
          </w:p>
        </w:tc>
        <w:tc>
          <w:tcPr>
            <w:tcW w:w="7938" w:type="dxa"/>
          </w:tcPr>
          <w:p w14:paraId="449BA522" w14:textId="77777777" w:rsidR="00344BBC" w:rsidRDefault="00344BBC" w:rsidP="009023CD">
            <w:pPr>
              <w:jc w:val="both"/>
            </w:pPr>
            <w:r>
              <w:t>Centralised aggregation and integration of data</w:t>
            </w:r>
            <w:r w:rsidR="00BD5E39">
              <w:t xml:space="preserve"> by a single intermediary.</w:t>
            </w:r>
          </w:p>
        </w:tc>
      </w:tr>
      <w:tr w:rsidR="00344BBC" w14:paraId="501F8F35" w14:textId="77777777" w:rsidTr="00AA3429">
        <w:tc>
          <w:tcPr>
            <w:tcW w:w="1526" w:type="dxa"/>
          </w:tcPr>
          <w:p w14:paraId="7E118EE1" w14:textId="443A1CA5" w:rsidR="00344BBC" w:rsidRDefault="00D277DC" w:rsidP="009023CD">
            <w:pPr>
              <w:jc w:val="both"/>
            </w:pPr>
            <w:r>
              <w:t>Actors</w:t>
            </w:r>
          </w:p>
        </w:tc>
        <w:tc>
          <w:tcPr>
            <w:tcW w:w="7938" w:type="dxa"/>
          </w:tcPr>
          <w:p w14:paraId="02A35C7B" w14:textId="77777777" w:rsidR="00344BBC" w:rsidRDefault="00344BBC" w:rsidP="009023CD">
            <w:pPr>
              <w:jc w:val="both"/>
            </w:pPr>
            <w:r>
              <w:t>Provider, Intermediary, User</w:t>
            </w:r>
          </w:p>
        </w:tc>
      </w:tr>
      <w:tr w:rsidR="00344BBC" w14:paraId="5744E589" w14:textId="77777777" w:rsidTr="00AA3429">
        <w:tc>
          <w:tcPr>
            <w:tcW w:w="1526" w:type="dxa"/>
          </w:tcPr>
          <w:p w14:paraId="65C5CAC2" w14:textId="77777777" w:rsidR="00344BBC" w:rsidRDefault="00344BBC" w:rsidP="009023CD">
            <w:pPr>
              <w:jc w:val="both"/>
            </w:pPr>
            <w:r>
              <w:t>Description</w:t>
            </w:r>
          </w:p>
        </w:tc>
        <w:tc>
          <w:tcPr>
            <w:tcW w:w="7938" w:type="dxa"/>
          </w:tcPr>
          <w:p w14:paraId="70005189" w14:textId="1C01C6F2" w:rsidR="00344BBC" w:rsidRDefault="00C92E07">
            <w:pPr>
              <w:jc w:val="both"/>
            </w:pPr>
            <w:r w:rsidRPr="00C92E07">
              <w:t>An intermediary aggregates heterogeneous data from multiple providers, each of which publishes data according to a different structure and format, and publication method. The intermediary processes the data to create a coherent national product. Processing the data entails access</w:t>
            </w:r>
            <w:r w:rsidR="001E0EA7">
              <w:t>,</w:t>
            </w:r>
            <w:r w:rsidRPr="00C92E07">
              <w:t xml:space="preserve"> extraction, interpretation, transformation, loading, integration, harmonisation and the production and delivery of the final product.</w:t>
            </w:r>
            <w:r w:rsidR="009C3A3B">
              <w:t xml:space="preserve"> The aggregator must maintain knowledge of all the source models.</w:t>
            </w:r>
            <w:r w:rsidRPr="00C92E07">
              <w:t xml:space="preserve"> </w:t>
            </w:r>
            <w:r w:rsidR="005968E8" w:rsidRPr="0021482E">
              <w:rPr>
                <w:highlight w:val="yellow"/>
              </w:rPr>
              <w:t>The total cost of transformation</w:t>
            </w:r>
            <w:r w:rsidR="005968E8">
              <w:t xml:space="preserve"> scales with the number of providers, but is focused on the </w:t>
            </w:r>
            <w:r w:rsidR="009C3A3B">
              <w:t>aggregator</w:t>
            </w:r>
            <w:r w:rsidR="005968E8">
              <w:t xml:space="preserve">, who usually </w:t>
            </w:r>
            <w:r w:rsidR="009C3A3B">
              <w:t xml:space="preserve">recovers this </w:t>
            </w:r>
            <w:r w:rsidR="005968E8">
              <w:t>by charging the users. It is low cost to providers as there is no requirement to transform data from their local model.</w:t>
            </w:r>
          </w:p>
        </w:tc>
      </w:tr>
      <w:tr w:rsidR="007179A1" w14:paraId="46016C96" w14:textId="77777777" w:rsidTr="00AA3429">
        <w:tc>
          <w:tcPr>
            <w:tcW w:w="1526" w:type="dxa"/>
          </w:tcPr>
          <w:p w14:paraId="0926A0D9" w14:textId="77777777" w:rsidR="007179A1" w:rsidRDefault="007179A1" w:rsidP="009023CD">
            <w:pPr>
              <w:jc w:val="both"/>
            </w:pPr>
            <w:r>
              <w:t xml:space="preserve">Schema type </w:t>
            </w:r>
          </w:p>
        </w:tc>
        <w:tc>
          <w:tcPr>
            <w:tcW w:w="7938" w:type="dxa"/>
          </w:tcPr>
          <w:p w14:paraId="29F563C6" w14:textId="0B39FA60" w:rsidR="007179A1" w:rsidRDefault="007179A1" w:rsidP="009023CD">
            <w:pPr>
              <w:jc w:val="both"/>
            </w:pPr>
            <w:r>
              <w:t>Private – developed and owned</w:t>
            </w:r>
            <w:r w:rsidR="00F8627F">
              <w:t xml:space="preserve"> </w:t>
            </w:r>
            <w:r>
              <w:t xml:space="preserve">by a single organisation. </w:t>
            </w:r>
          </w:p>
        </w:tc>
      </w:tr>
      <w:tr w:rsidR="00344BBC" w14:paraId="27A9E7A7" w14:textId="77777777" w:rsidTr="00AA3429">
        <w:tc>
          <w:tcPr>
            <w:tcW w:w="1526" w:type="dxa"/>
          </w:tcPr>
          <w:p w14:paraId="3FAF7F2C" w14:textId="66996D6F" w:rsidR="00344BBC" w:rsidRDefault="00FA50C3" w:rsidP="009023CD">
            <w:pPr>
              <w:jc w:val="both"/>
            </w:pPr>
            <w:r>
              <w:t>Schema</w:t>
            </w:r>
            <w:r w:rsidR="001E0EA7">
              <w:t xml:space="preserve"> </w:t>
            </w:r>
            <w:r w:rsidR="007179A1">
              <w:t xml:space="preserve">use </w:t>
            </w:r>
          </w:p>
        </w:tc>
        <w:tc>
          <w:tcPr>
            <w:tcW w:w="7938" w:type="dxa"/>
          </w:tcPr>
          <w:p w14:paraId="4AAE9C2B" w14:textId="77777777" w:rsidR="00344BBC" w:rsidRDefault="00DE25E3" w:rsidP="009023CD">
            <w:pPr>
              <w:jc w:val="both"/>
            </w:pPr>
            <w:r>
              <w:t>Single Intermediary</w:t>
            </w:r>
            <w:r w:rsidR="007179A1">
              <w:t xml:space="preserve"> - develops the application schema based on its identified business needs.</w:t>
            </w:r>
          </w:p>
        </w:tc>
      </w:tr>
      <w:tr w:rsidR="00344BBC" w14:paraId="27D64D2E" w14:textId="77777777" w:rsidTr="00AA3429">
        <w:tc>
          <w:tcPr>
            <w:tcW w:w="1526" w:type="dxa"/>
          </w:tcPr>
          <w:p w14:paraId="3C28B6D4" w14:textId="77777777" w:rsidR="00344BBC" w:rsidRDefault="00344BBC" w:rsidP="009023CD">
            <w:pPr>
              <w:jc w:val="both"/>
            </w:pPr>
            <w:r>
              <w:t>Issues</w:t>
            </w:r>
          </w:p>
        </w:tc>
        <w:tc>
          <w:tcPr>
            <w:tcW w:w="7938" w:type="dxa"/>
          </w:tcPr>
          <w:p w14:paraId="2C2F261F" w14:textId="4A46DACA" w:rsidR="00344BBC" w:rsidRDefault="00C92E07">
            <w:pPr>
              <w:jc w:val="both"/>
            </w:pPr>
            <w:r w:rsidRPr="00C92E07">
              <w:t>A user could obtain the data directly from each provider, and this can satisfy requirements if, for example, both providers and the applica</w:t>
            </w:r>
            <w:r w:rsidR="00FA50C3">
              <w:t xml:space="preserve">tion are geographically limited. However, the </w:t>
            </w:r>
            <w:r w:rsidRPr="00C92E07">
              <w:t>intermediary is the only source of a uniform national product, and can therefore charge users a premium f</w:t>
            </w:r>
            <w:r>
              <w:t>or it in an unregulated market.</w:t>
            </w:r>
            <w:r w:rsidR="00FA50C3">
              <w:t xml:space="preserve"> </w:t>
            </w:r>
            <w:r w:rsidRPr="00C92E07">
              <w:t xml:space="preserve">A monopoly provider also has little incentive to improve quality or coverage. The size and type of user-base </w:t>
            </w:r>
            <w:r w:rsidR="009C3A3B">
              <w:t xml:space="preserve">will </w:t>
            </w:r>
            <w:r w:rsidR="00FA50C3">
              <w:t xml:space="preserve">be </w:t>
            </w:r>
            <w:r w:rsidRPr="00C92E07">
              <w:t>severely affected by the pricing approach.</w:t>
            </w:r>
          </w:p>
        </w:tc>
      </w:tr>
      <w:tr w:rsidR="00344BBC" w14:paraId="4070357C" w14:textId="77777777" w:rsidTr="00AA3429">
        <w:tc>
          <w:tcPr>
            <w:tcW w:w="1526" w:type="dxa"/>
          </w:tcPr>
          <w:p w14:paraId="635B9B7D" w14:textId="2497F2D4" w:rsidR="00344BBC" w:rsidRDefault="00D277DC" w:rsidP="009023CD">
            <w:pPr>
              <w:jc w:val="both"/>
            </w:pPr>
            <w:r>
              <w:t>Exemplars</w:t>
            </w:r>
          </w:p>
        </w:tc>
        <w:tc>
          <w:tcPr>
            <w:tcW w:w="7938" w:type="dxa"/>
          </w:tcPr>
          <w:p w14:paraId="6527999F" w14:textId="442CDA39" w:rsidR="00344BBC" w:rsidRDefault="00C92E07" w:rsidP="009023CD">
            <w:pPr>
              <w:jc w:val="both"/>
            </w:pPr>
            <w:r>
              <w:t xml:space="preserve">PSMA </w:t>
            </w:r>
            <w:r w:rsidR="009023CD">
              <w:t xml:space="preserve">Australia </w:t>
            </w:r>
            <w:r w:rsidR="00FA4368">
              <w:t>–</w:t>
            </w:r>
            <w:r w:rsidR="009023CD">
              <w:t xml:space="preserve"> </w:t>
            </w:r>
            <w:r w:rsidR="00FA4368">
              <w:t>G-NAF</w:t>
            </w:r>
            <w:r w:rsidR="00FA4368">
              <w:rPr>
                <w:rStyle w:val="FootnoteReference"/>
              </w:rPr>
              <w:footnoteReference w:id="15"/>
            </w:r>
            <w:r w:rsidR="009023CD">
              <w:t xml:space="preserve"> </w:t>
            </w:r>
          </w:p>
          <w:p w14:paraId="708BDB7D" w14:textId="57BEFC32" w:rsidR="00FA50C3" w:rsidRDefault="00FA50C3" w:rsidP="009023CD">
            <w:pPr>
              <w:jc w:val="both"/>
            </w:pPr>
            <w:r>
              <w:t>Geoscience Australia - National Gazetteer</w:t>
            </w:r>
            <w:r w:rsidR="00FA4368">
              <w:rPr>
                <w:rStyle w:val="FootnoteReference"/>
              </w:rPr>
              <w:footnoteReference w:id="16"/>
            </w:r>
          </w:p>
        </w:tc>
      </w:tr>
    </w:tbl>
    <w:p w14:paraId="17AA45DA" w14:textId="77777777" w:rsidR="00344BBC" w:rsidRDefault="00344BBC" w:rsidP="00344BBC">
      <w:pPr>
        <w:pStyle w:val="Heading3"/>
      </w:pPr>
      <w:r>
        <w:t>Pattern 4 – Brokered</w:t>
      </w:r>
    </w:p>
    <w:tbl>
      <w:tblPr>
        <w:tblStyle w:val="TableGrid"/>
        <w:tblW w:w="0" w:type="auto"/>
        <w:tblLook w:val="04A0" w:firstRow="1" w:lastRow="0" w:firstColumn="1" w:lastColumn="0" w:noHBand="0" w:noVBand="1"/>
      </w:tblPr>
      <w:tblGrid>
        <w:gridCol w:w="1526"/>
        <w:gridCol w:w="7938"/>
      </w:tblGrid>
      <w:tr w:rsidR="00344BBC" w14:paraId="55CD7841" w14:textId="77777777" w:rsidTr="00AA3429">
        <w:tc>
          <w:tcPr>
            <w:tcW w:w="1526" w:type="dxa"/>
          </w:tcPr>
          <w:p w14:paraId="7A466960" w14:textId="77777777" w:rsidR="00344BBC" w:rsidRDefault="00344BBC" w:rsidP="009023CD">
            <w:pPr>
              <w:jc w:val="both"/>
            </w:pPr>
            <w:r>
              <w:t>Name</w:t>
            </w:r>
          </w:p>
        </w:tc>
        <w:tc>
          <w:tcPr>
            <w:tcW w:w="7938" w:type="dxa"/>
          </w:tcPr>
          <w:p w14:paraId="7A457604" w14:textId="77777777" w:rsidR="00344BBC" w:rsidRDefault="00344BBC" w:rsidP="009023CD">
            <w:pPr>
              <w:jc w:val="both"/>
            </w:pPr>
            <w:r>
              <w:t>Brokered</w:t>
            </w:r>
          </w:p>
        </w:tc>
      </w:tr>
      <w:tr w:rsidR="00344BBC" w14:paraId="10CCBD66" w14:textId="77777777" w:rsidTr="00AA3429">
        <w:tc>
          <w:tcPr>
            <w:tcW w:w="1526" w:type="dxa"/>
          </w:tcPr>
          <w:p w14:paraId="468B38BE" w14:textId="77777777" w:rsidR="00344BBC" w:rsidRDefault="00344BBC" w:rsidP="009023CD">
            <w:pPr>
              <w:jc w:val="both"/>
            </w:pPr>
            <w:r>
              <w:t>Summary</w:t>
            </w:r>
          </w:p>
        </w:tc>
        <w:tc>
          <w:tcPr>
            <w:tcW w:w="7938" w:type="dxa"/>
          </w:tcPr>
          <w:p w14:paraId="660CB6C6" w14:textId="5232A226" w:rsidR="00344BBC" w:rsidRDefault="00124C4D" w:rsidP="009023CD">
            <w:pPr>
              <w:jc w:val="both"/>
            </w:pPr>
            <w:r>
              <w:t xml:space="preserve">A </w:t>
            </w:r>
            <w:r w:rsidR="001B31FE">
              <w:t xml:space="preserve">broker transforms data supplied from services developed using </w:t>
            </w:r>
            <w:r w:rsidR="00FA50C3">
              <w:t xml:space="preserve">a </w:t>
            </w:r>
            <w:r>
              <w:t>community application schema</w:t>
            </w:r>
            <w:r w:rsidR="002B175E">
              <w:t>.</w:t>
            </w:r>
          </w:p>
        </w:tc>
      </w:tr>
      <w:tr w:rsidR="00344BBC" w14:paraId="29707BCC" w14:textId="77777777" w:rsidTr="00AA3429">
        <w:tc>
          <w:tcPr>
            <w:tcW w:w="1526" w:type="dxa"/>
          </w:tcPr>
          <w:p w14:paraId="198AA203" w14:textId="24BC39AB" w:rsidR="00344BBC" w:rsidRDefault="00D277DC" w:rsidP="009023CD">
            <w:pPr>
              <w:jc w:val="both"/>
            </w:pPr>
            <w:r>
              <w:t>Actors</w:t>
            </w:r>
          </w:p>
        </w:tc>
        <w:tc>
          <w:tcPr>
            <w:tcW w:w="7938" w:type="dxa"/>
          </w:tcPr>
          <w:p w14:paraId="76760A27" w14:textId="77777777" w:rsidR="00344BBC" w:rsidRDefault="00344BBC" w:rsidP="009023CD">
            <w:pPr>
              <w:jc w:val="both"/>
            </w:pPr>
            <w:r>
              <w:t>Provider, Intermediary, User</w:t>
            </w:r>
          </w:p>
        </w:tc>
      </w:tr>
      <w:tr w:rsidR="00344BBC" w14:paraId="707D9F16" w14:textId="77777777" w:rsidTr="00AA3429">
        <w:tc>
          <w:tcPr>
            <w:tcW w:w="1526" w:type="dxa"/>
          </w:tcPr>
          <w:p w14:paraId="5B49FDE0" w14:textId="77777777" w:rsidR="00344BBC" w:rsidRDefault="00344BBC" w:rsidP="009023CD">
            <w:pPr>
              <w:jc w:val="both"/>
            </w:pPr>
            <w:r>
              <w:t>Description</w:t>
            </w:r>
          </w:p>
        </w:tc>
        <w:tc>
          <w:tcPr>
            <w:tcW w:w="7938" w:type="dxa"/>
          </w:tcPr>
          <w:p w14:paraId="409D6021" w14:textId="30DE902E" w:rsidR="00344BBC" w:rsidRDefault="00AA3429">
            <w:pPr>
              <w:jc w:val="both"/>
            </w:pPr>
            <w:r>
              <w:t>A centralised broker service transforms heterogeneous data supplied by data providers as services</w:t>
            </w:r>
            <w:r w:rsidR="002A7BB5">
              <w:t xml:space="preserve"> in real-time</w:t>
            </w:r>
            <w:r>
              <w:t xml:space="preserve"> to a common structure based on </w:t>
            </w:r>
            <w:r w:rsidR="00FA50C3">
              <w:t>a community application schema</w:t>
            </w:r>
            <w:r>
              <w:t xml:space="preserve">. </w:t>
            </w:r>
            <w:r w:rsidR="005519BC">
              <w:t xml:space="preserve">Suppliers use their own </w:t>
            </w:r>
            <w:r w:rsidR="00124C4D">
              <w:t xml:space="preserve">structure and semantics for </w:t>
            </w:r>
            <w:r w:rsidR="005519BC">
              <w:t xml:space="preserve">delivery. </w:t>
            </w:r>
            <w:r w:rsidR="00AE10F2">
              <w:t>Typically the community application schema is developed by the community but may, in limited circumstances, be developed by the broker alone.</w:t>
            </w:r>
            <w:r w:rsidR="002A7BB5">
              <w:t xml:space="preserve"> This is essentially a real-time variation on the aggregator pattern, with </w:t>
            </w:r>
            <w:r w:rsidR="002A7BB5" w:rsidRPr="0021482E">
              <w:rPr>
                <w:highlight w:val="yellow"/>
              </w:rPr>
              <w:t>the cost still proportional</w:t>
            </w:r>
            <w:r w:rsidR="002A7BB5">
              <w:t xml:space="preserve"> to the number of suppliers, and focussed on the broker.</w:t>
            </w:r>
          </w:p>
        </w:tc>
      </w:tr>
      <w:tr w:rsidR="00344BBC" w14:paraId="15EDF446" w14:textId="77777777" w:rsidTr="00AA3429">
        <w:tc>
          <w:tcPr>
            <w:tcW w:w="1526" w:type="dxa"/>
          </w:tcPr>
          <w:p w14:paraId="1E4D0BAD" w14:textId="77777777" w:rsidR="00344BBC" w:rsidRDefault="00344BBC" w:rsidP="009023CD">
            <w:pPr>
              <w:jc w:val="both"/>
            </w:pPr>
            <w:r>
              <w:t>Schema</w:t>
            </w:r>
            <w:r w:rsidR="007179A1">
              <w:t xml:space="preserve"> type </w:t>
            </w:r>
          </w:p>
        </w:tc>
        <w:tc>
          <w:tcPr>
            <w:tcW w:w="7938" w:type="dxa"/>
          </w:tcPr>
          <w:p w14:paraId="0CC5A8EB" w14:textId="4E309388" w:rsidR="00344BBC" w:rsidRDefault="00344BBC" w:rsidP="009023CD">
            <w:pPr>
              <w:jc w:val="both"/>
            </w:pPr>
            <w:r>
              <w:t>Community</w:t>
            </w:r>
            <w:r w:rsidR="007179A1">
              <w:t xml:space="preserve"> – a community agreed and owned application schema for data exchange</w:t>
            </w:r>
            <w:r w:rsidR="00124C4D">
              <w:t>.</w:t>
            </w:r>
          </w:p>
        </w:tc>
      </w:tr>
      <w:tr w:rsidR="00344BBC" w14:paraId="3D1175B1" w14:textId="77777777" w:rsidTr="00AA3429">
        <w:tc>
          <w:tcPr>
            <w:tcW w:w="1526" w:type="dxa"/>
          </w:tcPr>
          <w:p w14:paraId="64C0DE0B" w14:textId="6480A232" w:rsidR="00344BBC" w:rsidRDefault="00FA50C3" w:rsidP="009023CD">
            <w:pPr>
              <w:jc w:val="both"/>
            </w:pPr>
            <w:r>
              <w:t>Schema use</w:t>
            </w:r>
          </w:p>
        </w:tc>
        <w:tc>
          <w:tcPr>
            <w:tcW w:w="7938" w:type="dxa"/>
          </w:tcPr>
          <w:p w14:paraId="56134A2D" w14:textId="3898A611" w:rsidR="00344BBC" w:rsidRDefault="00FA50C3" w:rsidP="009023CD">
            <w:pPr>
              <w:jc w:val="both"/>
            </w:pPr>
            <w:r>
              <w:t>I</w:t>
            </w:r>
            <w:r w:rsidR="00DE25E3">
              <w:t>ntermediary</w:t>
            </w:r>
            <w:r>
              <w:t xml:space="preserve"> uses </w:t>
            </w:r>
            <w:r w:rsidR="00124C4D">
              <w:t xml:space="preserve">the </w:t>
            </w:r>
            <w:r>
              <w:t xml:space="preserve">community agreed </w:t>
            </w:r>
            <w:r w:rsidR="00AE10F2">
              <w:t>application schema</w:t>
            </w:r>
            <w:r w:rsidR="00124C4D">
              <w:t>.</w:t>
            </w:r>
            <w:r>
              <w:t xml:space="preserve"> </w:t>
            </w:r>
          </w:p>
        </w:tc>
      </w:tr>
      <w:tr w:rsidR="00344BBC" w14:paraId="5EA7525F" w14:textId="77777777" w:rsidTr="00AA3429">
        <w:tc>
          <w:tcPr>
            <w:tcW w:w="1526" w:type="dxa"/>
          </w:tcPr>
          <w:p w14:paraId="61DCDCDE" w14:textId="77777777" w:rsidR="00344BBC" w:rsidRDefault="00344BBC" w:rsidP="009023CD">
            <w:pPr>
              <w:jc w:val="both"/>
            </w:pPr>
            <w:r>
              <w:t>Issues</w:t>
            </w:r>
          </w:p>
        </w:tc>
        <w:tc>
          <w:tcPr>
            <w:tcW w:w="7938" w:type="dxa"/>
          </w:tcPr>
          <w:p w14:paraId="71121B1E" w14:textId="5CD64F30" w:rsidR="00344BBC" w:rsidRDefault="002A7BB5">
            <w:pPr>
              <w:jc w:val="both"/>
            </w:pPr>
            <w:r>
              <w:t xml:space="preserve">The broker must maintain knowledge of the supplier’s data models. </w:t>
            </w:r>
            <w:r w:rsidR="004408D2">
              <w:t xml:space="preserve">There is no additional </w:t>
            </w:r>
            <w:r>
              <w:t>cost to</w:t>
            </w:r>
            <w:r w:rsidR="004408D2">
              <w:t xml:space="preserve"> data providers, although there may be small effort required to assist the broker to map supplied data </w:t>
            </w:r>
            <w:r w:rsidR="00124C4D">
              <w:t xml:space="preserve">structure and semantics to </w:t>
            </w:r>
            <w:r w:rsidR="004408D2">
              <w:t xml:space="preserve">the </w:t>
            </w:r>
            <w:r w:rsidR="00124C4D">
              <w:t>community application schema.</w:t>
            </w:r>
          </w:p>
        </w:tc>
      </w:tr>
      <w:tr w:rsidR="00344BBC" w14:paraId="71677BF5" w14:textId="77777777" w:rsidTr="00AA3429">
        <w:tc>
          <w:tcPr>
            <w:tcW w:w="1526" w:type="dxa"/>
          </w:tcPr>
          <w:p w14:paraId="540FE5BF" w14:textId="68B6F680" w:rsidR="00344BBC" w:rsidRDefault="00D277DC" w:rsidP="009023CD">
            <w:pPr>
              <w:jc w:val="both"/>
            </w:pPr>
            <w:r>
              <w:lastRenderedPageBreak/>
              <w:t>Exemplar</w:t>
            </w:r>
          </w:p>
        </w:tc>
        <w:tc>
          <w:tcPr>
            <w:tcW w:w="7938" w:type="dxa"/>
          </w:tcPr>
          <w:p w14:paraId="00EDA50F" w14:textId="1F4E9654" w:rsidR="00E04157" w:rsidRDefault="00E04157" w:rsidP="009023CD">
            <w:pPr>
              <w:jc w:val="both"/>
            </w:pPr>
            <w:commentRangeStart w:id="387"/>
            <w:r w:rsidRPr="00E04157">
              <w:t>Canadian ‘Groundwate</w:t>
            </w:r>
            <w:r>
              <w:t>r Information Network’ mediator</w:t>
            </w:r>
            <w:commentRangeEnd w:id="387"/>
            <w:r w:rsidR="009023CD">
              <w:rPr>
                <w:rStyle w:val="CommentReference"/>
              </w:rPr>
              <w:commentReference w:id="387"/>
            </w:r>
            <w:ins w:id="388" w:author="Simons, Bruce (L&amp;W, Highett)" w:date="2015-04-07T13:00:00Z">
              <w:r w:rsidR="00206FD7">
                <w:rPr>
                  <w:rStyle w:val="FootnoteReference"/>
                </w:rPr>
                <w:footnoteReference w:id="17"/>
              </w:r>
            </w:ins>
            <w:ins w:id="390" w:author="Simons, Bruce (L&amp;W, Highett)" w:date="2015-04-07T13:36:00Z">
              <w:r w:rsidR="00E64D63">
                <w:t xml:space="preserve"> delivering GroundWaterML and GeoSciML</w:t>
              </w:r>
            </w:ins>
          </w:p>
          <w:p w14:paraId="37E1EDAB" w14:textId="4B45215A" w:rsidR="00344BBC" w:rsidRDefault="00E04157" w:rsidP="009023CD">
            <w:pPr>
              <w:jc w:val="both"/>
            </w:pPr>
            <w:r w:rsidRPr="00E04157">
              <w:t>EuroGEOSS broker</w:t>
            </w:r>
            <w:r w:rsidR="00EE7E4A">
              <w:rPr>
                <w:rStyle w:val="FootnoteReference"/>
              </w:rPr>
              <w:footnoteReference w:id="18"/>
            </w:r>
          </w:p>
        </w:tc>
      </w:tr>
    </w:tbl>
    <w:p w14:paraId="2A0B4C35" w14:textId="77777777" w:rsidR="00344BBC" w:rsidRDefault="00344BBC" w:rsidP="009023CD">
      <w:pPr>
        <w:jc w:val="both"/>
      </w:pPr>
    </w:p>
    <w:p w14:paraId="0E775DCE" w14:textId="77777777" w:rsidR="00344BBC" w:rsidRDefault="00344BBC" w:rsidP="00344BBC">
      <w:pPr>
        <w:pStyle w:val="Heading3"/>
      </w:pPr>
      <w:r>
        <w:t>Pattern 5 – Federated</w:t>
      </w:r>
    </w:p>
    <w:tbl>
      <w:tblPr>
        <w:tblStyle w:val="TableGrid"/>
        <w:tblW w:w="0" w:type="auto"/>
        <w:tblLook w:val="04A0" w:firstRow="1" w:lastRow="0" w:firstColumn="1" w:lastColumn="0" w:noHBand="0" w:noVBand="1"/>
      </w:tblPr>
      <w:tblGrid>
        <w:gridCol w:w="1526"/>
        <w:gridCol w:w="7938"/>
      </w:tblGrid>
      <w:tr w:rsidR="00344BBC" w14:paraId="66DE25EC" w14:textId="77777777" w:rsidTr="00AA3429">
        <w:tc>
          <w:tcPr>
            <w:tcW w:w="1526" w:type="dxa"/>
          </w:tcPr>
          <w:p w14:paraId="1456656E" w14:textId="77777777" w:rsidR="00344BBC" w:rsidRDefault="00344BBC" w:rsidP="009023CD">
            <w:pPr>
              <w:jc w:val="both"/>
            </w:pPr>
            <w:r>
              <w:t>Name</w:t>
            </w:r>
          </w:p>
        </w:tc>
        <w:tc>
          <w:tcPr>
            <w:tcW w:w="7938" w:type="dxa"/>
          </w:tcPr>
          <w:p w14:paraId="517DEC46" w14:textId="77777777" w:rsidR="00344BBC" w:rsidRDefault="00344BBC" w:rsidP="009023CD">
            <w:pPr>
              <w:jc w:val="both"/>
            </w:pPr>
            <w:r>
              <w:t>Federated</w:t>
            </w:r>
          </w:p>
        </w:tc>
      </w:tr>
      <w:tr w:rsidR="00344BBC" w14:paraId="2AAA8697" w14:textId="77777777" w:rsidTr="00AA3429">
        <w:tc>
          <w:tcPr>
            <w:tcW w:w="1526" w:type="dxa"/>
          </w:tcPr>
          <w:p w14:paraId="7361CF89" w14:textId="77777777" w:rsidR="00344BBC" w:rsidRDefault="00344BBC" w:rsidP="009023CD">
            <w:pPr>
              <w:jc w:val="both"/>
            </w:pPr>
            <w:r>
              <w:t>Summary</w:t>
            </w:r>
          </w:p>
        </w:tc>
        <w:tc>
          <w:tcPr>
            <w:tcW w:w="7938" w:type="dxa"/>
          </w:tcPr>
          <w:p w14:paraId="0A639DD4" w14:textId="1EBD9F42" w:rsidR="00344BBC" w:rsidRDefault="004408D2" w:rsidP="009023CD">
            <w:pPr>
              <w:jc w:val="both"/>
            </w:pPr>
            <w:r w:rsidRPr="004408D2">
              <w:t xml:space="preserve">Federated data supply using </w:t>
            </w:r>
            <w:r w:rsidR="00124C4D">
              <w:t xml:space="preserve">a </w:t>
            </w:r>
            <w:r w:rsidRPr="004408D2">
              <w:t xml:space="preserve">community </w:t>
            </w:r>
            <w:r w:rsidR="00124C4D">
              <w:t>agreed application schema</w:t>
            </w:r>
            <w:r w:rsidR="002B175E">
              <w:t>.</w:t>
            </w:r>
            <w:r w:rsidR="00124C4D">
              <w:t xml:space="preserve"> </w:t>
            </w:r>
          </w:p>
        </w:tc>
      </w:tr>
      <w:tr w:rsidR="00344BBC" w14:paraId="63CB80EC" w14:textId="77777777" w:rsidTr="00AA3429">
        <w:tc>
          <w:tcPr>
            <w:tcW w:w="1526" w:type="dxa"/>
          </w:tcPr>
          <w:p w14:paraId="6AFA07A6" w14:textId="2DE488A7" w:rsidR="00344BBC" w:rsidRDefault="00D277DC" w:rsidP="009023CD">
            <w:pPr>
              <w:jc w:val="both"/>
            </w:pPr>
            <w:r>
              <w:t>Actors</w:t>
            </w:r>
          </w:p>
        </w:tc>
        <w:tc>
          <w:tcPr>
            <w:tcW w:w="7938" w:type="dxa"/>
          </w:tcPr>
          <w:p w14:paraId="15045F5F" w14:textId="77777777" w:rsidR="00344BBC" w:rsidRDefault="00344BBC" w:rsidP="009023CD">
            <w:pPr>
              <w:jc w:val="both"/>
            </w:pPr>
            <w:r>
              <w:t>Provider, Intermediary, User</w:t>
            </w:r>
          </w:p>
        </w:tc>
      </w:tr>
      <w:tr w:rsidR="00344BBC" w14:paraId="42F56842" w14:textId="77777777" w:rsidTr="00AA3429">
        <w:tc>
          <w:tcPr>
            <w:tcW w:w="1526" w:type="dxa"/>
          </w:tcPr>
          <w:p w14:paraId="111DCD88" w14:textId="77777777" w:rsidR="00344BBC" w:rsidRDefault="00344BBC" w:rsidP="009023CD">
            <w:pPr>
              <w:jc w:val="both"/>
            </w:pPr>
            <w:r>
              <w:t>Description</w:t>
            </w:r>
          </w:p>
        </w:tc>
        <w:tc>
          <w:tcPr>
            <w:tcW w:w="7938" w:type="dxa"/>
          </w:tcPr>
          <w:p w14:paraId="3F628E2F" w14:textId="77777777" w:rsidR="00344BBC" w:rsidRDefault="00AA3429" w:rsidP="009023CD">
            <w:pPr>
              <w:jc w:val="both"/>
            </w:pPr>
            <w:r>
              <w:t xml:space="preserve">In this pattern the data providers provide a view of their data according to a community agreed model. Mapping of the storage data structure to the community schema is performed in a feature service hosted by each provider. End users access services from multiple data providers, with conforming to the standard (community) structure and semantics. This is helpful to users, who can use common software to process multiple sources. </w:t>
            </w:r>
          </w:p>
        </w:tc>
      </w:tr>
      <w:tr w:rsidR="005519BC" w14:paraId="7EA36FAE" w14:textId="77777777" w:rsidTr="00AA3429">
        <w:tc>
          <w:tcPr>
            <w:tcW w:w="1526" w:type="dxa"/>
          </w:tcPr>
          <w:p w14:paraId="5BAD74E1" w14:textId="77777777" w:rsidR="005519BC" w:rsidRDefault="005519BC" w:rsidP="009023CD">
            <w:pPr>
              <w:jc w:val="both"/>
            </w:pPr>
            <w:r>
              <w:t xml:space="preserve">Schema type </w:t>
            </w:r>
          </w:p>
        </w:tc>
        <w:tc>
          <w:tcPr>
            <w:tcW w:w="7938" w:type="dxa"/>
          </w:tcPr>
          <w:p w14:paraId="2869D1D4" w14:textId="77777777" w:rsidR="005519BC" w:rsidRDefault="005519BC" w:rsidP="009023CD">
            <w:pPr>
              <w:jc w:val="both"/>
            </w:pPr>
            <w:r>
              <w:t>Community – a community agreed and owned application schema for data exchange.</w:t>
            </w:r>
          </w:p>
        </w:tc>
      </w:tr>
      <w:tr w:rsidR="00344BBC" w14:paraId="46130261" w14:textId="77777777" w:rsidTr="00AA3429">
        <w:tc>
          <w:tcPr>
            <w:tcW w:w="1526" w:type="dxa"/>
          </w:tcPr>
          <w:p w14:paraId="5F0052DB" w14:textId="77777777" w:rsidR="00344BBC" w:rsidRDefault="005519BC" w:rsidP="009023CD">
            <w:pPr>
              <w:jc w:val="both"/>
            </w:pPr>
            <w:r>
              <w:t>Schema use</w:t>
            </w:r>
          </w:p>
        </w:tc>
        <w:tc>
          <w:tcPr>
            <w:tcW w:w="7938" w:type="dxa"/>
          </w:tcPr>
          <w:p w14:paraId="2A778416" w14:textId="7B837D65" w:rsidR="00344BBC" w:rsidRDefault="00DE25E3" w:rsidP="009023CD">
            <w:pPr>
              <w:jc w:val="both"/>
            </w:pPr>
            <w:r>
              <w:t>Multiple providers</w:t>
            </w:r>
            <w:r w:rsidR="00124C4D">
              <w:t xml:space="preserve"> develop services that deliver data using the community application schema</w:t>
            </w:r>
            <w:r w:rsidR="002B175E">
              <w:t>.</w:t>
            </w:r>
          </w:p>
        </w:tc>
      </w:tr>
      <w:tr w:rsidR="00344BBC" w14:paraId="5EFC154B" w14:textId="77777777" w:rsidTr="00AA3429">
        <w:tc>
          <w:tcPr>
            <w:tcW w:w="1526" w:type="dxa"/>
          </w:tcPr>
          <w:p w14:paraId="624F1A87" w14:textId="77777777" w:rsidR="00344BBC" w:rsidRDefault="00344BBC" w:rsidP="009023CD">
            <w:pPr>
              <w:jc w:val="both"/>
            </w:pPr>
            <w:r>
              <w:t>Issues</w:t>
            </w:r>
          </w:p>
        </w:tc>
        <w:tc>
          <w:tcPr>
            <w:tcW w:w="7938" w:type="dxa"/>
          </w:tcPr>
          <w:p w14:paraId="0FB99E56" w14:textId="3570C19B" w:rsidR="00344BBC" w:rsidRDefault="002B175E" w:rsidP="009023CD">
            <w:pPr>
              <w:jc w:val="both"/>
            </w:pPr>
            <w:r w:rsidRPr="0021482E">
              <w:rPr>
                <w:highlight w:val="yellow"/>
              </w:rPr>
              <w:t>The c</w:t>
            </w:r>
            <w:r w:rsidR="005519BC" w:rsidRPr="0021482E">
              <w:rPr>
                <w:highlight w:val="yellow"/>
              </w:rPr>
              <w:t>osts</w:t>
            </w:r>
            <w:r w:rsidR="00F8627F" w:rsidRPr="0021482E">
              <w:rPr>
                <w:highlight w:val="yellow"/>
              </w:rPr>
              <w:t xml:space="preserve"> </w:t>
            </w:r>
            <w:r w:rsidR="00C92E07" w:rsidRPr="0021482E">
              <w:rPr>
                <w:highlight w:val="yellow"/>
              </w:rPr>
              <w:t>f</w:t>
            </w:r>
            <w:r w:rsidRPr="0021482E">
              <w:rPr>
                <w:highlight w:val="yellow"/>
              </w:rPr>
              <w:t>all</w:t>
            </w:r>
            <w:r w:rsidR="005519BC" w:rsidRPr="0021482E">
              <w:rPr>
                <w:highlight w:val="yellow"/>
              </w:rPr>
              <w:t xml:space="preserve"> primarily on the providers.</w:t>
            </w:r>
            <w:r w:rsidR="005519BC">
              <w:t xml:space="preserve"> Providers</w:t>
            </w:r>
            <w:r w:rsidR="00F8627F">
              <w:t xml:space="preserve"> </w:t>
            </w:r>
            <w:r w:rsidR="005519BC">
              <w:t>participate in the development of the community schema</w:t>
            </w:r>
            <w:r>
              <w:t>s</w:t>
            </w:r>
            <w:r w:rsidR="005519BC">
              <w:t xml:space="preserve"> – an upfront cost and then the ongoing</w:t>
            </w:r>
            <w:r w:rsidR="00F8627F">
              <w:t xml:space="preserve"> </w:t>
            </w:r>
            <w:r w:rsidR="005519BC">
              <w:t xml:space="preserve">maintenance of </w:t>
            </w:r>
            <w:r w:rsidR="00C92E07">
              <w:t>the mapping from the local schema to the community schema</w:t>
            </w:r>
            <w:r w:rsidR="005519BC">
              <w:t xml:space="preserve"> (a</w:t>
            </w:r>
            <w:r w:rsidR="00C92E07">
              <w:t xml:space="preserve">rguably they </w:t>
            </w:r>
            <w:r>
              <w:t xml:space="preserve">are best positioned to do this). They are also </w:t>
            </w:r>
            <w:r w:rsidR="00C92E07">
              <w:t xml:space="preserve">responsible </w:t>
            </w:r>
            <w:r>
              <w:t xml:space="preserve">for the </w:t>
            </w:r>
            <w:r w:rsidR="00C92E07">
              <w:t>service performing the transformation. If the market they supply is purely external, then there may be little direct incentive or perceived payoff to the provider.</w:t>
            </w:r>
          </w:p>
        </w:tc>
      </w:tr>
      <w:tr w:rsidR="00344BBC" w14:paraId="3FCF99F3" w14:textId="77777777" w:rsidTr="00AA3429">
        <w:tc>
          <w:tcPr>
            <w:tcW w:w="1526" w:type="dxa"/>
          </w:tcPr>
          <w:p w14:paraId="07C9C61A" w14:textId="3F68B635" w:rsidR="00344BBC" w:rsidRDefault="00D277DC" w:rsidP="009023CD">
            <w:pPr>
              <w:jc w:val="both"/>
            </w:pPr>
            <w:r>
              <w:t>Exemplar</w:t>
            </w:r>
          </w:p>
        </w:tc>
        <w:tc>
          <w:tcPr>
            <w:tcW w:w="7938" w:type="dxa"/>
          </w:tcPr>
          <w:p w14:paraId="6F9346F7" w14:textId="03B5595D" w:rsidR="009023CD" w:rsidRDefault="002B175E" w:rsidP="009023CD">
            <w:pPr>
              <w:jc w:val="both"/>
            </w:pPr>
            <w:r>
              <w:t xml:space="preserve">INSPIRE </w:t>
            </w:r>
            <w:r w:rsidR="009023CD">
              <w:t xml:space="preserve">- </w:t>
            </w:r>
            <w:r w:rsidR="009023CD" w:rsidRPr="009023CD">
              <w:t>Infrastructure for Spatial Information in the European Community</w:t>
            </w:r>
            <w:r w:rsidR="009023CD">
              <w:rPr>
                <w:rStyle w:val="FootnoteReference"/>
              </w:rPr>
              <w:footnoteReference w:id="19"/>
            </w:r>
          </w:p>
          <w:p w14:paraId="33F7ADB4" w14:textId="56CFB2D9" w:rsidR="00344BBC" w:rsidRDefault="00025BD9" w:rsidP="00E64D63">
            <w:pPr>
              <w:jc w:val="both"/>
            </w:pPr>
            <w:commentRangeStart w:id="391"/>
            <w:del w:id="392" w:author="Simons, Bruce (L&amp;W, Highett)" w:date="2015-04-07T13:35:00Z">
              <w:r w:rsidDel="00E64D63">
                <w:delText xml:space="preserve">GeoSciML </w:delText>
              </w:r>
            </w:del>
            <w:ins w:id="393" w:author="Simons, Bruce (L&amp;W, Highett)" w:date="2015-04-07T13:35:00Z">
              <w:r w:rsidR="00E64D63">
                <w:t>OneGeology</w:t>
              </w:r>
            </w:ins>
            <w:ins w:id="394" w:author="Simons, Bruce (L&amp;W, Highett)" w:date="2015-04-07T13:38:00Z">
              <w:r w:rsidR="00E64D63">
                <w:rPr>
                  <w:rStyle w:val="FootnoteReference"/>
                </w:rPr>
                <w:footnoteReference w:id="20"/>
              </w:r>
            </w:ins>
            <w:ins w:id="396" w:author="Simons, Bruce (L&amp;W, Highett)" w:date="2015-04-07T13:35:00Z">
              <w:r w:rsidR="00E64D63">
                <w:t xml:space="preserve"> </w:t>
              </w:r>
            </w:ins>
            <w:r>
              <w:t>-</w:t>
            </w:r>
            <w:r w:rsidR="005B1647">
              <w:t xml:space="preserve"> </w:t>
            </w:r>
            <w:r w:rsidR="00C1361E" w:rsidRPr="00C1361E">
              <w:t xml:space="preserve">Geoscience community </w:t>
            </w:r>
            <w:del w:id="397" w:author="Simons, Bruce (L&amp;W, Highett)" w:date="2015-04-07T13:37:00Z">
              <w:r w:rsidR="00C1361E" w:rsidRPr="00C1361E" w:rsidDel="00E64D63">
                <w:delText>data</w:delText>
              </w:r>
            </w:del>
            <w:commentRangeEnd w:id="391"/>
            <w:ins w:id="398" w:author="Simons, Bruce (L&amp;W, Highett)" w:date="2015-04-07T13:37:00Z">
              <w:r w:rsidR="00E64D63">
                <w:t xml:space="preserve">delivering </w:t>
              </w:r>
            </w:ins>
            <w:ins w:id="399" w:author="Simons, Bruce (L&amp;W, Highett)" w:date="2015-04-07T13:35:00Z">
              <w:r w:rsidR="00E64D63">
                <w:t>GeoSciML</w:t>
              </w:r>
            </w:ins>
            <w:r w:rsidR="009023CD">
              <w:rPr>
                <w:rStyle w:val="CommentReference"/>
              </w:rPr>
              <w:commentReference w:id="391"/>
            </w:r>
            <w:ins w:id="400" w:author="Simons, Bruce (L&amp;W, Highett)" w:date="2015-04-07T13:37:00Z">
              <w:r w:rsidR="00E64D63">
                <w:t xml:space="preserve"> data</w:t>
              </w:r>
            </w:ins>
          </w:p>
        </w:tc>
      </w:tr>
    </w:tbl>
    <w:p w14:paraId="4DF268E0" w14:textId="4FCDDE57" w:rsidR="00542198" w:rsidRDefault="00004151" w:rsidP="00542198">
      <w:pPr>
        <w:pStyle w:val="Heading2"/>
      </w:pPr>
      <w:bookmarkStart w:id="401" w:name="_Ref415493860"/>
      <w:bookmarkStart w:id="402" w:name="_Toc415562745"/>
      <w:r>
        <w:t>P</w:t>
      </w:r>
      <w:commentRangeStart w:id="403"/>
      <w:r w:rsidR="00542198">
        <w:t>attern analysis</w:t>
      </w:r>
      <w:bookmarkEnd w:id="401"/>
      <w:bookmarkEnd w:id="402"/>
      <w:r w:rsidR="00542198">
        <w:t xml:space="preserve"> </w:t>
      </w:r>
      <w:commentRangeEnd w:id="403"/>
      <w:r w:rsidR="00466937">
        <w:rPr>
          <w:rStyle w:val="CommentReference"/>
          <w:rFonts w:eastAsia="Calibri"/>
          <w:bCs w:val="0"/>
          <w:color w:val="000000"/>
        </w:rPr>
        <w:commentReference w:id="403"/>
      </w:r>
    </w:p>
    <w:p w14:paraId="41032A98" w14:textId="00C8D942" w:rsidR="00D56A38" w:rsidRPr="00277C07" w:rsidRDefault="00004151" w:rsidP="0021482E">
      <w:r>
        <w:t xml:space="preserve">This </w:t>
      </w:r>
      <w:r w:rsidR="00B914D7">
        <w:t>analysis focuses on patterns that integrate multiple sources of data to produce a national product. This is the key challenge at the heart of the FSDF. Modelling plays a critical role in improving the design and coherence of national foundation products, and in data integration</w:t>
      </w:r>
      <w:r w:rsidR="00D56A38">
        <w:t xml:space="preserve">. </w:t>
      </w:r>
    </w:p>
    <w:p w14:paraId="67AE3F46" w14:textId="77777777" w:rsidR="003C46A1" w:rsidRDefault="00542198" w:rsidP="003C46A1">
      <w:pPr>
        <w:pStyle w:val="Heading3"/>
      </w:pPr>
      <w:r>
        <w:t>The Centralised pattern</w:t>
      </w:r>
    </w:p>
    <w:p w14:paraId="22BE61D5" w14:textId="160CAC6A" w:rsidR="00CE1481" w:rsidRPr="00CE1481" w:rsidRDefault="00B914D7" w:rsidP="009023CD">
      <w:pPr>
        <w:jc w:val="both"/>
      </w:pPr>
      <w:r>
        <w:t>P</w:t>
      </w:r>
      <w:r w:rsidR="00CE1481">
        <w:t xml:space="preserve">attern 2 is </w:t>
      </w:r>
      <w:r w:rsidR="003C46A1">
        <w:t xml:space="preserve">a prominent </w:t>
      </w:r>
      <w:r w:rsidR="00CE1481">
        <w:t xml:space="preserve">pattern for </w:t>
      </w:r>
      <w:r>
        <w:t xml:space="preserve">some specialized technical </w:t>
      </w:r>
      <w:r w:rsidR="00CE1481">
        <w:t>spatial data</w:t>
      </w:r>
      <w:r>
        <w:t>. Since the models in this case are private or producer specified</w:t>
      </w:r>
      <w:r w:rsidR="00CE1481">
        <w:t xml:space="preserve">, </w:t>
      </w:r>
      <w:r>
        <w:t xml:space="preserve">it </w:t>
      </w:r>
      <w:r w:rsidR="00CE1481">
        <w:t xml:space="preserve">is not analysed </w:t>
      </w:r>
      <w:r>
        <w:t>further</w:t>
      </w:r>
      <w:r w:rsidR="00F657AE">
        <w:t>.</w:t>
      </w:r>
    </w:p>
    <w:p w14:paraId="7CBBF673" w14:textId="3F1AF4E7" w:rsidR="005815F9" w:rsidRDefault="00F57627" w:rsidP="00AE779C">
      <w:pPr>
        <w:pStyle w:val="Heading3"/>
      </w:pPr>
      <w:commentRangeStart w:id="404"/>
      <w:r>
        <w:t xml:space="preserve">Private versus community </w:t>
      </w:r>
      <w:r w:rsidR="002B175E">
        <w:t xml:space="preserve">Application </w:t>
      </w:r>
      <w:r>
        <w:t xml:space="preserve">schema </w:t>
      </w:r>
    </w:p>
    <w:p w14:paraId="51EAA452" w14:textId="368735AE" w:rsidR="00AE39B6" w:rsidRDefault="00E6789B" w:rsidP="009023CD">
      <w:pPr>
        <w:jc w:val="both"/>
      </w:pPr>
      <w:r>
        <w:t>T</w:t>
      </w:r>
      <w:r w:rsidR="00FC2FB7">
        <w:t xml:space="preserve">he </w:t>
      </w:r>
      <w:r w:rsidR="004008E2">
        <w:t xml:space="preserve">production </w:t>
      </w:r>
      <w:r w:rsidR="00FC2FB7">
        <w:t>patterns use application schema</w:t>
      </w:r>
      <w:r w:rsidR="004E6377">
        <w:t>s</w:t>
      </w:r>
      <w:r w:rsidR="00FC2FB7">
        <w:t xml:space="preserve"> in different ways and at different </w:t>
      </w:r>
      <w:r w:rsidR="00500589">
        <w:t xml:space="preserve">points </w:t>
      </w:r>
      <w:r w:rsidR="00FC2FB7">
        <w:t xml:space="preserve">in the supply </w:t>
      </w:r>
      <w:r w:rsidR="00FC2FB7" w:rsidRPr="00157778">
        <w:t>chain</w:t>
      </w:r>
      <w:r w:rsidR="00FC2FB7">
        <w:t xml:space="preserve">. </w:t>
      </w:r>
      <w:r>
        <w:t xml:space="preserve">The </w:t>
      </w:r>
      <w:r w:rsidR="004008E2">
        <w:t xml:space="preserve">schema </w:t>
      </w:r>
      <w:r w:rsidR="00FC2FB7">
        <w:t xml:space="preserve">for the product </w:t>
      </w:r>
      <w:r>
        <w:t>is designed</w:t>
      </w:r>
      <w:r w:rsidR="00FC2FB7">
        <w:t xml:space="preserve"> </w:t>
      </w:r>
      <w:r>
        <w:t xml:space="preserve">by </w:t>
      </w:r>
      <w:r w:rsidR="00FC2FB7">
        <w:t xml:space="preserve">the </w:t>
      </w:r>
      <w:r w:rsidR="00FC2FB7" w:rsidRPr="0021482E">
        <w:rPr>
          <w:i/>
        </w:rPr>
        <w:t>user</w:t>
      </w:r>
      <w:r w:rsidR="00FC2FB7">
        <w:t xml:space="preserve"> in pattern </w:t>
      </w:r>
      <w:r w:rsidR="00292779">
        <w:t>1</w:t>
      </w:r>
      <w:r w:rsidR="00AE39B6">
        <w:t xml:space="preserve">, the </w:t>
      </w:r>
      <w:r w:rsidR="00AE39B6" w:rsidRPr="0021482E">
        <w:rPr>
          <w:i/>
        </w:rPr>
        <w:t>provider</w:t>
      </w:r>
      <w:r w:rsidR="00AE39B6">
        <w:t xml:space="preserve"> in pattern</w:t>
      </w:r>
      <w:r w:rsidR="00244CE6">
        <w:t xml:space="preserve"> </w:t>
      </w:r>
      <w:r w:rsidR="00292779">
        <w:t>2</w:t>
      </w:r>
      <w:r w:rsidR="00244CE6">
        <w:t xml:space="preserve"> </w:t>
      </w:r>
      <w:r>
        <w:t xml:space="preserve">and </w:t>
      </w:r>
      <w:r w:rsidR="00244CE6">
        <w:t xml:space="preserve">the </w:t>
      </w:r>
      <w:r w:rsidRPr="0021482E">
        <w:rPr>
          <w:i/>
        </w:rPr>
        <w:t>aggregator</w:t>
      </w:r>
      <w:r w:rsidR="00AE39B6">
        <w:t xml:space="preserve"> in pattern </w:t>
      </w:r>
      <w:r w:rsidR="00292779">
        <w:t>3</w:t>
      </w:r>
      <w:r w:rsidR="002B175E">
        <w:t xml:space="preserve">. In </w:t>
      </w:r>
      <w:r w:rsidR="00FC2FB7">
        <w:t xml:space="preserve">patterns </w:t>
      </w:r>
      <w:r w:rsidR="00292779">
        <w:t>4</w:t>
      </w:r>
      <w:r w:rsidR="00FC2FB7">
        <w:t xml:space="preserve"> and </w:t>
      </w:r>
      <w:r w:rsidR="00292779">
        <w:t>5</w:t>
      </w:r>
      <w:r w:rsidR="00FC2FB7">
        <w:t xml:space="preserve"> </w:t>
      </w:r>
      <w:r w:rsidR="00AE39B6">
        <w:t xml:space="preserve">a </w:t>
      </w:r>
      <w:r w:rsidR="00FC2FB7" w:rsidRPr="0021482E">
        <w:rPr>
          <w:i/>
        </w:rPr>
        <w:t>community</w:t>
      </w:r>
      <w:r w:rsidR="00FC2FB7">
        <w:t xml:space="preserve"> </w:t>
      </w:r>
      <w:r>
        <w:t xml:space="preserve">product </w:t>
      </w:r>
      <w:r w:rsidR="00FC2FB7">
        <w:t xml:space="preserve">schema </w:t>
      </w:r>
      <w:r w:rsidR="00AE39B6">
        <w:t xml:space="preserve">is used. The </w:t>
      </w:r>
      <w:r w:rsidR="002B175E">
        <w:t xml:space="preserve">application </w:t>
      </w:r>
      <w:r w:rsidR="00AE39B6">
        <w:t xml:space="preserve">schema </w:t>
      </w:r>
      <w:r>
        <w:t xml:space="preserve">in patterns </w:t>
      </w:r>
      <w:r w:rsidR="00292779">
        <w:t>1</w:t>
      </w:r>
      <w:r>
        <w:t xml:space="preserve">, </w:t>
      </w:r>
      <w:r w:rsidR="00292779">
        <w:t>2</w:t>
      </w:r>
      <w:r>
        <w:t xml:space="preserve">, </w:t>
      </w:r>
      <w:r w:rsidR="00292779">
        <w:t>3</w:t>
      </w:r>
      <w:r>
        <w:t xml:space="preserve"> </w:t>
      </w:r>
      <w:r w:rsidR="00AE39B6">
        <w:t xml:space="preserve">is </w:t>
      </w:r>
      <w:r w:rsidR="00457D0F">
        <w:t>‘</w:t>
      </w:r>
      <w:r w:rsidR="00AE39B6">
        <w:t>private</w:t>
      </w:r>
      <w:r w:rsidR="00457D0F">
        <w:t>’</w:t>
      </w:r>
      <w:r w:rsidR="00AE39B6">
        <w:t xml:space="preserve"> and developed by the actor responsible for data production.</w:t>
      </w:r>
      <w:r w:rsidR="008249BD">
        <w:t xml:space="preserve"> </w:t>
      </w:r>
      <w:r w:rsidR="00AE39B6">
        <w:t xml:space="preserve">This </w:t>
      </w:r>
      <w:r w:rsidR="008249BD">
        <w:t>contras</w:t>
      </w:r>
      <w:r w:rsidR="00AE39B6">
        <w:t xml:space="preserve">ts with a community </w:t>
      </w:r>
      <w:r w:rsidR="00AE39B6">
        <w:lastRenderedPageBreak/>
        <w:t xml:space="preserve">schema that is developed and agreed to by a community </w:t>
      </w:r>
      <w:r w:rsidR="004E6377">
        <w:t xml:space="preserve">which </w:t>
      </w:r>
      <w:r w:rsidR="00AE39B6">
        <w:t xml:space="preserve">enables a third party to transform their data (pattern </w:t>
      </w:r>
      <w:r w:rsidR="00292779">
        <w:t>4</w:t>
      </w:r>
      <w:r w:rsidR="00AE39B6">
        <w:t xml:space="preserve">) or enables them to supply a view of their data (pattern </w:t>
      </w:r>
      <w:r w:rsidR="00292779">
        <w:t>5</w:t>
      </w:r>
      <w:r w:rsidR="00AE39B6">
        <w:t>).</w:t>
      </w:r>
    </w:p>
    <w:p w14:paraId="31AEB216" w14:textId="410BF49A" w:rsidR="00542198" w:rsidRDefault="00EE7E4A" w:rsidP="00542198">
      <w:pPr>
        <w:pStyle w:val="Heading3"/>
      </w:pPr>
      <w:r>
        <w:t>W</w:t>
      </w:r>
      <w:r w:rsidR="00542198">
        <w:t xml:space="preserve">eb services </w:t>
      </w:r>
    </w:p>
    <w:p w14:paraId="15F2B6BC" w14:textId="60240AA9" w:rsidR="00542198" w:rsidRDefault="00542198" w:rsidP="009023CD">
      <w:pPr>
        <w:jc w:val="both"/>
      </w:pPr>
      <w:r>
        <w:t xml:space="preserve">The broker and federated patterns are similar in so far as they deliver using </w:t>
      </w:r>
      <w:r w:rsidR="004D5C43">
        <w:t xml:space="preserve">a single interface (e.g. </w:t>
      </w:r>
      <w:r>
        <w:t>Web Feature Services (WFS)</w:t>
      </w:r>
      <w:r w:rsidR="004D5C43">
        <w:t>)</w:t>
      </w:r>
      <w:r>
        <w:t xml:space="preserve"> and both use community models to describe the conceptual aspects of the datasets. They differ in that </w:t>
      </w:r>
      <w:r w:rsidR="00BA5919">
        <w:t xml:space="preserve">in </w:t>
      </w:r>
      <w:r>
        <w:t>the broker pattern an intermediary broker takes on the task of transforming data from suppliers, whereas in the federated pattern the supplier provides a view of their data using the agreed community model.</w:t>
      </w:r>
    </w:p>
    <w:p w14:paraId="1B58FB61" w14:textId="77777777" w:rsidR="00C31E43" w:rsidRDefault="00F657AE" w:rsidP="00C31E43">
      <w:pPr>
        <w:pStyle w:val="Heading3"/>
      </w:pPr>
      <w:r>
        <w:t xml:space="preserve">Relative costs </w:t>
      </w:r>
      <w:r w:rsidR="000C6815">
        <w:t>of production</w:t>
      </w:r>
    </w:p>
    <w:p w14:paraId="537DF317" w14:textId="61B9E928" w:rsidR="003B5288" w:rsidRDefault="00C31E43" w:rsidP="009023CD">
      <w:pPr>
        <w:jc w:val="both"/>
      </w:pPr>
      <w:r>
        <w:t xml:space="preserve">In geospatial supply chains there is a total cost for data production, from data collection through to product design and delivery, </w:t>
      </w:r>
      <w:r w:rsidR="003B5288">
        <w:t xml:space="preserve">to product </w:t>
      </w:r>
      <w:r>
        <w:t xml:space="preserve">use. </w:t>
      </w:r>
      <w:r w:rsidR="00A113BC">
        <w:t xml:space="preserve">For each of the patterns the locus and total costs of production and use of data is different. Critically, the proportion of cost </w:t>
      </w:r>
      <w:r>
        <w:t xml:space="preserve">borne by </w:t>
      </w:r>
      <w:r w:rsidR="00A113BC">
        <w:t xml:space="preserve">each actor </w:t>
      </w:r>
      <w:r w:rsidR="006367E8">
        <w:t>in the chain</w:t>
      </w:r>
      <w:r w:rsidR="00A113BC">
        <w:t xml:space="preserve"> varies greatly in each supply chain pattern.</w:t>
      </w:r>
      <w:r>
        <w:t xml:space="preserve"> </w:t>
      </w:r>
      <w:r w:rsidR="00D13F7B">
        <w:fldChar w:fldCharType="begin"/>
      </w:r>
      <w:r w:rsidR="00CE03CC">
        <w:instrText xml:space="preserve"> REF _Ref410127726 \h </w:instrText>
      </w:r>
      <w:r w:rsidR="002B175E">
        <w:instrText xml:space="preserve"> \* MERGEFORMAT </w:instrText>
      </w:r>
      <w:r w:rsidR="00D13F7B">
        <w:fldChar w:fldCharType="separate"/>
      </w:r>
      <w:r w:rsidR="009012CA">
        <w:t xml:space="preserve">Figure </w:t>
      </w:r>
      <w:r w:rsidR="009012CA">
        <w:rPr>
          <w:noProof/>
        </w:rPr>
        <w:t>4</w:t>
      </w:r>
      <w:r w:rsidR="00D13F7B">
        <w:fldChar w:fldCharType="end"/>
      </w:r>
      <w:r>
        <w:t xml:space="preserve">, provides an </w:t>
      </w:r>
      <w:r w:rsidR="00157778">
        <w:t xml:space="preserve">estimation </w:t>
      </w:r>
      <w:r>
        <w:t xml:space="preserve">of </w:t>
      </w:r>
      <w:r w:rsidR="00306A0A">
        <w:t xml:space="preserve">relative </w:t>
      </w:r>
      <w:r>
        <w:t xml:space="preserve">costs of production (product design, </w:t>
      </w:r>
      <w:r w:rsidR="00A113BC">
        <w:t>development and delivery</w:t>
      </w:r>
      <w:r>
        <w:t>) borne by each of the three supply chain actors for each pattern</w:t>
      </w:r>
      <w:r>
        <w:rPr>
          <w:rStyle w:val="FootnoteReference"/>
        </w:rPr>
        <w:footnoteReference w:id="21"/>
      </w:r>
      <w:r>
        <w:t>.</w:t>
      </w:r>
      <w:r w:rsidR="003B5288">
        <w:t xml:space="preserve"> As limited analysis of the cost of geospatial supply chains has been undertaken, it is not possible to present an accurate total cost for each supply chain pattern. However, there is sufficient understanding of the cost elements (design, production and delivery) of geospatial data that it is possible to depict the relative costs borne by </w:t>
      </w:r>
      <w:commentRangeEnd w:id="404"/>
      <w:r w:rsidR="003E3088">
        <w:rPr>
          <w:rStyle w:val="CommentReference"/>
        </w:rPr>
        <w:commentReference w:id="404"/>
      </w:r>
      <w:r w:rsidR="003B5288">
        <w:t>each actor.</w:t>
      </w:r>
    </w:p>
    <w:p w14:paraId="3FB06ABE" w14:textId="0465E139" w:rsidR="00C31E43" w:rsidRDefault="00C31E43" w:rsidP="009023CD">
      <w:pPr>
        <w:jc w:val="both"/>
      </w:pPr>
    </w:p>
    <w:p w14:paraId="6DFBBED5" w14:textId="77777777" w:rsidR="00CE03CC" w:rsidRDefault="00A113BC" w:rsidP="00323800">
      <w:pPr>
        <w:jc w:val="center"/>
      </w:pPr>
      <w:r w:rsidRPr="00A113BC">
        <w:rPr>
          <w:noProof/>
        </w:rPr>
        <w:drawing>
          <wp:inline distT="0" distB="0" distL="0" distR="0" wp14:anchorId="539E515D" wp14:editId="4DECBE91">
            <wp:extent cx="5176299" cy="2190750"/>
            <wp:effectExtent l="0" t="0" r="571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BB3B8B" w14:textId="77777777" w:rsidR="00C31E43" w:rsidRDefault="00C31E43" w:rsidP="003B5288">
      <w:pPr>
        <w:pStyle w:val="Caption"/>
        <w:jc w:val="center"/>
      </w:pPr>
      <w:bookmarkStart w:id="405" w:name="_Ref410127726"/>
      <w:bookmarkStart w:id="406" w:name="_Ref414279650"/>
      <w:bookmarkStart w:id="407" w:name="_Toc415753074"/>
      <w:r>
        <w:t xml:space="preserve">Figure </w:t>
      </w:r>
      <w:r w:rsidR="00D13F7B">
        <w:fldChar w:fldCharType="begin"/>
      </w:r>
      <w:r>
        <w:instrText xml:space="preserve"> SEQ Figure \* ARABIC </w:instrText>
      </w:r>
      <w:r w:rsidR="00D13F7B">
        <w:fldChar w:fldCharType="separate"/>
      </w:r>
      <w:r w:rsidR="007D147F">
        <w:rPr>
          <w:noProof/>
        </w:rPr>
        <w:t>5</w:t>
      </w:r>
      <w:r w:rsidR="00D13F7B">
        <w:fldChar w:fldCharType="end"/>
      </w:r>
      <w:bookmarkEnd w:id="405"/>
      <w:r>
        <w:t xml:space="preserve"> </w:t>
      </w:r>
      <w:r w:rsidR="007616DA">
        <w:t xml:space="preserve">Relative costs of </w:t>
      </w:r>
      <w:r>
        <w:t xml:space="preserve">data production </w:t>
      </w:r>
      <w:r w:rsidR="007616DA">
        <w:t>for stakeholder by pattern type</w:t>
      </w:r>
      <w:r w:rsidR="00500589">
        <w:t>.</w:t>
      </w:r>
      <w:bookmarkEnd w:id="406"/>
      <w:bookmarkEnd w:id="407"/>
    </w:p>
    <w:p w14:paraId="62FD8B82" w14:textId="65612FF8" w:rsidR="00866121" w:rsidRDefault="00B24D85" w:rsidP="009023CD">
      <w:pPr>
        <w:jc w:val="both"/>
      </w:pPr>
      <w:r>
        <w:t xml:space="preserve">As shown in </w:t>
      </w:r>
      <w:r>
        <w:fldChar w:fldCharType="begin"/>
      </w:r>
      <w:r>
        <w:instrText xml:space="preserve"> REF _Ref410127726 \h </w:instrText>
      </w:r>
      <w:r>
        <w:fldChar w:fldCharType="separate"/>
      </w:r>
      <w:r w:rsidR="009012CA">
        <w:t xml:space="preserve">Figure </w:t>
      </w:r>
      <w:r w:rsidR="009012CA">
        <w:rPr>
          <w:noProof/>
        </w:rPr>
        <w:t>4</w:t>
      </w:r>
      <w:r>
        <w:fldChar w:fldCharType="end"/>
      </w:r>
      <w:r>
        <w:t xml:space="preserve">, in </w:t>
      </w:r>
      <w:r w:rsidR="002D7198">
        <w:t>pattern 1 (</w:t>
      </w:r>
      <w:r w:rsidR="00BA5919">
        <w:t>anarchic</w:t>
      </w:r>
      <w:r w:rsidR="002D7198">
        <w:t>) the costs are borne almost entirely by the user</w:t>
      </w:r>
      <w:r>
        <w:t xml:space="preserve"> </w:t>
      </w:r>
      <w:r w:rsidR="000C6815">
        <w:t xml:space="preserve">as the user must integrate data from multiple providers, each of which supplies its data ‘as is’. In </w:t>
      </w:r>
      <w:r w:rsidR="002D7198">
        <w:t xml:space="preserve">pattern 2 (centralised), the provider </w:t>
      </w:r>
      <w:r>
        <w:t xml:space="preserve">and user </w:t>
      </w:r>
      <w:r w:rsidR="000C6815">
        <w:t xml:space="preserve">share the </w:t>
      </w:r>
      <w:r>
        <w:t>costs</w:t>
      </w:r>
      <w:r w:rsidR="000C6815">
        <w:t>.</w:t>
      </w:r>
      <w:r w:rsidR="003B5288">
        <w:t xml:space="preserve"> The proportion of cost borne by each is determined by the nature of the design process in particular the quality of engagement with end user to understand and ultimately meet user needs.</w:t>
      </w:r>
      <w:r w:rsidR="00F339D7">
        <w:t xml:space="preserve"> Section </w:t>
      </w:r>
      <w:r w:rsidR="00F339D7">
        <w:fldChar w:fldCharType="begin"/>
      </w:r>
      <w:r w:rsidR="00F339D7">
        <w:instrText xml:space="preserve"> REF _Ref415152895 \r \h </w:instrText>
      </w:r>
      <w:r w:rsidR="00F339D7">
        <w:fldChar w:fldCharType="separate"/>
      </w:r>
      <w:r w:rsidR="009012CA">
        <w:t>2.3.5</w:t>
      </w:r>
      <w:r w:rsidR="00F339D7">
        <w:fldChar w:fldCharType="end"/>
      </w:r>
      <w:r w:rsidR="00F339D7">
        <w:t xml:space="preserve"> below deals with this issue in more detail.</w:t>
      </w:r>
    </w:p>
    <w:p w14:paraId="290D5B88" w14:textId="4D255758" w:rsidR="00D56A38" w:rsidRDefault="000C6815" w:rsidP="009023CD">
      <w:pPr>
        <w:jc w:val="both"/>
      </w:pPr>
      <w:r>
        <w:t>In p</w:t>
      </w:r>
      <w:r w:rsidR="002D7198">
        <w:t xml:space="preserve">atterns 3 and </w:t>
      </w:r>
      <w:r w:rsidR="00B24D85">
        <w:t>4 (aggreg</w:t>
      </w:r>
      <w:r w:rsidR="002D7198">
        <w:t xml:space="preserve">ated and </w:t>
      </w:r>
      <w:r>
        <w:t>broker</w:t>
      </w:r>
      <w:r w:rsidR="002D7198">
        <w:t xml:space="preserve">ed) intermediaries bear the majority of the cost </w:t>
      </w:r>
      <w:r>
        <w:t xml:space="preserve">as they physically integrate and transform the data in the former or transform the data ‘on the fly’ according to a community schema in the latter. </w:t>
      </w:r>
      <w:r w:rsidR="00F339D7">
        <w:t xml:space="preserve">Providers typically participate in the development of the community application schema </w:t>
      </w:r>
      <w:r w:rsidR="00F339D7">
        <w:lastRenderedPageBreak/>
        <w:t xml:space="preserve">so they bear a small cost. </w:t>
      </w:r>
      <w:r>
        <w:t xml:space="preserve">In </w:t>
      </w:r>
      <w:r w:rsidR="002D7198">
        <w:t xml:space="preserve">pattern 5 (federated) </w:t>
      </w:r>
      <w:r w:rsidR="00B24D85">
        <w:t>the provider</w:t>
      </w:r>
      <w:r>
        <w:t>s</w:t>
      </w:r>
      <w:r w:rsidR="00B24D85">
        <w:t xml:space="preserve"> </w:t>
      </w:r>
      <w:r>
        <w:t xml:space="preserve">bear the </w:t>
      </w:r>
      <w:r w:rsidR="00F339D7">
        <w:t xml:space="preserve">majority of the </w:t>
      </w:r>
      <w:r>
        <w:t xml:space="preserve">cost of developing the agreed community schema and of </w:t>
      </w:r>
      <w:r w:rsidR="00F339D7">
        <w:t xml:space="preserve">establishing and maintaining </w:t>
      </w:r>
      <w:r>
        <w:t>web services to deliver the data.</w:t>
      </w:r>
    </w:p>
    <w:p w14:paraId="62A7049E" w14:textId="77777777" w:rsidR="00F657AE" w:rsidRDefault="000C00B5" w:rsidP="00004151">
      <w:pPr>
        <w:pStyle w:val="Heading2"/>
      </w:pPr>
      <w:bookmarkStart w:id="408" w:name="_Ref415152895"/>
      <w:r>
        <w:t xml:space="preserve">The hidden cost of </w:t>
      </w:r>
      <w:r w:rsidR="00F657AE">
        <w:t>use</w:t>
      </w:r>
      <w:bookmarkEnd w:id="408"/>
    </w:p>
    <w:p w14:paraId="3C691683" w14:textId="5F180A1F" w:rsidR="00866121" w:rsidRDefault="00866121" w:rsidP="009023CD">
      <w:pPr>
        <w:jc w:val="both"/>
      </w:pPr>
      <w:r>
        <w:t>The proportion of cost borne by users in each pattern is a function of the ‘fitness for purpose’ of the product. This in turn reflects the amount of effort invested in product design. More analysis of use cases and user requirements equates to a higher provider cost but lower user cost.</w:t>
      </w:r>
    </w:p>
    <w:p w14:paraId="269175C2" w14:textId="04BCEA30" w:rsidR="00A61CBD" w:rsidRDefault="00306A0A" w:rsidP="009023CD">
      <w:pPr>
        <w:jc w:val="both"/>
      </w:pPr>
      <w:r>
        <w:t xml:space="preserve">However, </w:t>
      </w:r>
      <w:r w:rsidR="00004151">
        <w:t xml:space="preserve">considering only the relative </w:t>
      </w:r>
      <w:r>
        <w:t xml:space="preserve">costs of </w:t>
      </w:r>
      <w:r w:rsidR="00004151">
        <w:t xml:space="preserve">production borne by each actor </w:t>
      </w:r>
      <w:r>
        <w:t xml:space="preserve">does not provide the whole picture. </w:t>
      </w:r>
      <w:r w:rsidR="00004151">
        <w:t>T</w:t>
      </w:r>
      <w:r w:rsidR="00AD0B4E">
        <w:t xml:space="preserve">he number of providers and users </w:t>
      </w:r>
      <w:r w:rsidR="00004151">
        <w:t xml:space="preserve">must be considered so that </w:t>
      </w:r>
      <w:r w:rsidR="00AD0B4E">
        <w:t>total cost of production and use</w:t>
      </w:r>
      <w:r w:rsidR="00866121">
        <w:t xml:space="preserve"> </w:t>
      </w:r>
      <w:r w:rsidR="00004151">
        <w:t>across the entire system</w:t>
      </w:r>
      <w:r w:rsidR="00F339D7">
        <w:t xml:space="preserve"> </w:t>
      </w:r>
      <w:r w:rsidR="00004151">
        <w:t>can be determined.</w:t>
      </w:r>
      <w:r w:rsidR="00A61CBD">
        <w:t xml:space="preserve"> </w:t>
      </w:r>
      <w:r w:rsidR="00A61CBD">
        <w:fldChar w:fldCharType="begin"/>
      </w:r>
      <w:r w:rsidR="00A61CBD">
        <w:instrText xml:space="preserve"> REF _Ref414287830 \h </w:instrText>
      </w:r>
      <w:r w:rsidR="00A61CBD">
        <w:fldChar w:fldCharType="separate"/>
      </w:r>
      <w:r w:rsidR="009012CA">
        <w:t xml:space="preserve">Figure </w:t>
      </w:r>
      <w:r w:rsidR="009012CA">
        <w:rPr>
          <w:noProof/>
        </w:rPr>
        <w:t>5</w:t>
      </w:r>
      <w:r w:rsidR="00A61CBD">
        <w:fldChar w:fldCharType="end"/>
      </w:r>
      <w:r w:rsidR="00A61CBD">
        <w:t xml:space="preserve"> depicts the cumulative total cost of </w:t>
      </w:r>
      <w:r w:rsidR="007E2CC0">
        <w:t xml:space="preserve">geospatial production </w:t>
      </w:r>
      <w:r w:rsidR="00A61CBD">
        <w:t xml:space="preserve">and use for each supply chain pattern as the number of users and providers increases. </w:t>
      </w:r>
    </w:p>
    <w:p w14:paraId="355F68F9" w14:textId="77777777" w:rsidR="00A61CBD" w:rsidRDefault="00A61CBD" w:rsidP="009023CD">
      <w:pPr>
        <w:jc w:val="both"/>
      </w:pPr>
    </w:p>
    <w:p w14:paraId="284AD59A" w14:textId="77777777" w:rsidR="00A61CBD" w:rsidRDefault="00C05403" w:rsidP="009023CD">
      <w:pPr>
        <w:jc w:val="both"/>
      </w:pPr>
      <w:r w:rsidRPr="000C00B5">
        <w:rPr>
          <w:noProof/>
        </w:rPr>
        <mc:AlternateContent>
          <mc:Choice Requires="wpg">
            <w:drawing>
              <wp:inline distT="0" distB="0" distL="0" distR="0" wp14:anchorId="65A82B9B" wp14:editId="4461712C">
                <wp:extent cx="3264631" cy="2514600"/>
                <wp:effectExtent l="0" t="0" r="0" b="0"/>
                <wp:docPr id="4" name="Group 2"/>
                <wp:cNvGraphicFramePr/>
                <a:graphic xmlns:a="http://schemas.openxmlformats.org/drawingml/2006/main">
                  <a:graphicData uri="http://schemas.microsoft.com/office/word/2010/wordprocessingGroup">
                    <wpg:wgp>
                      <wpg:cNvGrpSpPr/>
                      <wpg:grpSpPr>
                        <a:xfrm>
                          <a:off x="0" y="0"/>
                          <a:ext cx="3264631" cy="2514600"/>
                          <a:chOff x="-230589" y="0"/>
                          <a:chExt cx="3264631" cy="2514472"/>
                        </a:xfrm>
                      </wpg:grpSpPr>
                      <wps:wsp>
                        <wps:cNvPr id="6" name="TextBox 14"/>
                        <wps:cNvSpPr txBox="1"/>
                        <wps:spPr>
                          <a:xfrm>
                            <a:off x="2284107" y="1408260"/>
                            <a:ext cx="749935" cy="215254"/>
                          </a:xfrm>
                          <a:prstGeom prst="rect">
                            <a:avLst/>
                          </a:prstGeom>
                          <a:solidFill>
                            <a:schemeClr val="bg1">
                              <a:alpha val="50000"/>
                            </a:schemeClr>
                          </a:solidFill>
                        </wps:spPr>
                        <wps:txbx>
                          <w:txbxContent>
                            <w:p w14:paraId="53D52285" w14:textId="77777777" w:rsidR="002C1A41" w:rsidRDefault="002C1A41" w:rsidP="00C05403">
                              <w:pPr>
                                <w:pStyle w:val="NormalWeb"/>
                                <w:spacing w:after="0"/>
                              </w:pPr>
                              <w:r>
                                <w:rPr>
                                  <w:rFonts w:asciiTheme="minorHAnsi" w:hAnsi="Calibri" w:cstheme="minorBidi"/>
                                  <w:color w:val="000000" w:themeColor="text1"/>
                                  <w:kern w:val="24"/>
                                  <w:sz w:val="16"/>
                                  <w:szCs w:val="16"/>
                                </w:rPr>
                                <w:t xml:space="preserve">2. Centralised </w:t>
                              </w:r>
                            </w:p>
                          </w:txbxContent>
                        </wps:txbx>
                        <wps:bodyPr wrap="none" rtlCol="0">
                          <a:spAutoFit/>
                        </wps:bodyPr>
                      </wps:wsp>
                      <wpg:grpSp>
                        <wpg:cNvPr id="7" name="Group 7"/>
                        <wpg:cNvGrpSpPr/>
                        <wpg:grpSpPr>
                          <a:xfrm>
                            <a:off x="-230589" y="0"/>
                            <a:ext cx="2879244" cy="2514472"/>
                            <a:chOff x="-307451" y="0"/>
                            <a:chExt cx="3838989" cy="3352629"/>
                          </a:xfrm>
                        </wpg:grpSpPr>
                        <wps:wsp>
                          <wps:cNvPr id="8" name="TextBox 12"/>
                          <wps:cNvSpPr txBox="1"/>
                          <wps:spPr>
                            <a:xfrm>
                              <a:off x="1700768" y="1699557"/>
                              <a:ext cx="977053" cy="287005"/>
                            </a:xfrm>
                            <a:prstGeom prst="rect">
                              <a:avLst/>
                            </a:prstGeom>
                            <a:solidFill>
                              <a:schemeClr val="bg1">
                                <a:alpha val="89000"/>
                              </a:schemeClr>
                            </a:solidFill>
                          </wps:spPr>
                          <wps:txbx>
                            <w:txbxContent>
                              <w:p w14:paraId="5EE94105" w14:textId="77777777" w:rsidR="002C1A41" w:rsidRDefault="002C1A41" w:rsidP="00C05403">
                                <w:pPr>
                                  <w:pStyle w:val="NormalWeb"/>
                                  <w:spacing w:after="0"/>
                                </w:pPr>
                                <w:r>
                                  <w:rPr>
                                    <w:rFonts w:asciiTheme="minorHAnsi" w:hAnsi="Calibri" w:cstheme="minorBidi"/>
                                    <w:color w:val="000000" w:themeColor="text1"/>
                                    <w:kern w:val="24"/>
                                    <w:sz w:val="16"/>
                                    <w:szCs w:val="16"/>
                                  </w:rPr>
                                  <w:t xml:space="preserve">3 Aggregated </w:t>
                                </w:r>
                              </w:p>
                            </w:txbxContent>
                          </wps:txbx>
                          <wps:bodyPr wrap="none" rtlCol="0">
                            <a:spAutoFit/>
                          </wps:bodyPr>
                        </wps:wsp>
                        <wpg:grpSp>
                          <wpg:cNvPr id="13" name="Group 13"/>
                          <wpg:cNvGrpSpPr/>
                          <wpg:grpSpPr>
                            <a:xfrm>
                              <a:off x="-307451" y="185351"/>
                              <a:ext cx="3666901" cy="3167278"/>
                              <a:chOff x="-652551" y="184929"/>
                              <a:chExt cx="7782813" cy="6295146"/>
                            </a:xfrm>
                          </wpg:grpSpPr>
                          <wps:wsp>
                            <wps:cNvPr id="284" name="Straight Arrow Connector 284"/>
                            <wps:cNvCnPr/>
                            <wps:spPr>
                              <a:xfrm flipV="1">
                                <a:off x="811192" y="5216960"/>
                                <a:ext cx="6319070" cy="8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TextBox 5"/>
                            <wps:cNvSpPr txBox="1"/>
                            <wps:spPr>
                              <a:xfrm>
                                <a:off x="2898474" y="5128857"/>
                                <a:ext cx="2711682" cy="1351218"/>
                              </a:xfrm>
                              <a:prstGeom prst="rect">
                                <a:avLst/>
                              </a:prstGeom>
                              <a:noFill/>
                            </wps:spPr>
                            <wps:txbx>
                              <w:txbxContent>
                                <w:p w14:paraId="6384048D" w14:textId="254C53C9" w:rsidR="002C1A41" w:rsidRDefault="002C1A41" w:rsidP="00C05403">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Number of users</w:t>
                                  </w:r>
                                </w:p>
                                <w:p w14:paraId="10ECD686" w14:textId="77777777" w:rsidR="002C1A41" w:rsidRDefault="002C1A41" w:rsidP="00C05403">
                                  <w:pPr>
                                    <w:pStyle w:val="NormalWeb"/>
                                    <w:spacing w:after="0"/>
                                    <w:rPr>
                                      <w:rFonts w:asciiTheme="minorHAnsi" w:hAnsi="Calibri" w:cstheme="minorBidi"/>
                                      <w:color w:val="000000" w:themeColor="text1"/>
                                      <w:kern w:val="24"/>
                                      <w:sz w:val="18"/>
                                      <w:szCs w:val="18"/>
                                    </w:rPr>
                                  </w:pPr>
                                </w:p>
                                <w:p w14:paraId="5AAF8264" w14:textId="77777777" w:rsidR="002C1A41" w:rsidRPr="00A61CBD" w:rsidRDefault="002C1A41" w:rsidP="00C05403">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5(a)</w:t>
                                  </w:r>
                                </w:p>
                              </w:txbxContent>
                            </wps:txbx>
                            <wps:bodyPr wrap="none" rtlCol="0">
                              <a:spAutoFit/>
                            </wps:bodyPr>
                          </wps:wsp>
                          <wps:wsp>
                            <wps:cNvPr id="286" name="Straight Arrow Connector 286"/>
                            <wps:cNvCnPr/>
                            <wps:spPr>
                              <a:xfrm flipV="1">
                                <a:off x="811193" y="184929"/>
                                <a:ext cx="0" cy="5040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TextBox 9"/>
                            <wps:cNvSpPr txBox="1"/>
                            <wps:spPr>
                              <a:xfrm>
                                <a:off x="-652551" y="2218046"/>
                                <a:ext cx="1463700" cy="1351218"/>
                              </a:xfrm>
                              <a:prstGeom prst="rect">
                                <a:avLst/>
                              </a:prstGeom>
                              <a:noFill/>
                            </wps:spPr>
                            <wps:txbx>
                              <w:txbxContent>
                                <w:p w14:paraId="3DE198CA" w14:textId="0F0BAA8B" w:rsidR="002C1A41" w:rsidRDefault="002C1A41" w:rsidP="00C05403">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 xml:space="preserve">Cost of production &amp; use </w:t>
                                  </w:r>
                                </w:p>
                              </w:txbxContent>
                            </wps:txbx>
                            <wps:bodyPr wrap="square" lIns="0" rIns="0" rtlCol="0">
                              <a:spAutoFit/>
                            </wps:bodyPr>
                          </wps:wsp>
                        </wpg:grpSp>
                        <wps:wsp>
                          <wps:cNvPr id="288" name="TextBox 34"/>
                          <wps:cNvSpPr txBox="1"/>
                          <wps:spPr>
                            <a:xfrm>
                              <a:off x="2206997" y="0"/>
                              <a:ext cx="353060" cy="451250"/>
                            </a:xfrm>
                            <a:prstGeom prst="rect">
                              <a:avLst/>
                            </a:prstGeom>
                            <a:noFill/>
                          </wps:spPr>
                          <wps:txbx>
                            <w:txbxContent>
                              <w:p w14:paraId="575677F6" w14:textId="77777777" w:rsidR="002C1A41" w:rsidRDefault="002C1A41"/>
                            </w:txbxContent>
                          </wps:txbx>
                          <wps:bodyPr wrap="none" rtlCol="0">
                            <a:spAutoFit/>
                          </wps:bodyPr>
                        </wps:wsp>
                        <wps:wsp>
                          <wps:cNvPr id="289" name="Straight Connector 289"/>
                          <wps:cNvCnPr/>
                          <wps:spPr>
                            <a:xfrm flipV="1">
                              <a:off x="407122" y="214233"/>
                              <a:ext cx="2016224" cy="1788592"/>
                            </a:xfrm>
                            <a:prstGeom prst="line">
                              <a:avLst/>
                            </a:prstGeom>
                            <a:ln/>
                          </wps:spPr>
                          <wps:style>
                            <a:lnRef idx="2">
                              <a:schemeClr val="accent3"/>
                            </a:lnRef>
                            <a:fillRef idx="0">
                              <a:schemeClr val="accent3"/>
                            </a:fillRef>
                            <a:effectRef idx="1">
                              <a:schemeClr val="accent3"/>
                            </a:effectRef>
                            <a:fontRef idx="minor">
                              <a:schemeClr val="tx1"/>
                            </a:fontRef>
                          </wps:style>
                          <wps:bodyPr/>
                        </wps:wsp>
                        <wps:wsp>
                          <wps:cNvPr id="290" name="TextBox 8"/>
                          <wps:cNvSpPr txBox="1"/>
                          <wps:spPr>
                            <a:xfrm>
                              <a:off x="2278067" y="286224"/>
                              <a:ext cx="1135379" cy="287005"/>
                            </a:xfrm>
                            <a:prstGeom prst="rect">
                              <a:avLst/>
                            </a:prstGeom>
                            <a:noFill/>
                          </wps:spPr>
                          <wps:txbx>
                            <w:txbxContent>
                              <w:p w14:paraId="0F6B88A9" w14:textId="2E44CC28" w:rsidR="002C1A41" w:rsidRDefault="002C1A41" w:rsidP="00C05403">
                                <w:pPr>
                                  <w:pStyle w:val="NormalWeb"/>
                                  <w:spacing w:after="0"/>
                                  <w:ind w:left="274" w:hanging="274"/>
                                </w:pPr>
                                <w:r>
                                  <w:rPr>
                                    <w:rFonts w:asciiTheme="minorHAnsi" w:hAnsi="Calibri" w:cstheme="minorBidi"/>
                                    <w:color w:val="000000" w:themeColor="text1"/>
                                    <w:kern w:val="24"/>
                                    <w:sz w:val="16"/>
                                    <w:szCs w:val="16"/>
                                  </w:rPr>
                                  <w:t xml:space="preserve">1. Point to point </w:t>
                                </w:r>
                              </w:p>
                            </w:txbxContent>
                          </wps:txbx>
                          <wps:bodyPr wrap="none" rtlCol="0">
                            <a:spAutoFit/>
                          </wps:bodyPr>
                        </wps:wsp>
                        <wps:wsp>
                          <wps:cNvPr id="291" name="Straight Connector 291"/>
                          <wps:cNvCnPr/>
                          <wps:spPr>
                            <a:xfrm flipV="1">
                              <a:off x="407122" y="2218848"/>
                              <a:ext cx="3024336" cy="72008"/>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292" name="Straight Connector 292"/>
                          <wps:cNvCnPr/>
                          <wps:spPr>
                            <a:xfrm flipV="1">
                              <a:off x="407122" y="1829504"/>
                              <a:ext cx="3096344" cy="258728"/>
                            </a:xfrm>
                            <a:prstGeom prst="line">
                              <a:avLst/>
                            </a:prstGeom>
                            <a:ln/>
                          </wps:spPr>
                          <wps:style>
                            <a:lnRef idx="2">
                              <a:schemeClr val="accent5"/>
                            </a:lnRef>
                            <a:fillRef idx="0">
                              <a:schemeClr val="accent5"/>
                            </a:fillRef>
                            <a:effectRef idx="1">
                              <a:schemeClr val="accent5"/>
                            </a:effectRef>
                            <a:fontRef idx="minor">
                              <a:schemeClr val="tx1"/>
                            </a:fontRef>
                          </wps:style>
                          <wps:bodyPr/>
                        </wps:wsp>
                        <wps:wsp>
                          <wps:cNvPr id="293" name="Straight Connector 293"/>
                          <wps:cNvCnPr/>
                          <wps:spPr>
                            <a:xfrm flipV="1">
                              <a:off x="407122" y="2290856"/>
                              <a:ext cx="3024336" cy="72008"/>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294" name="Straight Connector 294"/>
                          <wps:cNvCnPr/>
                          <wps:spPr>
                            <a:xfrm flipV="1">
                              <a:off x="407122" y="1888112"/>
                              <a:ext cx="3096344" cy="618768"/>
                            </a:xfrm>
                            <a:prstGeom prst="line">
                              <a:avLst/>
                            </a:prstGeom>
                            <a:ln/>
                          </wps:spPr>
                          <wps:style>
                            <a:lnRef idx="2">
                              <a:schemeClr val="accent2"/>
                            </a:lnRef>
                            <a:fillRef idx="0">
                              <a:schemeClr val="accent2"/>
                            </a:fillRef>
                            <a:effectRef idx="1">
                              <a:schemeClr val="accent2"/>
                            </a:effectRef>
                            <a:fontRef idx="minor">
                              <a:schemeClr val="tx1"/>
                            </a:fontRef>
                          </wps:style>
                          <wps:bodyPr/>
                        </wps:wsp>
                        <wps:wsp>
                          <wps:cNvPr id="295" name="TextBox 11"/>
                          <wps:cNvSpPr txBox="1"/>
                          <wps:spPr>
                            <a:xfrm>
                              <a:off x="2139915" y="2302460"/>
                              <a:ext cx="942339" cy="287005"/>
                            </a:xfrm>
                            <a:prstGeom prst="rect">
                              <a:avLst/>
                            </a:prstGeom>
                            <a:solidFill>
                              <a:schemeClr val="bg1">
                                <a:alpha val="0"/>
                              </a:schemeClr>
                            </a:solidFill>
                          </wps:spPr>
                          <wps:txbx>
                            <w:txbxContent>
                              <w:p w14:paraId="1644B554" w14:textId="77777777" w:rsidR="002C1A41" w:rsidRDefault="002C1A41" w:rsidP="00C05403">
                                <w:pPr>
                                  <w:pStyle w:val="NormalWeb"/>
                                  <w:spacing w:after="0"/>
                                </w:pPr>
                                <w:r>
                                  <w:rPr>
                                    <w:rFonts w:asciiTheme="minorHAnsi" w:hAnsi="Calibri" w:cstheme="minorBidi"/>
                                    <w:color w:val="000000" w:themeColor="text1"/>
                                    <w:kern w:val="24"/>
                                    <w:sz w:val="16"/>
                                    <w:szCs w:val="16"/>
                                  </w:rPr>
                                  <w:t>5. Federated</w:t>
                                </w:r>
                              </w:p>
                            </w:txbxContent>
                          </wps:txbx>
                          <wps:bodyPr wrap="none" rtlCol="0">
                            <a:spAutoFit/>
                          </wps:bodyPr>
                        </wps:wsp>
                        <wps:wsp>
                          <wps:cNvPr id="296" name="TextBox 10"/>
                          <wps:cNvSpPr txBox="1"/>
                          <wps:spPr>
                            <a:xfrm>
                              <a:off x="2646772" y="2035663"/>
                              <a:ext cx="884766" cy="287005"/>
                            </a:xfrm>
                            <a:prstGeom prst="rect">
                              <a:avLst/>
                            </a:prstGeom>
                            <a:solidFill>
                              <a:schemeClr val="bg1">
                                <a:alpha val="27000"/>
                              </a:schemeClr>
                            </a:solidFill>
                          </wps:spPr>
                          <wps:txbx>
                            <w:txbxContent>
                              <w:p w14:paraId="7843BBFB" w14:textId="77777777" w:rsidR="002C1A41" w:rsidRPr="00705AA2" w:rsidRDefault="002C1A41" w:rsidP="00C05403">
                                <w:pPr>
                                  <w:pStyle w:val="NormalWeb"/>
                                  <w:spacing w:after="0"/>
                                  <w:rPr>
                                    <w:sz w:val="16"/>
                                    <w:szCs w:val="16"/>
                                  </w:rPr>
                                </w:pPr>
                                <w:r w:rsidRPr="00705AA2">
                                  <w:rPr>
                                    <w:rFonts w:asciiTheme="minorHAnsi" w:hAnsi="Calibri" w:cstheme="minorBidi"/>
                                    <w:color w:val="000000" w:themeColor="text1"/>
                                    <w:kern w:val="24"/>
                                    <w:sz w:val="16"/>
                                    <w:szCs w:val="16"/>
                                  </w:rPr>
                                  <w:t>4. Brokered</w:t>
                                </w:r>
                              </w:p>
                            </w:txbxContent>
                          </wps:txbx>
                          <wps:bodyPr wrap="none" rtlCol="0">
                            <a:spAutoFit/>
                          </wps:bodyPr>
                        </wps:wsp>
                      </wpg:grpSp>
                    </wpg:wgp>
                  </a:graphicData>
                </a:graphic>
              </wp:inline>
            </w:drawing>
          </mc:Choice>
          <mc:Fallback>
            <w:pict>
              <v:group w14:anchorId="65A82B9B" id="Group 2" o:spid="_x0000_s1192" style="width:257.05pt;height:198pt;mso-position-horizontal-relative:char;mso-position-vertical-relative:line" coordorigin="-2305" coordsize="32646,2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">
                <v:shape id="TextBox 14" o:spid="_x0000_s1193" type="#_x0000_t202" style="position:absolute;left:22841;top:14082;width:7499;height:21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zxMIA&#10;AADaAAAADwAAAGRycy9kb3ducmV2LnhtbESP0WrCQBRE3wv+w3ILvtVNUyISXUUKhUKhYuIHXLLX&#10;bDB7N2a3SezXu4WCj8PMnGE2u8m2YqDeN44VvC4SEMSV0w3XCk7lx8sKhA/IGlvHpOBGHnbb2dMG&#10;c+1GPtJQhFpECPscFZgQulxKXxmy6BeuI47e2fUWQ5R9LXWPY4TbVqZJspQWG44LBjt6N1Rdih+r&#10;IFvhZLMDlmNl0vpN/9L1q/xWav487dcgAk3hEf5vf2oFS/i7Em+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nPEwgAAANoAAAAPAAAAAAAAAAAAAAAAAJgCAABkcnMvZG93&#10;bnJldi54bWxQSwUGAAAAAAQABAD1AAAAhwMAAAAA&#10;" fillcolor="#fbfeff [3212]" stroked="f">
                  <v:fill opacity="32896f"/>
                  <v:textbox style="mso-fit-shape-to-text:t">
                    <w:txbxContent>
                      <w:p w14:paraId="53D52285" w14:textId="77777777" w:rsidR="002C1A41" w:rsidRDefault="002C1A41" w:rsidP="00C05403">
                        <w:pPr>
                          <w:pStyle w:val="NormalWeb"/>
                          <w:spacing w:after="0"/>
                        </w:pPr>
                        <w:r>
                          <w:rPr>
                            <w:rFonts w:asciiTheme="minorHAnsi" w:hAnsi="Calibri" w:cstheme="minorBidi"/>
                            <w:color w:val="000000" w:themeColor="text1"/>
                            <w:kern w:val="24"/>
                            <w:sz w:val="16"/>
                            <w:szCs w:val="16"/>
                          </w:rPr>
                          <w:t xml:space="preserve">2. Centralised </w:t>
                        </w:r>
                      </w:p>
                    </w:txbxContent>
                  </v:textbox>
                </v:shape>
                <v:group id="Group 7" o:spid="_x0000_s1194" style="position:absolute;left:-2305;width:28791;height:25144" coordorigin="-3074" coordsize="38389,33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Box 12" o:spid="_x0000_s1195" type="#_x0000_t202" style="position:absolute;left:17007;top:16995;width:977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A7MEA&#10;AADaAAAADwAAAGRycy9kb3ducmV2LnhtbERPzWrCQBC+F3yHZYTemo0psSZ1FRFb4qUQ7QMM2WmS&#10;mp0N2dWkb989CB4/vv/1djKduNHgWssKFlEMgriyuuVawff542UFwnlkjZ1lUvBHDrab2dMac21H&#10;Lul28rUIIexyVNB43+dSuqohgy6yPXHgfuxg0Ac41FIPOIZw08kkjpfSYMuhocGe9g1Vl9PVKPga&#10;X+Pft/KYpmWyPGo6JFmRfSr1PJ927yA8Tf4hvrsLrSBsDVfCD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rwOzBAAAA2gAAAA8AAAAAAAAAAAAAAAAAmAIAAGRycy9kb3du&#10;cmV2LnhtbFBLBQYAAAAABAAEAPUAAACGAwAAAAA=&#10;" fillcolor="#fbfeff [3212]" stroked="f">
                    <v:fill opacity="58339f"/>
                    <v:textbox style="mso-fit-shape-to-text:t">
                      <w:txbxContent>
                        <w:p w14:paraId="5EE94105" w14:textId="77777777" w:rsidR="002C1A41" w:rsidRDefault="002C1A41" w:rsidP="00C05403">
                          <w:pPr>
                            <w:pStyle w:val="NormalWeb"/>
                            <w:spacing w:after="0"/>
                          </w:pPr>
                          <w:r>
                            <w:rPr>
                              <w:rFonts w:asciiTheme="minorHAnsi" w:hAnsi="Calibri" w:cstheme="minorBidi"/>
                              <w:color w:val="000000" w:themeColor="text1"/>
                              <w:kern w:val="24"/>
                              <w:sz w:val="16"/>
                              <w:szCs w:val="16"/>
                            </w:rPr>
                            <w:t xml:space="preserve">3 Aggregated </w:t>
                          </w:r>
                        </w:p>
                      </w:txbxContent>
                    </v:textbox>
                  </v:shape>
                  <v:group id="Group 13" o:spid="_x0000_s1196" style="position:absolute;left:-3074;top:1853;width:36668;height:31673" coordorigin="-6525,1849" coordsize="77828,62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Straight Arrow Connector 284" o:spid="_x0000_s1197" type="#_x0000_t32" style="position:absolute;left:8111;top:52169;width:63191;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6A2sUAAADcAAAADwAAAGRycy9kb3ducmV2LnhtbESPX2vCMBTF3wd+h3AF32aqdEM6o4gi&#10;OISN6mD4dm3u2mJzU5Jou2+/DAQfD+fPjzNf9qYRN3K+tqxgMk5AEBdW11wq+Dpun2cgfEDW2Fgm&#10;Bb/kYbkYPM0x07bjnG6HUIo4wj5DBVUIbSalLyoy6Me2JY7ej3UGQ5SulNphF8dNI6dJ8ioN1hwJ&#10;Fba0rqi4HK4mQjZp/rL/3p9Tylef3fn99BHcSanRsF+9gQjUh0f43t5pBdNZCv9n4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6A2sUAAADcAAAADwAAAAAAAAAA&#10;AAAAAAChAgAAZHJzL2Rvd25yZXYueG1sUEsFBgAAAAAEAAQA+QAAAJMDAAAAAA==&#10;" strokecolor="#00a0c3 [3044]">
                      <v:stroke endarrow="open"/>
                    </v:shape>
                    <v:shape id="TextBox 5" o:spid="_x0000_s1198" type="#_x0000_t202" style="position:absolute;left:28984;top:51288;width:27117;height:13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MmS8QA&#10;AADcAAAADwAAAGRycy9kb3ducmV2LnhtbESP0WrCQBRE3wv9h+UWfKsbg0qaZiPFWvBNa/sBl+xt&#10;Nk32bsiumvr1riD0cZiZM0yxGm0nTjT4xrGC2TQBQVw53XCt4Pvr4zkD4QOyxs4xKfgjD6vy8aHA&#10;XLszf9LpEGoRIexzVGBC6HMpfWXIop+6njh6P26wGKIcaqkHPEe47WSaJEtpseG4YLCntaGqPRyt&#10;giyxu7Z9Sffezi+zhVm/u03/q9TkaXx7BRFoDP/he3urFaTZAm5n4hGQ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TJkvEAAAA3AAAAA8AAAAAAAAAAAAAAAAAmAIAAGRycy9k&#10;b3ducmV2LnhtbFBLBQYAAAAABAAEAPUAAACJAwAAAAA=&#10;" filled="f" stroked="f">
                      <v:textbox style="mso-fit-shape-to-text:t">
                        <w:txbxContent>
                          <w:p w14:paraId="6384048D" w14:textId="254C53C9" w:rsidR="002C1A41" w:rsidRDefault="002C1A41" w:rsidP="00C05403">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Number of users</w:t>
                            </w:r>
                          </w:p>
                          <w:p w14:paraId="10ECD686" w14:textId="77777777" w:rsidR="002C1A41" w:rsidRDefault="002C1A41" w:rsidP="00C05403">
                            <w:pPr>
                              <w:pStyle w:val="NormalWeb"/>
                              <w:spacing w:after="0"/>
                              <w:rPr>
                                <w:rFonts w:asciiTheme="minorHAnsi" w:hAnsi="Calibri" w:cstheme="minorBidi"/>
                                <w:color w:val="000000" w:themeColor="text1"/>
                                <w:kern w:val="24"/>
                                <w:sz w:val="18"/>
                                <w:szCs w:val="18"/>
                              </w:rPr>
                            </w:pPr>
                          </w:p>
                          <w:p w14:paraId="5AAF8264" w14:textId="77777777" w:rsidR="002C1A41" w:rsidRPr="00A61CBD" w:rsidRDefault="002C1A41" w:rsidP="00C05403">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5(a)</w:t>
                            </w:r>
                          </w:p>
                        </w:txbxContent>
                      </v:textbox>
                    </v:shape>
                    <v:shape id="Straight Arrow Connector 286" o:spid="_x0000_s1199" type="#_x0000_t32" style="position:absolute;left:8111;top:1849;width:0;height:504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C7NsUAAADcAAAADwAAAGRycy9kb3ducmV2LnhtbESPX2vCMBTF3wf7DuEKvs1UcSK1qcjG&#10;QBEcdQPx7drctWXNTUmi7b69GQz2eDh/fpxsPZhW3Mj5xrKC6SQBQVxa3XCl4PPj7WkJwgdkja1l&#10;UvBDHtb540OGqbY9F3Q7hkrEEfYpKqhD6FIpfVmTQT+xHXH0vqwzGKJ0ldQO+zhuWjlLkoU02HAk&#10;1NjRS03l9/FqIuR1XjzvT/vLnIrNe3/ZnQ/BnZUaj4bNCkSgIfyH/9pbrWC2XMDvmXgEZH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C7NsUAAADcAAAADwAAAAAAAAAA&#10;AAAAAAChAgAAZHJzL2Rvd25yZXYueG1sUEsFBgAAAAAEAAQA+QAAAJMDAAAAAA==&#10;" strokecolor="#00a0c3 [3044]">
                      <v:stroke endarrow="open"/>
                    </v:shape>
                    <v:shape id="TextBox 9" o:spid="_x0000_s1200" type="#_x0000_t202" style="position:absolute;left:-6525;top:22180;width:14636;height:1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t5MYA&#10;AADcAAAADwAAAGRycy9kb3ducmV2LnhtbESPT2sCMRTE74V+h/AKXkrN6sEuq1FKiyD4B9QiHp+b&#10;52bt5mXZRF2/vREKHoeZ+Q0zmrS2EhdqfOlYQa+bgCDOnS65UPC7nX6kIHxA1lg5JgU38jAZv76M&#10;MNPuymu6bEIhIoR9hgpMCHUmpc8NWfRdVxNH7+gaiyHKppC6wWuE20r2k2QgLZYcFwzW9G0o/9uc&#10;rYLUDN6XdvlT7ufb3cqcdHooegulOm/t1xBEoDY8w//tmVbQTz/hcS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bt5MYAAADcAAAADwAAAAAAAAAAAAAAAACYAgAAZHJz&#10;L2Rvd25yZXYueG1sUEsFBgAAAAAEAAQA9QAAAIsDAAAAAA==&#10;" filled="f" stroked="f">
                      <v:textbox style="mso-fit-shape-to-text:t" inset="0,,0">
                        <w:txbxContent>
                          <w:p w14:paraId="3DE198CA" w14:textId="0F0BAA8B" w:rsidR="002C1A41" w:rsidRDefault="002C1A41" w:rsidP="00C05403">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 xml:space="preserve">Cost of production &amp; use </w:t>
                            </w:r>
                          </w:p>
                        </w:txbxContent>
                      </v:textbox>
                    </v:shape>
                  </v:group>
                  <v:shape id="TextBox 34" o:spid="_x0000_s1201" type="#_x0000_t202" style="position:absolute;left:22069;width:3531;height:4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J1cEA&#10;AADcAAAADwAAAGRycy9kb3ducmV2LnhtbERP3WrCMBS+H+wdwhl4N1PLHF01ytAJ3jnrHuDQHJuu&#10;zUlpolaf3lwIXn58//PlYFtxpt7XjhVMxgkI4tLpmisFf4fNewbCB2SNrWNScCUPy8Xryxxz7S68&#10;p3MRKhFD2OeowITQ5VL60pBFP3YdceSOrrcYIuwrqXu8xHDbyjRJPqXFmmODwY5WhsqmOFkFWWJ3&#10;TfOV/nr7cZtMzWrtfrp/pUZvw/cMRKAhPMUP91YrSLO4Np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SidXBAAAA3AAAAA8AAAAAAAAAAAAAAAAAmAIAAGRycy9kb3du&#10;cmV2LnhtbFBLBQYAAAAABAAEAPUAAACGAwAAAAA=&#10;" filled="f" stroked="f">
                    <v:textbox style="mso-fit-shape-to-text:t">
                      <w:txbxContent>
                        <w:p w14:paraId="575677F6" w14:textId="77777777" w:rsidR="002C1A41" w:rsidRDefault="002C1A41"/>
                      </w:txbxContent>
                    </v:textbox>
                  </v:shape>
                  <v:line id="Straight Connector 289" o:spid="_x0000_s1202" style="position:absolute;flip:y;visibility:visible;mso-wrap-style:square" from="4071,2142" to="24233,20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hZs8YAAADcAAAADwAAAGRycy9kb3ducmV2LnhtbESPQWvCQBSE74L/YXlCL1I38WBs6iZI&#10;QYm3Vj3o7Zl9TYLZt2l2q+m/7xYKHoeZ+YZZ5YNpxY1611hWEM8iEMSl1Q1XCo6HzfMShPPIGlvL&#10;pOCHHOTZeLTCVNs7f9Bt7ysRIOxSVFB736VSurImg25mO+LgfdreoA+yr6Tu8R7gppXzKFpIgw2H&#10;hRo7equpvO6/jYLT+3b6tYuL8jIkuki6s66S2Cv1NBnWryA8Df4R/m8XWsF8+QJ/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4WbPGAAAA3AAAAA8AAAAAAAAA&#10;AAAAAAAAoQIAAGRycy9kb3ducmV2LnhtbFBLBQYAAAAABAAEAPkAAACUAwAAAAA=&#10;" strokecolor="#78be20 [3206]" strokeweight="2pt">
                    <v:shadow on="t" color="black" opacity="24903f" origin=",.5" offset="0,.55556mm"/>
                  </v:line>
                  <v:shape id="TextBox 8" o:spid="_x0000_s1203" type="#_x0000_t202" style="position:absolute;left:22780;top:2862;width:1135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0TDsAA&#10;AADcAAAADwAAAGRycy9kb3ducmV2LnhtbERPy4rCMBTdC/5DuMLsNLXooNUoog64m/HxAZfm2tQ2&#10;N6WJ2pmvnywEl4fzXq47W4sHtb50rGA8SkAQ506XXCi4nL+GMxA+IGusHZOCX/KwXvV7S8y0e/KR&#10;HqdQiBjCPkMFJoQmk9Lnhiz6kWuII3d1rcUQYVtI3eIzhttapknyKS2WHBsMNrQ1lFenu1UwS+x3&#10;Vc3TH28nf+Op2e7cvrkp9THoNgsQgbrwFr/cB60gn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0TDsAAAADcAAAADwAAAAAAAAAAAAAAAACYAgAAZHJzL2Rvd25y&#10;ZXYueG1sUEsFBgAAAAAEAAQA9QAAAIUDAAAAAA==&#10;" filled="f" stroked="f">
                    <v:textbox style="mso-fit-shape-to-text:t">
                      <w:txbxContent>
                        <w:p w14:paraId="0F6B88A9" w14:textId="2E44CC28" w:rsidR="002C1A41" w:rsidRDefault="002C1A41" w:rsidP="00C05403">
                          <w:pPr>
                            <w:pStyle w:val="NormalWeb"/>
                            <w:spacing w:after="0"/>
                            <w:ind w:left="274" w:hanging="274"/>
                          </w:pPr>
                          <w:r>
                            <w:rPr>
                              <w:rFonts w:asciiTheme="minorHAnsi" w:hAnsi="Calibri" w:cstheme="minorBidi"/>
                              <w:color w:val="000000" w:themeColor="text1"/>
                              <w:kern w:val="24"/>
                              <w:sz w:val="16"/>
                              <w:szCs w:val="16"/>
                            </w:rPr>
                            <w:t xml:space="preserve">1. Point to point </w:t>
                          </w:r>
                        </w:p>
                      </w:txbxContent>
                    </v:textbox>
                  </v:shape>
                  <v:line id="Straight Connector 291" o:spid="_x0000_s1204" style="position:absolute;flip:y;visibility:visible;mso-wrap-style:square" from="4071,22188" to="34314,22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npecIAAADcAAAADwAAAGRycy9kb3ducmV2LnhtbESPQYvCMBSE74L/ITzBm6b14K7VKCK4&#10;eHRV8Ppsnm2xeWmbrMb99RtB2OMwM98wi1UwtbhT5yrLCtJxAoI4t7riQsHpuB19gnAeWWNtmRQ8&#10;ycFq2e8tMNP2wd90P/hCRAi7DBWU3jeZlC4vyaAb24Y4elfbGfRRdoXUHT4i3NRykiRTabDiuFBi&#10;Q5uS8tvhxyhAHW4f59By+Noff8320qZ73yo1HIT1HISn4P/D7/ZOK5jMUnidi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npecIAAADcAAAADwAAAAAAAAAAAAAA&#10;AAChAgAAZHJzL2Rvd25yZXYueG1sUEsFBgAAAAAEAAQA+QAAAJADAAAAAA==&#10;" strokecolor="#1e22aa [3209]" strokeweight="2pt">
                    <v:shadow on="t" color="black" opacity="24903f" origin=",.5" offset="0,.55556mm"/>
                  </v:line>
                  <v:line id="Straight Connector 292" o:spid="_x0000_s1205" style="position:absolute;flip:y;visibility:visible;mso-wrap-style:square" from="4071,18295" to="35034,20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hwsIAAADcAAAADwAAAGRycy9kb3ducmV2LnhtbESPQYvCMBSE74L/ITxhb5raw1q7Rim7&#10;LOtRbX/As3nbFpuX0kRb/70RBI/DzHzDbHajacWNetdYVrBcRCCIS6sbrhQU+e88AeE8ssbWMim4&#10;k4PddjrZYKrtwEe6nXwlAoRdigpq77tUSlfWZNAtbEccvH/bG/RB9pXUPQ4BbloZR9GnNNhwWKix&#10;o++aysvpahQk0c9yhXz/K4rLcM7yhDJ7uCr1MRuzLxCeRv8Ov9p7rSBex/A8E46A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hwsIAAADcAAAADwAAAAAAAAAAAAAA&#10;AAChAgAAZHJzL2Rvd25yZXYueG1sUEsFBgAAAAAEAAQA+QAAAJADAAAAAA==&#10;" strokecolor="#9faee5 [3208]" strokeweight="2pt">
                    <v:shadow on="t" color="black" opacity="24903f" origin=",.5" offset="0,.55556mm"/>
                  </v:line>
                  <v:line id="Straight Connector 293" o:spid="_x0000_s1206" style="position:absolute;flip:y;visibility:visible;mso-wrap-style:square" from="4071,22908" to="34314,23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RsR8cAAADcAAAADwAAAGRycy9kb3ducmV2LnhtbESPQWvCQBSE70L/w/IK3nRjhGKjq9gG&#10;IVAI1ArF2yP7TEKyb0N2TdL++m6h0OMwM98wu8NkWjFQ72rLClbLCARxYXXNpYLLx2mxAeE8ssbW&#10;Min4IgeH/cNsh4m2I7/TcPalCBB2CSqovO8SKV1RkUG3tB1x8G62N+iD7EupexwD3LQyjqInabDm&#10;sFBhR68VFc35bhTI4/e1yT7j9OVtFXXpZsybyy1Xav44HbcgPE3+P/zXzrSC+HkNv2fCEZD7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9GxHxwAAANwAAAAPAAAAAAAA&#10;AAAAAAAAAKECAABkcnMvZG93bnJldi54bWxQSwUGAAAAAAQABAD5AAAAlQMAAAAA&#10;" strokecolor="#00a9ce [3204]" strokeweight="2pt">
                    <v:shadow on="t" color="black" opacity="24903f" origin=",.5" offset="0,.55556mm"/>
                  </v:line>
                  <v:line id="Straight Connector 294" o:spid="_x0000_s1207" style="position:absolute;flip:y;visibility:visible;mso-wrap-style:square" from="4071,18881" to="35034,25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xGcIAAADcAAAADwAAAGRycy9kb3ducmV2LnhtbESPzWrDMBCE74W+g9hCLiWRa0JpnCgh&#10;FAqlt6Y/58Xa2CLWykjr2Hn7qhDIcZiZb5jNbvKdOlNMLrCBp0UBirgO1nFj4Pvrbf4CKgmyxS4w&#10;GbhQgt32/m6DlQ0jf9L5II3KEE4VGmhF+krrVLfkMS1CT5y9Y4geJcvYaBtxzHDf6bIonrVHx3mh&#10;xZ5eW6pPh8Fnivs4xTgMS/nFHyofZa/dNBoze5j2a1BCk9zC1/a7NVCulvB/Jh8B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xGcIAAADcAAAADwAAAAAAAAAAAAAA&#10;AAChAgAAZHJzL2Rvd25yZXYueG1sUEsFBgAAAAAEAAQA+QAAAJADAAAAAA==&#10;" strokecolor="#00313c [3205]" strokeweight="2pt">
                    <v:shadow on="t" color="black" opacity="24903f" origin=",.5" offset="0,.55556mm"/>
                  </v:line>
                  <v:shape id="TextBox 11" o:spid="_x0000_s1208" type="#_x0000_t202" style="position:absolute;left:21399;top:23024;width:942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Cj4cUA&#10;AADcAAAADwAAAGRycy9kb3ducmV2LnhtbESPT4vCMBTE74LfITxhb5pW2KVbjSKCf0APa/Xg8dE8&#10;22rzUpqo9dtvhIU9DjPzG2Y670wtHtS6yrKCeBSBIM6trrhQcDquhgkI55E11pZJwYsczGf93hRT&#10;bZ98oEfmCxEg7FJUUHrfpFK6vCSDbmQb4uBdbGvQB9kWUrf4DHBTy3EUfUmDFYeFEhtalpTfsrtR&#10;sNtvf2RySK7rVdxkG29peY7vSn0MusUEhKfO/4f/2lutYPz9Ce8z4Qj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KPhxQAAANwAAAAPAAAAAAAAAAAAAAAAAJgCAABkcnMv&#10;ZG93bnJldi54bWxQSwUGAAAAAAQABAD1AAAAigMAAAAA&#10;" fillcolor="#fbfeff [3212]" stroked="f">
                    <v:fill opacity="0"/>
                    <v:textbox style="mso-fit-shape-to-text:t">
                      <w:txbxContent>
                        <w:p w14:paraId="1644B554" w14:textId="77777777" w:rsidR="002C1A41" w:rsidRDefault="002C1A41" w:rsidP="00C05403">
                          <w:pPr>
                            <w:pStyle w:val="NormalWeb"/>
                            <w:spacing w:after="0"/>
                          </w:pPr>
                          <w:r>
                            <w:rPr>
                              <w:rFonts w:asciiTheme="minorHAnsi" w:hAnsi="Calibri" w:cstheme="minorBidi"/>
                              <w:color w:val="000000" w:themeColor="text1"/>
                              <w:kern w:val="24"/>
                              <w:sz w:val="16"/>
                              <w:szCs w:val="16"/>
                            </w:rPr>
                            <w:t>5. Federated</w:t>
                          </w:r>
                        </w:p>
                      </w:txbxContent>
                    </v:textbox>
                  </v:shape>
                  <v:shape id="TextBox 10" o:spid="_x0000_s1209" type="#_x0000_t202" style="position:absolute;left:26467;top:20356;width:884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x78YA&#10;AADcAAAADwAAAGRycy9kb3ducmV2LnhtbESPQWvCQBSE7wX/w/KE3pqNKYhGN0EEa6FQYixIb4/s&#10;Mwlm36bZrab/visUehxm5htmnY+mE1caXGtZwSyKQRBXVrdcK/g47p4WIJxH1thZJgU/5CDPJg9r&#10;TLW98YGupa9FgLBLUUHjfZ9K6aqGDLrI9sTBO9vBoA9yqKUe8BbgppNJHM+lwZbDQoM9bRuqLuW3&#10;UfB2et+XxZdhNyaFmX0W+5eTfFbqcTpuViA8jf4//Nd+1QqS5RzuZ8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Bx78YAAADcAAAADwAAAAAAAAAAAAAAAACYAgAAZHJz&#10;L2Rvd25yZXYueG1sUEsFBgAAAAAEAAQA9QAAAIsDAAAAAA==&#10;" fillcolor="#fbfeff [3212]" stroked="f">
                    <v:fill opacity="17733f"/>
                    <v:textbox style="mso-fit-shape-to-text:t">
                      <w:txbxContent>
                        <w:p w14:paraId="7843BBFB" w14:textId="77777777" w:rsidR="002C1A41" w:rsidRPr="00705AA2" w:rsidRDefault="002C1A41" w:rsidP="00C05403">
                          <w:pPr>
                            <w:pStyle w:val="NormalWeb"/>
                            <w:spacing w:after="0"/>
                            <w:rPr>
                              <w:sz w:val="16"/>
                              <w:szCs w:val="16"/>
                            </w:rPr>
                          </w:pPr>
                          <w:r w:rsidRPr="00705AA2">
                            <w:rPr>
                              <w:rFonts w:asciiTheme="minorHAnsi" w:hAnsi="Calibri" w:cstheme="minorBidi"/>
                              <w:color w:val="000000" w:themeColor="text1"/>
                              <w:kern w:val="24"/>
                              <w:sz w:val="16"/>
                              <w:szCs w:val="16"/>
                            </w:rPr>
                            <w:t>4. Brokered</w:t>
                          </w:r>
                        </w:p>
                      </w:txbxContent>
                    </v:textbox>
                  </v:shape>
                </v:group>
                <w10:anchorlock/>
              </v:group>
            </w:pict>
          </mc:Fallback>
        </mc:AlternateContent>
      </w:r>
      <w:r w:rsidR="00A61CBD" w:rsidRPr="000C00B5">
        <w:rPr>
          <w:rFonts w:eastAsia="Times New Roman"/>
          <w:noProof/>
        </w:rPr>
        <mc:AlternateContent>
          <mc:Choice Requires="wpg">
            <w:drawing>
              <wp:inline distT="0" distB="0" distL="0" distR="0" wp14:anchorId="62C2E9E2" wp14:editId="4CAB4D48">
                <wp:extent cx="2739526" cy="2428875"/>
                <wp:effectExtent l="0" t="0" r="80010" b="0"/>
                <wp:docPr id="330" name="Group 28"/>
                <wp:cNvGraphicFramePr/>
                <a:graphic xmlns:a="http://schemas.openxmlformats.org/drawingml/2006/main">
                  <a:graphicData uri="http://schemas.microsoft.com/office/word/2010/wordprocessingGroup">
                    <wpg:wgp>
                      <wpg:cNvGrpSpPr/>
                      <wpg:grpSpPr>
                        <a:xfrm>
                          <a:off x="0" y="0"/>
                          <a:ext cx="2739526" cy="2428875"/>
                          <a:chOff x="0" y="0"/>
                          <a:chExt cx="3652873" cy="3238883"/>
                        </a:xfrm>
                      </wpg:grpSpPr>
                      <wpg:grpSp>
                        <wpg:cNvPr id="331" name="Group 331"/>
                        <wpg:cNvGrpSpPr/>
                        <wpg:grpSpPr>
                          <a:xfrm>
                            <a:off x="0" y="72172"/>
                            <a:ext cx="3652873" cy="3166711"/>
                            <a:chOff x="0" y="72008"/>
                            <a:chExt cx="7753037" cy="6294027"/>
                          </a:xfrm>
                        </wpg:grpSpPr>
                        <wps:wsp>
                          <wps:cNvPr id="332" name="Straight Arrow Connector 332"/>
                          <wps:cNvCnPr/>
                          <wps:spPr>
                            <a:xfrm flipV="1">
                              <a:off x="1433966" y="5104040"/>
                              <a:ext cx="6319071" cy="85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3" name="TextBox 49"/>
                          <wps:cNvSpPr txBox="1"/>
                          <wps:spPr>
                            <a:xfrm>
                              <a:off x="2951987" y="5014586"/>
                              <a:ext cx="3258126" cy="1351449"/>
                            </a:xfrm>
                            <a:prstGeom prst="rect">
                              <a:avLst/>
                            </a:prstGeom>
                            <a:noFill/>
                          </wps:spPr>
                          <wps:txbx>
                            <w:txbxContent>
                              <w:p w14:paraId="71DBB15D" w14:textId="5FD400C0" w:rsidR="002C1A41" w:rsidRDefault="002C1A41" w:rsidP="00A61CBD">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Number of providers</w:t>
                                </w:r>
                              </w:p>
                              <w:p w14:paraId="14302ED4" w14:textId="77777777" w:rsidR="002C1A41" w:rsidRDefault="002C1A41" w:rsidP="00A61CBD">
                                <w:pPr>
                                  <w:pStyle w:val="NormalWeb"/>
                                  <w:spacing w:after="0"/>
                                  <w:rPr>
                                    <w:rFonts w:asciiTheme="minorHAnsi" w:hAnsi="Calibri" w:cstheme="minorBidi"/>
                                    <w:color w:val="000000" w:themeColor="text1"/>
                                    <w:kern w:val="24"/>
                                    <w:sz w:val="18"/>
                                    <w:szCs w:val="18"/>
                                  </w:rPr>
                                </w:pPr>
                              </w:p>
                              <w:p w14:paraId="1781402D" w14:textId="77777777" w:rsidR="002C1A41" w:rsidRPr="00A61CBD" w:rsidRDefault="002C1A41" w:rsidP="00A61CBD">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5(b)</w:t>
                                </w:r>
                              </w:p>
                            </w:txbxContent>
                          </wps:txbx>
                          <wps:bodyPr wrap="none" rtlCol="0">
                            <a:spAutoFit/>
                          </wps:bodyPr>
                        </wps:wsp>
                        <wps:wsp>
                          <wps:cNvPr id="334" name="Straight Arrow Connector 334"/>
                          <wps:cNvCnPr/>
                          <wps:spPr>
                            <a:xfrm flipV="1">
                              <a:off x="1433960" y="72008"/>
                              <a:ext cx="0" cy="50405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5" name="TextBox 51"/>
                          <wps:cNvSpPr txBox="1"/>
                          <wps:spPr>
                            <a:xfrm>
                              <a:off x="0" y="2228591"/>
                              <a:ext cx="2047747" cy="1815957"/>
                            </a:xfrm>
                            <a:prstGeom prst="rect">
                              <a:avLst/>
                            </a:prstGeom>
                            <a:noFill/>
                          </wps:spPr>
                          <wps:txbx>
                            <w:txbxContent>
                              <w:p w14:paraId="25F858AA" w14:textId="436E31F9" w:rsidR="002C1A41" w:rsidRDefault="002C1A41" w:rsidP="00705AA2">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Cost</w:t>
                                </w:r>
                                <w:r w:rsidRPr="00705AA2">
                                  <w:rPr>
                                    <w:rFonts w:asciiTheme="minorHAnsi" w:cstheme="minorBidi"/>
                                    <w:color w:val="000000" w:themeColor="text1"/>
                                    <w:kern w:val="24"/>
                                    <w:sz w:val="18"/>
                                    <w:szCs w:val="18"/>
                                  </w:rPr>
                                  <w:t xml:space="preserve"> </w:t>
                                </w:r>
                                <w:r>
                                  <w:rPr>
                                    <w:rFonts w:asciiTheme="minorHAnsi" w:hAnsi="Calibri" w:cstheme="minorBidi"/>
                                    <w:color w:val="000000" w:themeColor="text1"/>
                                    <w:kern w:val="24"/>
                                    <w:sz w:val="18"/>
                                    <w:szCs w:val="18"/>
                                  </w:rPr>
                                  <w:t xml:space="preserve">of production &amp; use </w:t>
                                </w:r>
                              </w:p>
                              <w:p w14:paraId="7880B1FF" w14:textId="77777777" w:rsidR="002C1A41" w:rsidRDefault="002C1A41" w:rsidP="00A61CBD">
                                <w:pPr>
                                  <w:pStyle w:val="NormalWeb"/>
                                  <w:spacing w:after="0"/>
                                </w:pPr>
                              </w:p>
                            </w:txbxContent>
                          </wps:txbx>
                          <wps:bodyPr wrap="square" rtlCol="0">
                            <a:spAutoFit/>
                          </wps:bodyPr>
                        </wps:wsp>
                      </wpg:grpSp>
                      <wps:wsp>
                        <wps:cNvPr id="336" name="TextBox 52"/>
                        <wps:cNvSpPr txBox="1"/>
                        <wps:spPr>
                          <a:xfrm>
                            <a:off x="2232074" y="0"/>
                            <a:ext cx="353077" cy="451327"/>
                          </a:xfrm>
                          <a:prstGeom prst="rect">
                            <a:avLst/>
                          </a:prstGeom>
                          <a:noFill/>
                        </wps:spPr>
                        <wps:txbx>
                          <w:txbxContent>
                            <w:p w14:paraId="458680A6" w14:textId="77777777" w:rsidR="002C1A41" w:rsidRDefault="002C1A41"/>
                          </w:txbxContent>
                        </wps:txbx>
                        <wps:bodyPr wrap="none" rtlCol="0">
                          <a:spAutoFit/>
                        </wps:bodyPr>
                      </wps:wsp>
                      <wps:wsp>
                        <wps:cNvPr id="337" name="Straight Connector 337"/>
                        <wps:cNvCnPr/>
                        <wps:spPr>
                          <a:xfrm flipV="1">
                            <a:off x="675617" y="42620"/>
                            <a:ext cx="2664295" cy="2304256"/>
                          </a:xfrm>
                          <a:prstGeom prst="line">
                            <a:avLst/>
                          </a:prstGeom>
                          <a:ln/>
                        </wps:spPr>
                        <wps:style>
                          <a:lnRef idx="2">
                            <a:schemeClr val="accent3"/>
                          </a:lnRef>
                          <a:fillRef idx="0">
                            <a:schemeClr val="accent3"/>
                          </a:fillRef>
                          <a:effectRef idx="1">
                            <a:schemeClr val="accent3"/>
                          </a:effectRef>
                          <a:fontRef idx="minor">
                            <a:schemeClr val="tx1"/>
                          </a:fontRef>
                        </wps:style>
                        <wps:bodyPr/>
                      </wps:wsp>
                      <wps:wsp>
                        <wps:cNvPr id="338" name="TextBox 54"/>
                        <wps:cNvSpPr txBox="1"/>
                        <wps:spPr>
                          <a:xfrm>
                            <a:off x="2474080" y="12657"/>
                            <a:ext cx="1135433" cy="287054"/>
                          </a:xfrm>
                          <a:prstGeom prst="rect">
                            <a:avLst/>
                          </a:prstGeom>
                          <a:noFill/>
                        </wps:spPr>
                        <wps:txbx>
                          <w:txbxContent>
                            <w:p w14:paraId="73D0F6DF"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1. Point to point</w:t>
                              </w:r>
                            </w:p>
                          </w:txbxContent>
                        </wps:txbx>
                        <wps:bodyPr wrap="none" rtlCol="0">
                          <a:spAutoFit/>
                        </wps:bodyPr>
                      </wps:wsp>
                      <wps:wsp>
                        <wps:cNvPr id="339" name="TextBox 55"/>
                        <wps:cNvSpPr txBox="1"/>
                        <wps:spPr>
                          <a:xfrm>
                            <a:off x="2679291" y="1191004"/>
                            <a:ext cx="884808" cy="287054"/>
                          </a:xfrm>
                          <a:prstGeom prst="rect">
                            <a:avLst/>
                          </a:prstGeom>
                          <a:noFill/>
                        </wps:spPr>
                        <wps:txbx>
                          <w:txbxContent>
                            <w:p w14:paraId="1A417A3C"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4. Brokered</w:t>
                              </w:r>
                            </w:p>
                          </w:txbxContent>
                        </wps:txbx>
                        <wps:bodyPr wrap="none" rtlCol="0">
                          <a:spAutoFit/>
                        </wps:bodyPr>
                      </wps:wsp>
                      <wps:wsp>
                        <wps:cNvPr id="340" name="TextBox 56"/>
                        <wps:cNvSpPr txBox="1"/>
                        <wps:spPr>
                          <a:xfrm>
                            <a:off x="2630138" y="1695729"/>
                            <a:ext cx="942384" cy="287054"/>
                          </a:xfrm>
                          <a:prstGeom prst="rect">
                            <a:avLst/>
                          </a:prstGeom>
                          <a:noFill/>
                        </wps:spPr>
                        <wps:txbx>
                          <w:txbxContent>
                            <w:p w14:paraId="2693B0C4"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5. Federated</w:t>
                              </w:r>
                            </w:p>
                          </w:txbxContent>
                        </wps:txbx>
                        <wps:bodyPr wrap="none" rtlCol="0">
                          <a:spAutoFit/>
                        </wps:bodyPr>
                      </wps:wsp>
                      <wps:wsp>
                        <wps:cNvPr id="341" name="TextBox 57"/>
                        <wps:cNvSpPr txBox="1"/>
                        <wps:spPr>
                          <a:xfrm>
                            <a:off x="2578842" y="687991"/>
                            <a:ext cx="977099" cy="287054"/>
                          </a:xfrm>
                          <a:prstGeom prst="rect">
                            <a:avLst/>
                          </a:prstGeom>
                          <a:noFill/>
                        </wps:spPr>
                        <wps:txbx>
                          <w:txbxContent>
                            <w:p w14:paraId="5C84AD6C"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 xml:space="preserve">3 Aggregated </w:t>
                              </w:r>
                            </w:p>
                          </w:txbxContent>
                        </wps:txbx>
                        <wps:bodyPr wrap="none" rtlCol="0">
                          <a:spAutoFit/>
                        </wps:bodyPr>
                      </wps:wsp>
                      <wps:wsp>
                        <wps:cNvPr id="343" name="Freeform 343"/>
                        <wps:cNvSpPr/>
                        <wps:spPr>
                          <a:xfrm>
                            <a:off x="675618" y="887565"/>
                            <a:ext cx="2880320" cy="1596309"/>
                          </a:xfrm>
                          <a:custGeom>
                            <a:avLst/>
                            <a:gdLst>
                              <a:gd name="connsiteX0" fmla="*/ 0 w 2691993"/>
                              <a:gd name="connsiteY0" fmla="*/ 1236269 h 1236269"/>
                              <a:gd name="connsiteX1" fmla="*/ 1543507 w 2691993"/>
                              <a:gd name="connsiteY1" fmla="*/ 314553 h 1236269"/>
                              <a:gd name="connsiteX2" fmla="*/ 2691993 w 2691993"/>
                              <a:gd name="connsiteY2" fmla="*/ 0 h 1236269"/>
                            </a:gdLst>
                            <a:ahLst/>
                            <a:cxnLst>
                              <a:cxn ang="0">
                                <a:pos x="connsiteX0" y="connsiteY0"/>
                              </a:cxn>
                              <a:cxn ang="0">
                                <a:pos x="connsiteX1" y="connsiteY1"/>
                              </a:cxn>
                              <a:cxn ang="0">
                                <a:pos x="connsiteX2" y="connsiteY2"/>
                              </a:cxn>
                            </a:cxnLst>
                            <a:rect l="l" t="t" r="r" b="b"/>
                            <a:pathLst>
                              <a:path w="2691993" h="1236269">
                                <a:moveTo>
                                  <a:pt x="0" y="1236269"/>
                                </a:moveTo>
                                <a:cubicBezTo>
                                  <a:pt x="547420" y="878433"/>
                                  <a:pt x="1094841" y="520598"/>
                                  <a:pt x="1543507" y="314553"/>
                                </a:cubicBezTo>
                                <a:cubicBezTo>
                                  <a:pt x="1992173" y="108508"/>
                                  <a:pt x="2342083" y="54254"/>
                                  <a:pt x="2691993" y="0"/>
                                </a:cubicBezTo>
                              </a:path>
                            </a:pathLst>
                          </a:custGeom>
                          <a:ln/>
                        </wps:spPr>
                        <wps:style>
                          <a:lnRef idx="2">
                            <a:schemeClr val="accent5"/>
                          </a:lnRef>
                          <a:fillRef idx="0">
                            <a:schemeClr val="accent5"/>
                          </a:fillRef>
                          <a:effectRef idx="1">
                            <a:schemeClr val="accent5"/>
                          </a:effectRef>
                          <a:fontRef idx="minor">
                            <a:schemeClr val="tx1"/>
                          </a:fontRef>
                        </wps:style>
                        <wps:bodyPr rtlCol="0" anchor="ctr"/>
                      </wps:wsp>
                      <wps:wsp>
                        <wps:cNvPr id="344" name="Freeform 344"/>
                        <wps:cNvSpPr/>
                        <wps:spPr>
                          <a:xfrm>
                            <a:off x="675620" y="1415867"/>
                            <a:ext cx="2880320" cy="1092253"/>
                          </a:xfrm>
                          <a:custGeom>
                            <a:avLst/>
                            <a:gdLst>
                              <a:gd name="connsiteX0" fmla="*/ 0 w 2691993"/>
                              <a:gd name="connsiteY0" fmla="*/ 1236269 h 1236269"/>
                              <a:gd name="connsiteX1" fmla="*/ 1543507 w 2691993"/>
                              <a:gd name="connsiteY1" fmla="*/ 314553 h 1236269"/>
                              <a:gd name="connsiteX2" fmla="*/ 2691993 w 2691993"/>
                              <a:gd name="connsiteY2" fmla="*/ 0 h 1236269"/>
                            </a:gdLst>
                            <a:ahLst/>
                            <a:cxnLst>
                              <a:cxn ang="0">
                                <a:pos x="connsiteX0" y="connsiteY0"/>
                              </a:cxn>
                              <a:cxn ang="0">
                                <a:pos x="connsiteX1" y="connsiteY1"/>
                              </a:cxn>
                              <a:cxn ang="0">
                                <a:pos x="connsiteX2" y="connsiteY2"/>
                              </a:cxn>
                            </a:cxnLst>
                            <a:rect l="l" t="t" r="r" b="b"/>
                            <a:pathLst>
                              <a:path w="2691993" h="1236269">
                                <a:moveTo>
                                  <a:pt x="0" y="1236269"/>
                                </a:moveTo>
                                <a:cubicBezTo>
                                  <a:pt x="547420" y="878433"/>
                                  <a:pt x="1094841" y="520598"/>
                                  <a:pt x="1543507" y="314553"/>
                                </a:cubicBezTo>
                                <a:cubicBezTo>
                                  <a:pt x="1992173" y="108508"/>
                                  <a:pt x="2342083" y="54254"/>
                                  <a:pt x="2691993" y="0"/>
                                </a:cubicBezTo>
                              </a:path>
                            </a:pathLst>
                          </a:custGeom>
                          <a:ln/>
                        </wps:spPr>
                        <wps:style>
                          <a:lnRef idx="2">
                            <a:schemeClr val="accent6"/>
                          </a:lnRef>
                          <a:fillRef idx="0">
                            <a:schemeClr val="accent6"/>
                          </a:fillRef>
                          <a:effectRef idx="1">
                            <a:schemeClr val="accent6"/>
                          </a:effectRef>
                          <a:fontRef idx="minor">
                            <a:schemeClr val="tx1"/>
                          </a:fontRef>
                        </wps:style>
                        <wps:bodyPr rtlCol="0" anchor="ctr"/>
                      </wps:wsp>
                      <wps:wsp>
                        <wps:cNvPr id="345" name="Freeform 345"/>
                        <wps:cNvSpPr/>
                        <wps:spPr>
                          <a:xfrm>
                            <a:off x="692200" y="1649671"/>
                            <a:ext cx="2880320" cy="876229"/>
                          </a:xfrm>
                          <a:custGeom>
                            <a:avLst/>
                            <a:gdLst>
                              <a:gd name="connsiteX0" fmla="*/ 0 w 2691993"/>
                              <a:gd name="connsiteY0" fmla="*/ 1236269 h 1236269"/>
                              <a:gd name="connsiteX1" fmla="*/ 1543507 w 2691993"/>
                              <a:gd name="connsiteY1" fmla="*/ 314553 h 1236269"/>
                              <a:gd name="connsiteX2" fmla="*/ 2691993 w 2691993"/>
                              <a:gd name="connsiteY2" fmla="*/ 0 h 1236269"/>
                            </a:gdLst>
                            <a:ahLst/>
                            <a:cxnLst>
                              <a:cxn ang="0">
                                <a:pos x="connsiteX0" y="connsiteY0"/>
                              </a:cxn>
                              <a:cxn ang="0">
                                <a:pos x="connsiteX1" y="connsiteY1"/>
                              </a:cxn>
                              <a:cxn ang="0">
                                <a:pos x="connsiteX2" y="connsiteY2"/>
                              </a:cxn>
                            </a:cxnLst>
                            <a:rect l="l" t="t" r="r" b="b"/>
                            <a:pathLst>
                              <a:path w="2691993" h="1236269">
                                <a:moveTo>
                                  <a:pt x="0" y="1236269"/>
                                </a:moveTo>
                                <a:cubicBezTo>
                                  <a:pt x="547420" y="878433"/>
                                  <a:pt x="1094841" y="520598"/>
                                  <a:pt x="1543507" y="314553"/>
                                </a:cubicBezTo>
                                <a:cubicBezTo>
                                  <a:pt x="1992173" y="108508"/>
                                  <a:pt x="2342083" y="54254"/>
                                  <a:pt x="2691993" y="0"/>
                                </a:cubicBezTo>
                              </a:path>
                            </a:pathLst>
                          </a:custGeom>
                          <a:ln/>
                        </wps:spPr>
                        <wps:style>
                          <a:lnRef idx="2">
                            <a:schemeClr val="accent1"/>
                          </a:lnRef>
                          <a:fillRef idx="0">
                            <a:schemeClr val="accent1"/>
                          </a:fillRef>
                          <a:effectRef idx="1">
                            <a:schemeClr val="accent1"/>
                          </a:effectRef>
                          <a:fontRef idx="minor">
                            <a:schemeClr val="tx1"/>
                          </a:fontRef>
                        </wps:style>
                        <wps:bodyPr rtlCol="0" anchor="ctr"/>
                      </wps:wsp>
                    </wpg:wgp>
                  </a:graphicData>
                </a:graphic>
              </wp:inline>
            </w:drawing>
          </mc:Choice>
          <mc:Fallback>
            <w:pict>
              <v:group w14:anchorId="62C2E9E2" id="Group 28" o:spid="_x0000_s1210" style="width:215.7pt;height:191.25pt;mso-position-horizontal-relative:char;mso-position-vertical-relative:line" coordsize="36528,32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">
                <v:group id="Group 331" o:spid="_x0000_s1211" style="position:absolute;top:721;width:36528;height:31667" coordorigin=",720" coordsize="77530,62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 id="Straight Arrow Connector 332" o:spid="_x0000_s1212" type="#_x0000_t32" style="position:absolute;left:14339;top:51040;width:63191;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7T8UAAADcAAAADwAAAGRycy9kb3ducmV2LnhtbESPXWvCMBSG7wf7D+EMdjfT+cWoRhHH&#10;YENwtA7Eu2Nz1habk5Jktv57Iwi7fHk/Ht75sjeNOJPztWUFr4MEBHFhdc2lgp/dx8sbCB+QNTaW&#10;ScGFPCwXjw9zTLXtOKNzHkoRR9inqKAKoU2l9EVFBv3AtsTR+7XOYIjSlVI77OK4aeQwSabSYM2R&#10;UGFL64qKU/5nIuR9nE02+81xTNnquzt+HbbBHZR6fupXMxCB+vAfvrc/tYLRaAi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V7T8UAAADcAAAADwAAAAAAAAAA&#10;AAAAAAChAgAAZHJzL2Rvd25yZXYueG1sUEsFBgAAAAAEAAQA+QAAAJMDAAAAAA==&#10;" strokecolor="#00a0c3 [3044]">
                    <v:stroke endarrow="open"/>
                  </v:shape>
                  <v:shape id="TextBox 49" o:spid="_x0000_s1213" type="#_x0000_t202" style="position:absolute;left:29519;top:50145;width:32582;height:135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jd3sQA&#10;AADcAAAADwAAAGRycy9kb3ducmV2LnhtbESPwW7CMBBE75X4B2uRuIEDoRUEDKqgSL2VAh+wipc4&#10;JF5HsQspX48rIfU4mpk3muW6s7W4UutLxwrGowQEce50yYWC03E3nIHwAVlj7ZgU/JKH9ar3ssRM&#10;uxt/0/UQChEh7DNUYEJoMil9bsiiH7mGOHpn11oMUbaF1C3eItzWcpIkb9JiyXHBYEMbQ3l1+LEK&#10;Zon9qqr5ZO/t9D5+NZut+2guSg363fsCRKAu/Ief7U+tIE1T+Ds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o3d7EAAAA3AAAAA8AAAAAAAAAAAAAAAAAmAIAAGRycy9k&#10;b3ducmV2LnhtbFBLBQYAAAAABAAEAPUAAACJAwAAAAA=&#10;" filled="f" stroked="f">
                    <v:textbox style="mso-fit-shape-to-text:t">
                      <w:txbxContent>
                        <w:p w14:paraId="71DBB15D" w14:textId="5FD400C0" w:rsidR="002C1A41" w:rsidRDefault="002C1A41" w:rsidP="00A61CBD">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Number of providers</w:t>
                          </w:r>
                        </w:p>
                        <w:p w14:paraId="14302ED4" w14:textId="77777777" w:rsidR="002C1A41" w:rsidRDefault="002C1A41" w:rsidP="00A61CBD">
                          <w:pPr>
                            <w:pStyle w:val="NormalWeb"/>
                            <w:spacing w:after="0"/>
                            <w:rPr>
                              <w:rFonts w:asciiTheme="minorHAnsi" w:hAnsi="Calibri" w:cstheme="minorBidi"/>
                              <w:color w:val="000000" w:themeColor="text1"/>
                              <w:kern w:val="24"/>
                              <w:sz w:val="18"/>
                              <w:szCs w:val="18"/>
                            </w:rPr>
                          </w:pPr>
                        </w:p>
                        <w:p w14:paraId="1781402D" w14:textId="77777777" w:rsidR="002C1A41" w:rsidRPr="00A61CBD" w:rsidRDefault="002C1A41" w:rsidP="00A61CBD">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5(b)</w:t>
                          </w:r>
                        </w:p>
                      </w:txbxContent>
                    </v:textbox>
                  </v:shape>
                  <v:shape id="Straight Arrow Connector 334" o:spid="_x0000_s1214" type="#_x0000_t32" style="position:absolute;left:14339;top:720;width:0;height:504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GoMUAAADcAAAADwAAAGRycy9kb3ducmV2LnhtbESPX2vCMBTF3wd+h3AF32bq7GRUo8hE&#10;2BAmdYPh27W5tsXmpiTRdt9+GQx8PJw/P85i1ZtG3Mj52rKCyTgBQVxYXXOp4Otz+/gCwgdkjY1l&#10;UvBDHlbLwcMCM207zul2CKWII+wzVFCF0GZS+qIig35sW+Lona0zGKJ0pdQOuzhuGvmUJDNpsOZI&#10;qLCl14qKy+FqImST5s+7790ppXy9707vx4/gjkqNhv16DiJQH+7h//abVjCdpv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GoMUAAADcAAAADwAAAAAAAAAA&#10;AAAAAAChAgAAZHJzL2Rvd25yZXYueG1sUEsFBgAAAAAEAAQA+QAAAJMDAAAAAA==&#10;" strokecolor="#00a0c3 [3044]">
                    <v:stroke endarrow="open"/>
                  </v:shape>
                  <v:shape id="TextBox 51" o:spid="_x0000_s1215" type="#_x0000_t202" style="position:absolute;top:22285;width:20477;height:18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1PcMA&#10;AADcAAAADwAAAGRycy9kb3ducmV2LnhtbESPT2vCQBTE7wW/w/KE3upGRSnRVcQ/4KEXbbw/sq/Z&#10;0OzbkH2a+O27hUKPw8z8hllvB9+oB3WxDmxgOslAEZfB1lwZKD5Pb++goiBbbAKTgSdF2G5GL2vM&#10;bej5Qo+rVCpBOOZowIm0udaxdOQxTkJLnLyv0HmUJLtK2w77BPeNnmXZUnusOS04bGnvqPy+3r0B&#10;EbubPoujj+fb8HHoXVYusDDmdTzsVqCEBvkP/7XP1sB8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u1PcMAAADcAAAADwAAAAAAAAAAAAAAAACYAgAAZHJzL2Rv&#10;d25yZXYueG1sUEsFBgAAAAAEAAQA9QAAAIgDAAAAAA==&#10;" filled="f" stroked="f">
                    <v:textbox style="mso-fit-shape-to-text:t">
                      <w:txbxContent>
                        <w:p w14:paraId="25F858AA" w14:textId="436E31F9" w:rsidR="002C1A41" w:rsidRDefault="002C1A41" w:rsidP="00705AA2">
                          <w:pPr>
                            <w:pStyle w:val="NormalWeb"/>
                            <w:spacing w:after="0"/>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Cost</w:t>
                          </w:r>
                          <w:r w:rsidRPr="00705AA2">
                            <w:rPr>
                              <w:rFonts w:asciiTheme="minorHAnsi" w:cstheme="minorBidi"/>
                              <w:color w:val="000000" w:themeColor="text1"/>
                              <w:kern w:val="24"/>
                              <w:sz w:val="18"/>
                              <w:szCs w:val="18"/>
                            </w:rPr>
                            <w:t xml:space="preserve"> </w:t>
                          </w:r>
                          <w:r>
                            <w:rPr>
                              <w:rFonts w:asciiTheme="minorHAnsi" w:hAnsi="Calibri" w:cstheme="minorBidi"/>
                              <w:color w:val="000000" w:themeColor="text1"/>
                              <w:kern w:val="24"/>
                              <w:sz w:val="18"/>
                              <w:szCs w:val="18"/>
                            </w:rPr>
                            <w:t xml:space="preserve">of production &amp; use </w:t>
                          </w:r>
                        </w:p>
                        <w:p w14:paraId="7880B1FF" w14:textId="77777777" w:rsidR="002C1A41" w:rsidRDefault="002C1A41" w:rsidP="00A61CBD">
                          <w:pPr>
                            <w:pStyle w:val="NormalWeb"/>
                            <w:spacing w:after="0"/>
                          </w:pPr>
                        </w:p>
                      </w:txbxContent>
                    </v:textbox>
                  </v:shape>
                </v:group>
                <v:shape id="TextBox 52" o:spid="_x0000_s1216" type="#_x0000_t202" style="position:absolute;left:22320;width:3531;height:45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RsQA&#10;AADcAAAADwAAAGRycy9kb3ducmV2LnhtbESPwW7CMBBE70j8g7VI3IoTKAhSHISglbjR0n7AKl7i&#10;NPE6ig2k/foaqRLH0cy80aw3vW3ElTpfOVaQThIQxIXTFZcKvj7fnpYgfEDW2DgmBT/kYZMPB2vM&#10;tLvxB11PoRQRwj5DBSaENpPSF4Ys+olriaN3dp3FEGVXSt3hLcJtI6dJspAWK44LBlvaGSrq08Uq&#10;WCb2WNer6bu3z7/p3Oz27rX9Vmo86rcvIAL14RH+bx+0gtlsAfcz8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ffkbEAAAA3AAAAA8AAAAAAAAAAAAAAAAAmAIAAGRycy9k&#10;b3ducmV2LnhtbFBLBQYAAAAABAAEAPUAAACJAwAAAAA=&#10;" filled="f" stroked="f">
                  <v:textbox style="mso-fit-shape-to-text:t">
                    <w:txbxContent>
                      <w:p w14:paraId="458680A6" w14:textId="77777777" w:rsidR="002C1A41" w:rsidRDefault="002C1A41"/>
                    </w:txbxContent>
                  </v:textbox>
                </v:shape>
                <v:line id="Straight Connector 337" o:spid="_x0000_s1217" style="position:absolute;flip:y;visibility:visible;mso-wrap-style:square" from="6756,426" to="33399,23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WuIMUAAADcAAAADwAAAGRycy9kb3ducmV2LnhtbESPQWvCQBSE74L/YXlCL1I3UWgkuooI&#10;Snqz6sHentlnEsy+jdmtpv/eLRQ8DjPzDTNfdqYWd2pdZVlBPIpAEOdWV1woOB4271MQziNrrC2T&#10;gl9ysFz0e3NMtX3wF933vhABwi5FBaX3TSqly0sy6Ea2IQ7exbYGfZBtIXWLjwA3tRxH0Yc0WHFY&#10;KLGhdUn5df9jFJx22+HtM87yc5foLGm+dZHEXqm3QbeagfDU+Vf4v51pBZNJAn9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WuIMUAAADcAAAADwAAAAAAAAAA&#10;AAAAAAChAgAAZHJzL2Rvd25yZXYueG1sUEsFBgAAAAAEAAQA+QAAAJMDAAAAAA==&#10;" strokecolor="#78be20 [3206]" strokeweight="2pt">
                  <v:shadow on="t" color="black" opacity="24903f" origin=",.5" offset="0,.55556mm"/>
                </v:line>
                <v:shape id="TextBox 54" o:spid="_x0000_s1218" type="#_x0000_t202" style="position:absolute;left:24740;top:126;width:11355;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r8AA&#10;AADcAAAADwAAAGRycy9kb3ducmV2LnhtbERPyW7CMBC9I/UfrEHiBg5bRVMMqlgkbiztB4ziaRwS&#10;j6PYQODr8QGJ49Pb58vWVuJKjS8cKxgOEhDEmdMF5wr+frf9GQgfkDVWjknBnTwsFx+dOaba3fhI&#10;11PIRQxhn6ICE0KdSukzQxb9wNXEkft3jcUQYZNL3eAthttKjpLkU1osODYYrGllKCtPF6tglth9&#10;WX6NDt5OHsOpWa3dpj4r1eu2P98gArXhLX65d1rBeBzXxj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Pr8AAAADcAAAADwAAAAAAAAAAAAAAAACYAgAAZHJzL2Rvd25y&#10;ZXYueG1sUEsFBgAAAAAEAAQA9QAAAIUDAAAAAA==&#10;" filled="f" stroked="f">
                  <v:textbox style="mso-fit-shape-to-text:t">
                    <w:txbxContent>
                      <w:p w14:paraId="73D0F6DF"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1. Point to point</w:t>
                        </w:r>
                      </w:p>
                    </w:txbxContent>
                  </v:textbox>
                </v:shape>
                <v:shape id="TextBox 55" o:spid="_x0000_s1219" type="#_x0000_t202" style="position:absolute;left:26792;top:11910;width:884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DqNMQA&#10;AADcAAAADwAAAGRycy9kb3ducmV2LnhtbESPwW7CMBBE70j8g7VI3IoDlIqEGISglbjR0n7AKt7G&#10;IfE6ig2k/foaqRLH0cy80eSb3jbiSp2vHCuYThIQxIXTFZcKvj7fnpYgfEDW2DgmBT/kYbMeDnLM&#10;tLvxB11PoRQRwj5DBSaENpPSF4Ys+olriaP37TqLIcqulLrDW4TbRs6S5EVarDguGGxpZ6ioTxer&#10;YJnYY12ns3dvn3+nC7Pbu9f2rNR41G9XIAL14RH+bx+0gvk8hf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A6jTEAAAA3AAAAA8AAAAAAAAAAAAAAAAAmAIAAGRycy9k&#10;b3ducmV2LnhtbFBLBQYAAAAABAAEAPUAAACJAwAAAAA=&#10;" filled="f" stroked="f">
                  <v:textbox style="mso-fit-shape-to-text:t">
                    <w:txbxContent>
                      <w:p w14:paraId="1A417A3C"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4. Brokered</w:t>
                        </w:r>
                      </w:p>
                    </w:txbxContent>
                  </v:textbox>
                </v:shape>
                <v:shape id="TextBox 56" o:spid="_x0000_s1220" type="#_x0000_t202" style="position:absolute;left:26301;top:16957;width:942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w1MAA&#10;AADcAAAADwAAAGRycy9kb3ducmV2LnhtbERPyW7CMBC9V+IfrEHiBg6raIpBiEXiVpZ+wCiexiHx&#10;OIoNBL4eHyr1+PT2xaq1lbhT4wvHCoaDBARx5nTBuYKfy74/B+EDssbKMSl4kofVsvOxwFS7B5/o&#10;fg65iCHsU1RgQqhTKX1myKIfuJo4cr+usRgibHKpG3zEcFvJUZLMpMWCY4PBmjaGsvJ8swrmif0u&#10;y8/R0dvJazg1m63b1Velet12/QUiUBv+xX/ug1YwnsT58Uw8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ww1MAAAADcAAAADwAAAAAAAAAAAAAAAACYAgAAZHJzL2Rvd25y&#10;ZXYueG1sUEsFBgAAAAAEAAQA9QAAAIUDAAAAAA==&#10;" filled="f" stroked="f">
                  <v:textbox style="mso-fit-shape-to-text:t">
                    <w:txbxContent>
                      <w:p w14:paraId="2693B0C4"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5. Federated</w:t>
                        </w:r>
                      </w:p>
                    </w:txbxContent>
                  </v:textbox>
                </v:shape>
                <v:shape id="TextBox 57" o:spid="_x0000_s1221" type="#_x0000_t202" style="position:absolute;left:25788;top:6879;width:9771;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VT8QA&#10;AADcAAAADwAAAGRycy9kb3ducmV2LnhtbESPwW7CMBBE75X4B2uRegMnQCsIGFRBK3ErBT5gFS9x&#10;SLyOYhdSvh4jIfU4mpk3msWqs7W4UOtLxwrSYQKCOHe65ELB8fA1mILwAVlj7ZgU/JGH1bL3ssBM&#10;uyv/0GUfChEh7DNUYEJoMil9bsiiH7qGOHon11oMUbaF1C1eI9zWcpQk79JiyXHBYENrQ3m1/7UK&#10;pon9rqrZaOft5Ja+mfXGfTZnpV773cccRKAu/Ief7a1WMJ6k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wlU/EAAAA3AAAAA8AAAAAAAAAAAAAAAAAmAIAAGRycy9k&#10;b3ducmV2LnhtbFBLBQYAAAAABAAEAPUAAACJAwAAAAA=&#10;" filled="f" stroked="f">
                  <v:textbox style="mso-fit-shape-to-text:t">
                    <w:txbxContent>
                      <w:p w14:paraId="5C84AD6C" w14:textId="77777777" w:rsidR="002C1A41" w:rsidRPr="00705AA2" w:rsidRDefault="002C1A41" w:rsidP="00A61CBD">
                        <w:pPr>
                          <w:pStyle w:val="NormalWeb"/>
                          <w:spacing w:after="0"/>
                          <w:rPr>
                            <w:sz w:val="16"/>
                            <w:szCs w:val="16"/>
                          </w:rPr>
                        </w:pPr>
                        <w:r w:rsidRPr="00705AA2">
                          <w:rPr>
                            <w:rFonts w:asciiTheme="minorHAnsi" w:hAnsi="Calibri" w:cstheme="minorBidi"/>
                            <w:color w:val="000000" w:themeColor="text1"/>
                            <w:kern w:val="24"/>
                            <w:sz w:val="16"/>
                            <w:szCs w:val="16"/>
                          </w:rPr>
                          <w:t xml:space="preserve">3 Aggregated </w:t>
                        </w:r>
                      </w:p>
                    </w:txbxContent>
                  </v:textbox>
                </v:shape>
                <v:shape id="Freeform 343" o:spid="_x0000_s1222" style="position:absolute;left:6756;top:8875;width:28803;height:15963;visibility:visible;mso-wrap-style:square;v-text-anchor:middle" coordsize="2691993,123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Q/MUA&#10;AADcAAAADwAAAGRycy9kb3ducmV2LnhtbESPT2sCMRTE74V+h/AKvdXEqkVWoyyVghfxXxG8PTbP&#10;3cXNS7pJdf32Rij0OMzMb5jpvLONuFAbasca+j0FgrhwpuZSw/f+620MIkRkg41j0nCjAPPZ89MU&#10;M+OuvKXLLpYiQThkqKGK0WdShqIii6HnPHHyTq61GJNsS2lavCa4beS7Uh/SYs1poUJPnxUV592v&#10;1XBYKTk6L/JjN3SLjaK9/8nXXuvXly6fgIjUxf/wX3tpNAyGA3icS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FD8xQAAANwAAAAPAAAAAAAAAAAAAAAAAJgCAABkcnMv&#10;ZG93bnJldi54bWxQSwUGAAAAAAQABAD1AAAAigMAAAAA&#10;" path="m,1236269c547420,878433,1094841,520598,1543507,314553,1992173,108508,2342083,54254,2691993,e" filled="f" strokecolor="#9faee5 [3208]" strokeweight="2pt">
                  <v:shadow on="t" color="black" opacity="24903f" origin=",.5" offset="0,.55556mm"/>
                  <v:path arrowok="t" o:connecttype="custom" o:connectlocs="0,1596309;1651488,406161;2880320,0" o:connectangles="0,0,0"/>
                </v:shape>
                <v:shape id="Freeform 344" o:spid="_x0000_s1223" style="position:absolute;left:6756;top:14158;width:28803;height:10923;visibility:visible;mso-wrap-style:square;v-text-anchor:middle" coordsize="2691993,123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7HxcMA&#10;AADcAAAADwAAAGRycy9kb3ducmV2LnhtbESP3WrCQBSE7wt9h+UI3unGH6xGVynWgPTO1Ac4ZI9J&#10;NHs27G5N7NN3hUIvh5lvhtnsetOIOzlfW1YwGScgiAuray4VnL+y0RKED8gaG8uk4EEedtvXlw2m&#10;2nZ8onseShFL2KeooAqhTaX0RUUG/di2xNG7WGcwROlKqR12sdw0cpokC2mw5rhQYUv7iopb/m0U&#10;zOaH4sNds9nbz1FeV/RZPrK8U2o46N/XIAL14T/8Rx/1k5vD80w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7HxcMAAADcAAAADwAAAAAAAAAAAAAAAACYAgAAZHJzL2Rv&#10;d25yZXYueG1sUEsFBgAAAAAEAAQA9QAAAIgDAAAAAA==&#10;" path="m,1236269c547420,878433,1094841,520598,1543507,314553,1992173,108508,2342083,54254,2691993,e" filled="f" strokecolor="#1e22aa [3209]" strokeweight="2pt">
                  <v:shadow on="t" color="black" opacity="24903f" origin=",.5" offset="0,.55556mm"/>
                  <v:path arrowok="t" o:connecttype="custom" o:connectlocs="0,1092253;1651488,277910;2880320,0" o:connectangles="0,0,0"/>
                </v:shape>
                <v:shape id="Freeform 345" o:spid="_x0000_s1224" style="position:absolute;left:6922;top:16496;width:28803;height:8763;visibility:visible;mso-wrap-style:square;v-text-anchor:middle" coordsize="2691993,123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gb8cA&#10;AADcAAAADwAAAGRycy9kb3ducmV2LnhtbESPQU8CMRSE7yb8h+aZeJOuKERXCiEoiZwILKjHl+1z&#10;d0P7utlWuvjrLYmJx8nMfJOZzntrxIk63zhWcDfMQBCXTjdcKdgXq9tHED4gazSOScGZPMxng6sp&#10;5tpF3tJpFyqRIOxzVFCH0OZS+rImi37oWuLkfbnOYkiyq6TuMCa4NXKUZRNpseG0UGNLy5rK4+7b&#10;Khh/vLr159qY91V8+jlu4ktxiIVSN9f94hlEoD78h//ab1rB/cMYLmfSEZ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NYG/HAAAA3AAAAA8AAAAAAAAAAAAAAAAAmAIAAGRy&#10;cy9kb3ducmV2LnhtbFBLBQYAAAAABAAEAPUAAACMAwAAAAA=&#10;" path="m,1236269c547420,878433,1094841,520598,1543507,314553,1992173,108508,2342083,54254,2691993,e" filled="f" strokecolor="#00a9ce [3204]" strokeweight="2pt">
                  <v:shadow on="t" color="black" opacity="24903f" origin=",.5" offset="0,.55556mm"/>
                  <v:path arrowok="t" o:connecttype="custom" o:connectlocs="0,876229;1651488,222945;2880320,0" o:connectangles="0,0,0"/>
                </v:shape>
                <w10:anchorlock/>
              </v:group>
            </w:pict>
          </mc:Fallback>
        </mc:AlternateContent>
      </w:r>
    </w:p>
    <w:p w14:paraId="59F130D0" w14:textId="77777777" w:rsidR="00A61CBD" w:rsidRDefault="00A61CBD" w:rsidP="00A61CBD">
      <w:pPr>
        <w:pStyle w:val="Caption"/>
      </w:pPr>
      <w:bookmarkStart w:id="409" w:name="_Ref414287830"/>
      <w:bookmarkStart w:id="410" w:name="_Toc415753075"/>
      <w:r>
        <w:t xml:space="preserve">Figure </w:t>
      </w:r>
      <w:r w:rsidR="002C1A41">
        <w:fldChar w:fldCharType="begin"/>
      </w:r>
      <w:r w:rsidR="002C1A41">
        <w:instrText xml:space="preserve"> SEQ Figure \* ARABIC </w:instrText>
      </w:r>
      <w:r w:rsidR="002C1A41">
        <w:fldChar w:fldCharType="separate"/>
      </w:r>
      <w:r w:rsidR="007D147F">
        <w:rPr>
          <w:noProof/>
        </w:rPr>
        <w:t>6</w:t>
      </w:r>
      <w:r w:rsidR="002C1A41">
        <w:rPr>
          <w:noProof/>
        </w:rPr>
        <w:fldChar w:fldCharType="end"/>
      </w:r>
      <w:bookmarkEnd w:id="409"/>
      <w:r>
        <w:t xml:space="preserve"> Cumulative cost of production and use with additional users (a) and providers (b)</w:t>
      </w:r>
      <w:bookmarkEnd w:id="410"/>
    </w:p>
    <w:p w14:paraId="0267596E" w14:textId="6923F901" w:rsidR="00C05403" w:rsidRDefault="00A37B70" w:rsidP="009023CD">
      <w:pPr>
        <w:jc w:val="both"/>
      </w:pPr>
      <w:r>
        <w:t>F</w:t>
      </w:r>
      <w:r w:rsidR="005A6CC8">
        <w:t xml:space="preserve">igure </w:t>
      </w:r>
      <w:r>
        <w:t xml:space="preserve">5(a) </w:t>
      </w:r>
      <w:r w:rsidR="005A6CC8">
        <w:t xml:space="preserve">shows that </w:t>
      </w:r>
      <w:r w:rsidR="009F007D">
        <w:t xml:space="preserve">for each additional </w:t>
      </w:r>
      <w:r w:rsidR="009F007D" w:rsidRPr="00391489">
        <w:rPr>
          <w:b/>
        </w:rPr>
        <w:t>user</w:t>
      </w:r>
      <w:r>
        <w:t xml:space="preserve"> added to the system</w:t>
      </w:r>
      <w:r w:rsidR="00C05403">
        <w:t>:</w:t>
      </w:r>
    </w:p>
    <w:p w14:paraId="51DE7C6B" w14:textId="77777777" w:rsidR="007732CE" w:rsidRDefault="009F007D" w:rsidP="00790B92">
      <w:pPr>
        <w:pStyle w:val="ListParagraph"/>
        <w:numPr>
          <w:ilvl w:val="0"/>
          <w:numId w:val="34"/>
        </w:numPr>
      </w:pPr>
      <w:r>
        <w:t>I</w:t>
      </w:r>
      <w:r w:rsidR="007732CE">
        <w:t xml:space="preserve">n all patterns the </w:t>
      </w:r>
      <w:r w:rsidR="007732CE" w:rsidRPr="004008E2">
        <w:t xml:space="preserve">cost of production and use increases </w:t>
      </w:r>
      <w:r w:rsidR="007732CE">
        <w:t>linearly</w:t>
      </w:r>
      <w:r w:rsidR="007732CE" w:rsidRPr="004008E2">
        <w:t xml:space="preserve"> </w:t>
      </w:r>
      <w:r w:rsidR="007732CE">
        <w:t>with the number of</w:t>
      </w:r>
      <w:r w:rsidR="007732CE" w:rsidRPr="004008E2">
        <w:t xml:space="preserve"> user</w:t>
      </w:r>
      <w:r w:rsidR="007732CE">
        <w:t>s;</w:t>
      </w:r>
    </w:p>
    <w:p w14:paraId="5F57FC33" w14:textId="79B4DC8A" w:rsidR="00C05403" w:rsidRDefault="009F007D" w:rsidP="00790B92">
      <w:pPr>
        <w:pStyle w:val="ListParagraph"/>
        <w:numPr>
          <w:ilvl w:val="0"/>
          <w:numId w:val="34"/>
        </w:numPr>
      </w:pPr>
      <w:commentRangeStart w:id="411"/>
      <w:r>
        <w:t>I</w:t>
      </w:r>
      <w:r w:rsidR="00C05403">
        <w:t xml:space="preserve">n pattern 1, </w:t>
      </w:r>
      <w:r w:rsidR="00C05403" w:rsidRPr="004008E2">
        <w:t xml:space="preserve">the total cost of production and use increases </w:t>
      </w:r>
      <w:r w:rsidR="00CC55D6">
        <w:t>significantly</w:t>
      </w:r>
      <w:r w:rsidR="00C05403" w:rsidRPr="004008E2">
        <w:t xml:space="preserve"> </w:t>
      </w:r>
      <w:r w:rsidR="00C05403">
        <w:t>with the number of</w:t>
      </w:r>
      <w:r w:rsidR="00C05403" w:rsidRPr="004008E2">
        <w:t xml:space="preserve"> user</w:t>
      </w:r>
      <w:r w:rsidR="00C05403">
        <w:t>s</w:t>
      </w:r>
      <w:r w:rsidR="00A37B70">
        <w:t xml:space="preserve"> as the cumulative cost is directly proportional to the number of users</w:t>
      </w:r>
      <w:r w:rsidR="008B1879">
        <w:t>. That is each user bears the same cost of creating the product</w:t>
      </w:r>
      <w:r w:rsidR="00C05403">
        <w:t xml:space="preserve">; </w:t>
      </w:r>
      <w:commentRangeEnd w:id="411"/>
      <w:r w:rsidR="003E3088">
        <w:rPr>
          <w:rStyle w:val="CommentReference"/>
        </w:rPr>
        <w:commentReference w:id="411"/>
      </w:r>
    </w:p>
    <w:p w14:paraId="4D730D83" w14:textId="2F0F456E" w:rsidR="005A6CC8" w:rsidRDefault="009F007D" w:rsidP="00790B92">
      <w:pPr>
        <w:pStyle w:val="ListParagraph"/>
        <w:numPr>
          <w:ilvl w:val="0"/>
          <w:numId w:val="34"/>
        </w:numPr>
      </w:pPr>
      <w:r>
        <w:t>I</w:t>
      </w:r>
      <w:r w:rsidR="007670DF">
        <w:t>n pattern</w:t>
      </w:r>
      <w:r w:rsidR="00C05403">
        <w:t xml:space="preserve"> 2 the marginal cost per additional user increases as each user will need to massage the da</w:t>
      </w:r>
      <w:r w:rsidR="007670DF">
        <w:t>ta provided to meet their needs;</w:t>
      </w:r>
    </w:p>
    <w:p w14:paraId="51DA4463" w14:textId="25892C14" w:rsidR="00C05403" w:rsidRDefault="005A6CC8" w:rsidP="00790B92">
      <w:pPr>
        <w:pStyle w:val="ListParagraph"/>
        <w:numPr>
          <w:ilvl w:val="0"/>
          <w:numId w:val="34"/>
        </w:numPr>
      </w:pPr>
      <w:r>
        <w:t xml:space="preserve">In patterns </w:t>
      </w:r>
      <w:r w:rsidR="00C05403">
        <w:t xml:space="preserve">3, 4 and 5 the marginal cost per additional user </w:t>
      </w:r>
      <w:r>
        <w:t>i</w:t>
      </w:r>
      <w:r w:rsidR="00214C74">
        <w:t xml:space="preserve">s low. </w:t>
      </w:r>
      <w:r w:rsidR="00C05403">
        <w:t>In these pattern</w:t>
      </w:r>
      <w:r w:rsidR="00F8627F">
        <w:t xml:space="preserve"> </w:t>
      </w:r>
      <w:r w:rsidR="00C05403">
        <w:t>there is a single transformation at a fixed cost per revision, so if notionally shared amongst all users, the cost per participant red</w:t>
      </w:r>
      <w:r w:rsidR="008B1879">
        <w:t xml:space="preserve">uces with each additional user. However, </w:t>
      </w:r>
      <w:r w:rsidR="00C05403">
        <w:t xml:space="preserve">the actual cost would be determined by the business model of the </w:t>
      </w:r>
      <w:r w:rsidR="00214C74">
        <w:t>intermediary</w:t>
      </w:r>
      <w:r w:rsidR="00C05403">
        <w:t>.</w:t>
      </w:r>
    </w:p>
    <w:p w14:paraId="3D7E7616" w14:textId="0FAA23A5" w:rsidR="005A6CC8" w:rsidRDefault="005A6CC8" w:rsidP="009023CD">
      <w:pPr>
        <w:jc w:val="both"/>
      </w:pPr>
      <w:r>
        <w:t xml:space="preserve">The steepness of the </w:t>
      </w:r>
      <w:r w:rsidR="008B1879">
        <w:t>user/</w:t>
      </w:r>
      <w:r>
        <w:t xml:space="preserve">cost curve is inversely proportional to the effort in designing an end product to meet identified user needs, as more effort in design typically results in lower user cost and effort. However, without any form of coordination or agreement about data </w:t>
      </w:r>
      <w:r w:rsidR="00A37B70">
        <w:t xml:space="preserve">a common </w:t>
      </w:r>
      <w:r>
        <w:t>application schema, as shown in the pattern 1 user/cost curve, there is no possibility of reducing the total cost.</w:t>
      </w:r>
    </w:p>
    <w:p w14:paraId="5E6A16E1" w14:textId="2F647C28" w:rsidR="008B1879" w:rsidRDefault="008B1879" w:rsidP="009023CD">
      <w:pPr>
        <w:jc w:val="both"/>
      </w:pPr>
      <w:r>
        <w:t xml:space="preserve">Figure 5(a) shows that for each additional </w:t>
      </w:r>
      <w:r>
        <w:rPr>
          <w:b/>
        </w:rPr>
        <w:t xml:space="preserve">provider </w:t>
      </w:r>
      <w:r>
        <w:t xml:space="preserve">added to the system: </w:t>
      </w:r>
    </w:p>
    <w:p w14:paraId="30638E32" w14:textId="77777777" w:rsidR="007670DF" w:rsidRDefault="009F007D" w:rsidP="00790B92">
      <w:pPr>
        <w:pStyle w:val="ListParagraph"/>
        <w:numPr>
          <w:ilvl w:val="0"/>
          <w:numId w:val="34"/>
        </w:numPr>
      </w:pPr>
      <w:r>
        <w:t>I</w:t>
      </w:r>
      <w:r w:rsidR="00214C74">
        <w:t xml:space="preserve">n pattern 1, </w:t>
      </w:r>
      <w:r w:rsidR="00214C74" w:rsidRPr="004008E2">
        <w:t xml:space="preserve">the total cost of production and use increases </w:t>
      </w:r>
      <w:r w:rsidR="00214C74">
        <w:t>linearly</w:t>
      </w:r>
      <w:r w:rsidR="00214C74" w:rsidRPr="004008E2">
        <w:t xml:space="preserve"> </w:t>
      </w:r>
      <w:r w:rsidR="00214C74">
        <w:t>with the number of</w:t>
      </w:r>
      <w:r w:rsidR="00214C74" w:rsidRPr="004008E2">
        <w:t xml:space="preserve"> </w:t>
      </w:r>
      <w:r w:rsidR="00214C74">
        <w:t xml:space="preserve">providers; </w:t>
      </w:r>
    </w:p>
    <w:p w14:paraId="0206A7AB" w14:textId="206CBB09" w:rsidR="007670DF" w:rsidRPr="007670DF" w:rsidRDefault="007670DF" w:rsidP="00790B92">
      <w:pPr>
        <w:pStyle w:val="ListParagraph"/>
        <w:numPr>
          <w:ilvl w:val="0"/>
          <w:numId w:val="34"/>
        </w:numPr>
      </w:pPr>
      <w:r>
        <w:t xml:space="preserve">Pattern 2 is not applicable as it is based on a </w:t>
      </w:r>
      <w:r w:rsidRPr="007670DF">
        <w:t>single provider</w:t>
      </w:r>
      <w:r>
        <w:t>;</w:t>
      </w:r>
      <w:r w:rsidRPr="007670DF">
        <w:t xml:space="preserve"> </w:t>
      </w:r>
    </w:p>
    <w:p w14:paraId="30B8F1EA" w14:textId="4C0D0014" w:rsidR="00441E12" w:rsidRDefault="009F007D" w:rsidP="00790B92">
      <w:pPr>
        <w:pStyle w:val="ListParagraph"/>
        <w:numPr>
          <w:ilvl w:val="0"/>
          <w:numId w:val="34"/>
        </w:numPr>
      </w:pPr>
      <w:r>
        <w:lastRenderedPageBreak/>
        <w:t>I</w:t>
      </w:r>
      <w:r w:rsidR="00214C74">
        <w:t xml:space="preserve">n patterns 3, 4 and 5 </w:t>
      </w:r>
      <w:r w:rsidR="00306A0A" w:rsidRPr="004008E2">
        <w:t>there is an increase</w:t>
      </w:r>
      <w:r w:rsidR="00214C74">
        <w:t>d</w:t>
      </w:r>
      <w:r w:rsidR="00306A0A" w:rsidRPr="004008E2">
        <w:t xml:space="preserve"> </w:t>
      </w:r>
      <w:r w:rsidR="00214C74">
        <w:t xml:space="preserve">total cost for each new provider </w:t>
      </w:r>
      <w:r w:rsidR="00306A0A" w:rsidRPr="004008E2">
        <w:t xml:space="preserve">in patterns </w:t>
      </w:r>
      <w:r w:rsidR="00306A0A">
        <w:t>1</w:t>
      </w:r>
      <w:r w:rsidR="00306A0A" w:rsidRPr="004008E2">
        <w:t xml:space="preserve">, </w:t>
      </w:r>
      <w:r w:rsidR="00306A0A">
        <w:t>3</w:t>
      </w:r>
      <w:r w:rsidR="00306A0A" w:rsidRPr="004008E2">
        <w:t xml:space="preserve"> as additional effort is required to deal with </w:t>
      </w:r>
      <w:r w:rsidR="00306A0A">
        <w:t xml:space="preserve">each </w:t>
      </w:r>
      <w:r w:rsidR="007E2CC0">
        <w:t xml:space="preserve">new providers </w:t>
      </w:r>
      <w:r w:rsidR="00306A0A" w:rsidRPr="004008E2">
        <w:t>data set</w:t>
      </w:r>
      <w:r w:rsidR="00214C74">
        <w:t xml:space="preserve">; </w:t>
      </w:r>
    </w:p>
    <w:p w14:paraId="687EA29E" w14:textId="1B9C3732" w:rsidR="008B1879" w:rsidRDefault="009F007D" w:rsidP="00790B92">
      <w:pPr>
        <w:pStyle w:val="ListParagraph"/>
        <w:numPr>
          <w:ilvl w:val="0"/>
          <w:numId w:val="34"/>
        </w:numPr>
      </w:pPr>
      <w:r>
        <w:t>I</w:t>
      </w:r>
      <w:r w:rsidR="00214C74">
        <w:t xml:space="preserve">n </w:t>
      </w:r>
      <w:r w:rsidR="00441E12">
        <w:t>pattern 5</w:t>
      </w:r>
      <w:r w:rsidR="00214C74">
        <w:t xml:space="preserve">, </w:t>
      </w:r>
      <w:r w:rsidR="00441E12">
        <w:t>cost</w:t>
      </w:r>
      <w:r w:rsidR="00CE1481">
        <w:t>s</w:t>
      </w:r>
      <w:r w:rsidR="00441E12">
        <w:t xml:space="preserve"> </w:t>
      </w:r>
      <w:r w:rsidR="00CE1481">
        <w:t xml:space="preserve">are </w:t>
      </w:r>
      <w:r w:rsidR="00441E12">
        <w:t>borne by each provider</w:t>
      </w:r>
      <w:r w:rsidR="00CE1481">
        <w:t xml:space="preserve"> so there is no additional cost </w:t>
      </w:r>
      <w:r w:rsidR="00C91629">
        <w:t>for users</w:t>
      </w:r>
      <w:r w:rsidR="008B1879">
        <w:t>; and</w:t>
      </w:r>
    </w:p>
    <w:p w14:paraId="300F4D0D" w14:textId="5D316C1A" w:rsidR="00214C74" w:rsidRDefault="00214C74" w:rsidP="00790B92">
      <w:pPr>
        <w:pStyle w:val="ListParagraph"/>
        <w:numPr>
          <w:ilvl w:val="0"/>
          <w:numId w:val="34"/>
        </w:numPr>
      </w:pPr>
      <w:r>
        <w:t xml:space="preserve">The profile of the provider cost curves </w:t>
      </w:r>
      <w:r w:rsidR="008B1879">
        <w:t>for patterns 3,4 and 5 reflect</w:t>
      </w:r>
      <w:r>
        <w:t xml:space="preserve"> the reducing marginal cost delivered through economies of scale. </w:t>
      </w:r>
    </w:p>
    <w:p w14:paraId="2C94A615" w14:textId="0C0909A9" w:rsidR="00D56A38" w:rsidRDefault="00391489" w:rsidP="0021482E">
      <w:r>
        <w:t xml:space="preserve">It should be noted that when the number of providers and users increases, the two factors are combined and thus totals costs for all patterns increase. However, the costs associated with the point to point pattern increase at a much higher rate than the other patterns. </w:t>
      </w:r>
    </w:p>
    <w:p w14:paraId="560BC08A" w14:textId="77777777" w:rsidR="00111FC3" w:rsidRDefault="00111FC3" w:rsidP="00004151">
      <w:pPr>
        <w:pStyle w:val="Heading2"/>
      </w:pPr>
      <w:commentRangeStart w:id="412"/>
      <w:r>
        <w:t xml:space="preserve">Implications for FSDF </w:t>
      </w:r>
      <w:commentRangeEnd w:id="412"/>
      <w:r w:rsidR="002F3D83">
        <w:rPr>
          <w:rStyle w:val="CommentReference"/>
          <w:rFonts w:eastAsia="Calibri"/>
          <w:b/>
          <w:bCs w:val="0"/>
          <w:caps/>
          <w:color w:val="000000"/>
        </w:rPr>
        <w:commentReference w:id="412"/>
      </w:r>
    </w:p>
    <w:p w14:paraId="0B9D3988" w14:textId="669CB7C4" w:rsidR="00391489" w:rsidRDefault="00391489" w:rsidP="009023CD">
      <w:pPr>
        <w:jc w:val="both"/>
      </w:pPr>
      <w:r>
        <w:t xml:space="preserve">A summary of this analysis is provided in </w:t>
      </w:r>
      <w:r>
        <w:fldChar w:fldCharType="begin"/>
      </w:r>
      <w:r>
        <w:instrText xml:space="preserve"> REF _Ref415759037 \h </w:instrText>
      </w:r>
      <w:r>
        <w:fldChar w:fldCharType="separate"/>
      </w:r>
      <w:r>
        <w:t xml:space="preserve">Table </w:t>
      </w:r>
      <w:r>
        <w:rPr>
          <w:noProof/>
        </w:rPr>
        <w:t>1</w:t>
      </w:r>
      <w:r>
        <w:fldChar w:fldCharType="end"/>
      </w:r>
      <w:r>
        <w:t xml:space="preserve">, below. </w:t>
      </w:r>
    </w:p>
    <w:p w14:paraId="5C9A08A9" w14:textId="51C45FCD" w:rsidR="00391489" w:rsidRDefault="00391489" w:rsidP="00391489">
      <w:pPr>
        <w:pStyle w:val="Caption"/>
        <w:jc w:val="center"/>
      </w:pPr>
      <w:bookmarkStart w:id="413" w:name="_Ref415759037"/>
      <w:bookmarkStart w:id="414" w:name="_Ref415759032"/>
      <w:r>
        <w:t xml:space="preserve">Table </w:t>
      </w:r>
      <w:r w:rsidR="002C1A41">
        <w:fldChar w:fldCharType="begin"/>
      </w:r>
      <w:r w:rsidR="002C1A41">
        <w:instrText xml:space="preserve"> SEQ Table \* ARABIC </w:instrText>
      </w:r>
      <w:r w:rsidR="002C1A41">
        <w:fldChar w:fldCharType="separate"/>
      </w:r>
      <w:r>
        <w:rPr>
          <w:noProof/>
        </w:rPr>
        <w:t>1</w:t>
      </w:r>
      <w:r w:rsidR="002C1A41">
        <w:rPr>
          <w:noProof/>
        </w:rPr>
        <w:fldChar w:fldCharType="end"/>
      </w:r>
      <w:bookmarkEnd w:id="413"/>
      <w:r>
        <w:t xml:space="preserve"> Supply chain pattern comparison</w:t>
      </w:r>
      <w:bookmarkEnd w:id="414"/>
    </w:p>
    <w:tbl>
      <w:tblPr>
        <w:tblStyle w:val="TableGrid"/>
        <w:tblW w:w="0" w:type="auto"/>
        <w:jc w:val="center"/>
        <w:tblLook w:val="04A0" w:firstRow="1" w:lastRow="0" w:firstColumn="1" w:lastColumn="0" w:noHBand="0" w:noVBand="1"/>
      </w:tblPr>
      <w:tblGrid>
        <w:gridCol w:w="1605"/>
        <w:gridCol w:w="1605"/>
        <w:gridCol w:w="1605"/>
        <w:gridCol w:w="1605"/>
      </w:tblGrid>
      <w:tr w:rsidR="00391489" w:rsidRPr="00D56A38" w14:paraId="4D12994E" w14:textId="77777777" w:rsidTr="00376FF4">
        <w:trPr>
          <w:jc w:val="center"/>
        </w:trPr>
        <w:tc>
          <w:tcPr>
            <w:tcW w:w="1605" w:type="dxa"/>
          </w:tcPr>
          <w:p w14:paraId="0222D233" w14:textId="77777777" w:rsidR="00391489" w:rsidRPr="00041106" w:rsidRDefault="00391489" w:rsidP="00376FF4">
            <w:pPr>
              <w:ind w:left="360"/>
              <w:rPr>
                <w:b/>
              </w:rPr>
            </w:pPr>
            <w:r>
              <w:rPr>
                <w:rStyle w:val="CommentReference"/>
              </w:rPr>
              <w:commentReference w:id="415"/>
            </w:r>
          </w:p>
        </w:tc>
        <w:tc>
          <w:tcPr>
            <w:tcW w:w="1605" w:type="dxa"/>
          </w:tcPr>
          <w:p w14:paraId="0CE69BDD" w14:textId="77777777" w:rsidR="00391489" w:rsidRPr="00041106" w:rsidRDefault="00391489" w:rsidP="00376FF4">
            <w:pPr>
              <w:rPr>
                <w:b/>
              </w:rPr>
            </w:pPr>
            <w:r w:rsidRPr="00041106">
              <w:rPr>
                <w:b/>
              </w:rPr>
              <w:t>Product schema</w:t>
            </w:r>
          </w:p>
        </w:tc>
        <w:tc>
          <w:tcPr>
            <w:tcW w:w="1605" w:type="dxa"/>
          </w:tcPr>
          <w:p w14:paraId="05F61CA5" w14:textId="77777777" w:rsidR="00391489" w:rsidRPr="00041106" w:rsidRDefault="00391489" w:rsidP="00376FF4">
            <w:pPr>
              <w:rPr>
                <w:b/>
              </w:rPr>
            </w:pPr>
            <w:commentRangeStart w:id="416"/>
            <w:r>
              <w:rPr>
                <w:b/>
              </w:rPr>
              <w:t>Total c</w:t>
            </w:r>
            <w:r w:rsidRPr="00041106">
              <w:rPr>
                <w:b/>
              </w:rPr>
              <w:t>ost</w:t>
            </w:r>
            <w:r>
              <w:rPr>
                <w:b/>
              </w:rPr>
              <w:t xml:space="preserve"> of use</w:t>
            </w:r>
            <w:commentRangeEnd w:id="416"/>
            <w:r>
              <w:rPr>
                <w:rStyle w:val="CommentReference"/>
              </w:rPr>
              <w:commentReference w:id="416"/>
            </w:r>
          </w:p>
        </w:tc>
        <w:tc>
          <w:tcPr>
            <w:tcW w:w="1605" w:type="dxa"/>
          </w:tcPr>
          <w:p w14:paraId="4DB5A89E" w14:textId="77777777" w:rsidR="00391489" w:rsidRPr="00041106" w:rsidRDefault="00391489" w:rsidP="00376FF4">
            <w:pPr>
              <w:rPr>
                <w:b/>
              </w:rPr>
            </w:pPr>
            <w:r w:rsidRPr="00041106">
              <w:rPr>
                <w:b/>
              </w:rPr>
              <w:t>Location of cost</w:t>
            </w:r>
          </w:p>
        </w:tc>
      </w:tr>
      <w:tr w:rsidR="00391489" w14:paraId="72B5B5E5" w14:textId="77777777" w:rsidTr="00376FF4">
        <w:trPr>
          <w:jc w:val="center"/>
        </w:trPr>
        <w:tc>
          <w:tcPr>
            <w:tcW w:w="1605" w:type="dxa"/>
          </w:tcPr>
          <w:p w14:paraId="5D902B76" w14:textId="77777777" w:rsidR="00391489" w:rsidRPr="00041106" w:rsidRDefault="00391489" w:rsidP="00376FF4">
            <w:pPr>
              <w:rPr>
                <w:b/>
              </w:rPr>
            </w:pPr>
            <w:r>
              <w:rPr>
                <w:b/>
              </w:rPr>
              <w:t xml:space="preserve">1. </w:t>
            </w:r>
            <w:r w:rsidRPr="00041106">
              <w:rPr>
                <w:b/>
              </w:rPr>
              <w:t>Point-to-Point</w:t>
            </w:r>
          </w:p>
        </w:tc>
        <w:tc>
          <w:tcPr>
            <w:tcW w:w="1605" w:type="dxa"/>
          </w:tcPr>
          <w:p w14:paraId="7EE03DCE" w14:textId="77777777" w:rsidR="00391489" w:rsidRDefault="00391489" w:rsidP="00376FF4">
            <w:r>
              <w:t>User</w:t>
            </w:r>
          </w:p>
        </w:tc>
        <w:tc>
          <w:tcPr>
            <w:tcW w:w="1605" w:type="dxa"/>
          </w:tcPr>
          <w:p w14:paraId="7BB01645" w14:textId="77777777" w:rsidR="00391489" w:rsidRDefault="00391489" w:rsidP="00376FF4">
            <w:r>
              <w:t>O(P*U)</w:t>
            </w:r>
          </w:p>
        </w:tc>
        <w:tc>
          <w:tcPr>
            <w:tcW w:w="1605" w:type="dxa"/>
          </w:tcPr>
          <w:p w14:paraId="2D5360CF" w14:textId="77777777" w:rsidR="00391489" w:rsidRDefault="00391489" w:rsidP="00376FF4">
            <w:r>
              <w:t>User</w:t>
            </w:r>
          </w:p>
        </w:tc>
      </w:tr>
      <w:tr w:rsidR="00391489" w14:paraId="69F946C0" w14:textId="77777777" w:rsidTr="00376FF4">
        <w:trPr>
          <w:jc w:val="center"/>
        </w:trPr>
        <w:tc>
          <w:tcPr>
            <w:tcW w:w="1605" w:type="dxa"/>
          </w:tcPr>
          <w:p w14:paraId="40100415" w14:textId="77777777" w:rsidR="00391489" w:rsidRPr="00041106" w:rsidRDefault="00391489" w:rsidP="00376FF4">
            <w:pPr>
              <w:rPr>
                <w:b/>
              </w:rPr>
            </w:pPr>
            <w:r>
              <w:rPr>
                <w:b/>
              </w:rPr>
              <w:t xml:space="preserve">2. </w:t>
            </w:r>
            <w:r w:rsidRPr="00041106">
              <w:rPr>
                <w:b/>
              </w:rPr>
              <w:t>Centralized</w:t>
            </w:r>
          </w:p>
        </w:tc>
        <w:tc>
          <w:tcPr>
            <w:tcW w:w="1605" w:type="dxa"/>
          </w:tcPr>
          <w:p w14:paraId="41797711" w14:textId="77777777" w:rsidR="00391489" w:rsidRDefault="00391489" w:rsidP="00376FF4">
            <w:r>
              <w:t>Producer</w:t>
            </w:r>
          </w:p>
        </w:tc>
        <w:tc>
          <w:tcPr>
            <w:tcW w:w="1605" w:type="dxa"/>
          </w:tcPr>
          <w:p w14:paraId="6BD98E0E" w14:textId="77777777" w:rsidR="00391489" w:rsidRDefault="00391489" w:rsidP="00376FF4">
            <w:r w:rsidRPr="00041106">
              <w:t>O(U)</w:t>
            </w:r>
          </w:p>
        </w:tc>
        <w:tc>
          <w:tcPr>
            <w:tcW w:w="1605" w:type="dxa"/>
          </w:tcPr>
          <w:p w14:paraId="142BA8D9" w14:textId="77777777" w:rsidR="00391489" w:rsidRDefault="00391489" w:rsidP="00376FF4">
            <w:r>
              <w:t>Producer</w:t>
            </w:r>
          </w:p>
        </w:tc>
      </w:tr>
      <w:tr w:rsidR="00391489" w14:paraId="1B62FC2C" w14:textId="77777777" w:rsidTr="00376FF4">
        <w:trPr>
          <w:jc w:val="center"/>
        </w:trPr>
        <w:tc>
          <w:tcPr>
            <w:tcW w:w="1605" w:type="dxa"/>
          </w:tcPr>
          <w:p w14:paraId="1B1C1D40" w14:textId="77777777" w:rsidR="00391489" w:rsidRPr="00041106" w:rsidRDefault="00391489" w:rsidP="00376FF4">
            <w:pPr>
              <w:rPr>
                <w:b/>
              </w:rPr>
            </w:pPr>
            <w:r>
              <w:rPr>
                <w:b/>
              </w:rPr>
              <w:t xml:space="preserve">3. </w:t>
            </w:r>
            <w:r w:rsidRPr="00041106">
              <w:rPr>
                <w:b/>
              </w:rPr>
              <w:t>Aggregated</w:t>
            </w:r>
          </w:p>
        </w:tc>
        <w:tc>
          <w:tcPr>
            <w:tcW w:w="1605" w:type="dxa"/>
          </w:tcPr>
          <w:p w14:paraId="209AF080" w14:textId="77777777" w:rsidR="00391489" w:rsidRDefault="00391489" w:rsidP="00376FF4">
            <w:r>
              <w:t>aggregator</w:t>
            </w:r>
          </w:p>
        </w:tc>
        <w:tc>
          <w:tcPr>
            <w:tcW w:w="1605" w:type="dxa"/>
          </w:tcPr>
          <w:p w14:paraId="73092694" w14:textId="77777777" w:rsidR="00391489" w:rsidRDefault="00391489" w:rsidP="00376FF4">
            <w:r>
              <w:t>O(P)</w:t>
            </w:r>
          </w:p>
        </w:tc>
        <w:tc>
          <w:tcPr>
            <w:tcW w:w="1605" w:type="dxa"/>
          </w:tcPr>
          <w:p w14:paraId="4119F1EE" w14:textId="77777777" w:rsidR="00391489" w:rsidRDefault="00391489" w:rsidP="00376FF4">
            <w:r>
              <w:t>Aggregator</w:t>
            </w:r>
          </w:p>
        </w:tc>
      </w:tr>
      <w:tr w:rsidR="00391489" w14:paraId="0777D1AE" w14:textId="77777777" w:rsidTr="00376FF4">
        <w:trPr>
          <w:jc w:val="center"/>
        </w:trPr>
        <w:tc>
          <w:tcPr>
            <w:tcW w:w="1605" w:type="dxa"/>
          </w:tcPr>
          <w:p w14:paraId="3F70ED1D" w14:textId="77777777" w:rsidR="00391489" w:rsidRPr="00041106" w:rsidRDefault="00391489" w:rsidP="00376FF4">
            <w:pPr>
              <w:rPr>
                <w:b/>
              </w:rPr>
            </w:pPr>
            <w:r>
              <w:rPr>
                <w:b/>
              </w:rPr>
              <w:t xml:space="preserve">4. </w:t>
            </w:r>
            <w:r w:rsidRPr="00041106">
              <w:rPr>
                <w:b/>
              </w:rPr>
              <w:t>Brokered</w:t>
            </w:r>
          </w:p>
        </w:tc>
        <w:tc>
          <w:tcPr>
            <w:tcW w:w="1605" w:type="dxa"/>
          </w:tcPr>
          <w:p w14:paraId="6A455629" w14:textId="77777777" w:rsidR="00391489" w:rsidRDefault="00391489" w:rsidP="00376FF4">
            <w:r>
              <w:t>community</w:t>
            </w:r>
          </w:p>
        </w:tc>
        <w:tc>
          <w:tcPr>
            <w:tcW w:w="1605" w:type="dxa"/>
          </w:tcPr>
          <w:p w14:paraId="010760EE" w14:textId="77777777" w:rsidR="00391489" w:rsidRDefault="00391489" w:rsidP="00376FF4">
            <w:r>
              <w:t>O(P)</w:t>
            </w:r>
          </w:p>
        </w:tc>
        <w:tc>
          <w:tcPr>
            <w:tcW w:w="1605" w:type="dxa"/>
          </w:tcPr>
          <w:p w14:paraId="131E2B82" w14:textId="77777777" w:rsidR="00391489" w:rsidRDefault="00391489" w:rsidP="00376FF4">
            <w:r>
              <w:t>Broker</w:t>
            </w:r>
          </w:p>
        </w:tc>
      </w:tr>
      <w:tr w:rsidR="00391489" w14:paraId="3D4EE1A2" w14:textId="77777777" w:rsidTr="00376FF4">
        <w:trPr>
          <w:jc w:val="center"/>
        </w:trPr>
        <w:tc>
          <w:tcPr>
            <w:tcW w:w="1605" w:type="dxa"/>
          </w:tcPr>
          <w:p w14:paraId="1AB3A8B6" w14:textId="77777777" w:rsidR="00391489" w:rsidRPr="00041106" w:rsidRDefault="00391489" w:rsidP="00376FF4">
            <w:pPr>
              <w:rPr>
                <w:b/>
              </w:rPr>
            </w:pPr>
            <w:r>
              <w:rPr>
                <w:b/>
              </w:rPr>
              <w:t xml:space="preserve">5. </w:t>
            </w:r>
            <w:r w:rsidRPr="00041106">
              <w:rPr>
                <w:b/>
              </w:rPr>
              <w:t>Federated</w:t>
            </w:r>
          </w:p>
        </w:tc>
        <w:tc>
          <w:tcPr>
            <w:tcW w:w="1605" w:type="dxa"/>
          </w:tcPr>
          <w:p w14:paraId="795C1B8D" w14:textId="77777777" w:rsidR="00391489" w:rsidRDefault="00391489" w:rsidP="00376FF4">
            <w:r>
              <w:t>community</w:t>
            </w:r>
          </w:p>
        </w:tc>
        <w:tc>
          <w:tcPr>
            <w:tcW w:w="1605" w:type="dxa"/>
          </w:tcPr>
          <w:p w14:paraId="5D99F914" w14:textId="77777777" w:rsidR="00391489" w:rsidRDefault="00391489" w:rsidP="00376FF4">
            <w:r>
              <w:t>O(P)</w:t>
            </w:r>
          </w:p>
        </w:tc>
        <w:tc>
          <w:tcPr>
            <w:tcW w:w="1605" w:type="dxa"/>
          </w:tcPr>
          <w:p w14:paraId="76F55871" w14:textId="77777777" w:rsidR="00391489" w:rsidRDefault="00391489" w:rsidP="00376FF4">
            <w:r>
              <w:t>Producer</w:t>
            </w:r>
            <w:r w:rsidRPr="00041106">
              <w:rPr>
                <w:b/>
              </w:rPr>
              <w:t>s</w:t>
            </w:r>
          </w:p>
        </w:tc>
      </w:tr>
    </w:tbl>
    <w:p w14:paraId="7AAAB65C" w14:textId="77777777" w:rsidR="00391489" w:rsidRDefault="00391489" w:rsidP="009023CD">
      <w:pPr>
        <w:jc w:val="both"/>
      </w:pPr>
    </w:p>
    <w:p w14:paraId="1BE65FA7" w14:textId="1453E35A" w:rsidR="00AD0B4E" w:rsidRDefault="00AD0B4E" w:rsidP="009023CD">
      <w:pPr>
        <w:jc w:val="both"/>
      </w:pPr>
      <w:r>
        <w:t>Although pattern 1 imposes least cost on the provider, it creates the greatest aggregate cost as every user has to do the transformation</w:t>
      </w:r>
      <w:r w:rsidR="007670DF">
        <w:t xml:space="preserve"> themselves</w:t>
      </w:r>
      <w:r>
        <w:t xml:space="preserve">. In patterns 3 and 4 total costs can be minimised by performing a transformation once. However, if the supplied data structure changes a cost to remap </w:t>
      </w:r>
      <w:r w:rsidR="009F007D">
        <w:t xml:space="preserve">it </w:t>
      </w:r>
      <w:r>
        <w:t xml:space="preserve">is incurred. More importantly, the transformation costs are proportion to the number of input data sets as the aggregator or broker has to learn and maintain mappings from </w:t>
      </w:r>
      <w:r w:rsidRPr="007670DF">
        <w:rPr>
          <w:i/>
        </w:rPr>
        <w:t>N</w:t>
      </w:r>
      <w:r>
        <w:t xml:space="preserve"> data models (one for each supplier) to the common mod</w:t>
      </w:r>
      <w:r w:rsidR="00111FC3">
        <w:t xml:space="preserve">el. This may </w:t>
      </w:r>
      <w:r w:rsidR="003541AC">
        <w:t>be tractable</w:t>
      </w:r>
      <w:r w:rsidR="00111FC3">
        <w:t xml:space="preserve"> for up to ten </w:t>
      </w:r>
      <w:r>
        <w:t xml:space="preserve">suppliers but </w:t>
      </w:r>
      <w:r w:rsidR="009F007D">
        <w:t>become intractable</w:t>
      </w:r>
      <w:r>
        <w:t xml:space="preserve"> beyond that. There are additional concerns with these patterns in </w:t>
      </w:r>
      <w:r w:rsidR="009F007D">
        <w:t>that the</w:t>
      </w:r>
      <w:r>
        <w:t xml:space="preserve"> intermediary may unilaterally decide to change the application schema or business model impacting on downstream users.</w:t>
      </w:r>
    </w:p>
    <w:p w14:paraId="6FF04442" w14:textId="1A6CC539" w:rsidR="00AD0B4E" w:rsidRDefault="00AD0B4E" w:rsidP="009023CD">
      <w:pPr>
        <w:jc w:val="both"/>
      </w:pPr>
      <w:r>
        <w:t>Pattern 5 is the most complex from a governance perspective, as it pushes design onto the community, and implementation onto the individual providers</w:t>
      </w:r>
      <w:r w:rsidR="009F007D">
        <w:t>;</w:t>
      </w:r>
      <w:r>
        <w:t xml:space="preserve"> </w:t>
      </w:r>
      <w:r w:rsidR="009F007D">
        <w:t>i</w:t>
      </w:r>
      <w:r>
        <w:t>t therefore imposes a cost on each provider. In patterns 3 and 4 application schemas are used on the supply side (by providers) so the total cost should scale linearly with the number of providers. However</w:t>
      </w:r>
      <w:r w:rsidR="007670DF">
        <w:t>,</w:t>
      </w:r>
      <w:r>
        <w:t xml:space="preserve"> in contrast with patterns 3 and 4 costs are shared directly between the providers. Arguably the providers should understand their local data model better than a broker </w:t>
      </w:r>
      <w:r w:rsidR="009F007D">
        <w:t>w</w:t>
      </w:r>
      <w:r>
        <w:t xml:space="preserve">ould. But if they are not also consumers then there </w:t>
      </w:r>
      <w:r w:rsidR="009F007D">
        <w:t>would be</w:t>
      </w:r>
      <w:r>
        <w:t xml:space="preserve"> no direct incentive to incur the cost of providing a service that only others </w:t>
      </w:r>
      <w:r w:rsidR="009F007D">
        <w:t xml:space="preserve">would </w:t>
      </w:r>
      <w:r>
        <w:t>benefit from.</w:t>
      </w:r>
    </w:p>
    <w:p w14:paraId="01628412" w14:textId="52D63F8B" w:rsidR="005815F9" w:rsidRDefault="00D87E3E" w:rsidP="005815F9">
      <w:pPr>
        <w:pStyle w:val="Heading2"/>
      </w:pPr>
      <w:bookmarkStart w:id="417" w:name="_Toc410382567"/>
      <w:bookmarkStart w:id="418" w:name="_Toc410382659"/>
      <w:bookmarkStart w:id="419" w:name="_Toc415562748"/>
      <w:bookmarkEnd w:id="417"/>
      <w:bookmarkEnd w:id="418"/>
      <w:r>
        <w:t>International best practice and lessons learned</w:t>
      </w:r>
      <w:bookmarkEnd w:id="419"/>
    </w:p>
    <w:p w14:paraId="3B7153DF" w14:textId="77777777" w:rsidR="005815F9" w:rsidRDefault="005815F9" w:rsidP="005815F9">
      <w:pPr>
        <w:pStyle w:val="Heading3"/>
      </w:pPr>
      <w:bookmarkStart w:id="420" w:name="_Toc403126475"/>
      <w:bookmarkStart w:id="421" w:name="_Ref415491479"/>
      <w:bookmarkStart w:id="422" w:name="_Ref415516929"/>
      <w:r>
        <w:t>INSPIRE</w:t>
      </w:r>
      <w:bookmarkEnd w:id="420"/>
      <w:bookmarkEnd w:id="421"/>
      <w:bookmarkEnd w:id="422"/>
    </w:p>
    <w:p w14:paraId="05AB67BC" w14:textId="32A6EBE5" w:rsidR="007D6DA8" w:rsidRDefault="007D6DA8" w:rsidP="009023CD">
      <w:pPr>
        <w:jc w:val="both"/>
        <w:rPr>
          <w:rFonts w:eastAsia="Times New Roman"/>
        </w:rPr>
      </w:pPr>
      <w:r>
        <w:rPr>
          <w:rFonts w:eastAsia="Times New Roman"/>
        </w:rPr>
        <w:t xml:space="preserve">INSPIRE </w:t>
      </w:r>
      <w:r w:rsidR="009566FF">
        <w:rPr>
          <w:rFonts w:eastAsia="Times New Roman"/>
        </w:rPr>
        <w:t>i</w:t>
      </w:r>
      <w:r>
        <w:rPr>
          <w:rFonts w:eastAsia="Times New Roman"/>
        </w:rPr>
        <w:t xml:space="preserve">s recognised as </w:t>
      </w:r>
      <w:r w:rsidR="00FC3160">
        <w:rPr>
          <w:rFonts w:eastAsia="Times New Roman"/>
        </w:rPr>
        <w:t xml:space="preserve">a </w:t>
      </w:r>
      <w:r>
        <w:rPr>
          <w:rFonts w:eastAsia="Times New Roman"/>
        </w:rPr>
        <w:t>world leading example</w:t>
      </w:r>
      <w:r w:rsidR="00FC3160">
        <w:rPr>
          <w:rFonts w:eastAsia="Times New Roman"/>
        </w:rPr>
        <w:t xml:space="preserve"> and while it </w:t>
      </w:r>
      <w:r w:rsidR="00444C3F">
        <w:rPr>
          <w:rFonts w:eastAsia="Times New Roman"/>
        </w:rPr>
        <w:t xml:space="preserve">operates at pan-European </w:t>
      </w:r>
      <w:r w:rsidR="005C72F1">
        <w:rPr>
          <w:rFonts w:eastAsia="Times New Roman"/>
        </w:rPr>
        <w:t xml:space="preserve">scale with European Union member states </w:t>
      </w:r>
      <w:r w:rsidR="00A25485">
        <w:rPr>
          <w:rFonts w:eastAsia="Times New Roman"/>
        </w:rPr>
        <w:t xml:space="preserve">lessons learnt can be applied at a national </w:t>
      </w:r>
      <w:r w:rsidR="005C72F1">
        <w:rPr>
          <w:rFonts w:eastAsia="Times New Roman"/>
        </w:rPr>
        <w:t>scale</w:t>
      </w:r>
      <w:r w:rsidR="009566FF">
        <w:rPr>
          <w:rFonts w:eastAsia="Times New Roman"/>
        </w:rPr>
        <w:t>.</w:t>
      </w:r>
      <w:r w:rsidR="00F8627F">
        <w:rPr>
          <w:rFonts w:eastAsia="Times New Roman"/>
        </w:rPr>
        <w:t xml:space="preserve"> </w:t>
      </w:r>
      <w:r w:rsidR="00235BD9">
        <w:rPr>
          <w:rFonts w:eastAsia="Times New Roman"/>
        </w:rPr>
        <w:t>A</w:t>
      </w:r>
      <w:r w:rsidR="009566FF">
        <w:rPr>
          <w:rFonts w:eastAsia="Times New Roman"/>
        </w:rPr>
        <w:t xml:space="preserve"> mid-term review </w:t>
      </w:r>
      <w:r w:rsidR="005C72F1">
        <w:rPr>
          <w:rFonts w:eastAsia="Times New Roman"/>
        </w:rPr>
        <w:t xml:space="preserve">of INSPIRE implementation </w:t>
      </w:r>
      <w:r w:rsidR="00235BD9">
        <w:rPr>
          <w:rFonts w:eastAsia="Times New Roman"/>
        </w:rPr>
        <w:t xml:space="preserve">has been conducted </w:t>
      </w:r>
      <w:r w:rsidR="009566FF">
        <w:rPr>
          <w:rFonts w:eastAsia="Times New Roman"/>
        </w:rPr>
        <w:t>at the</w:t>
      </w:r>
      <w:r w:rsidR="005C72F1">
        <w:rPr>
          <w:rFonts w:eastAsia="Times New Roman"/>
        </w:rPr>
        <w:t xml:space="preserve"> 5 </w:t>
      </w:r>
      <w:r w:rsidR="009566FF">
        <w:rPr>
          <w:rFonts w:eastAsia="Times New Roman"/>
        </w:rPr>
        <w:t>year mark</w:t>
      </w:r>
      <w:r w:rsidR="005C72F1">
        <w:rPr>
          <w:rFonts w:eastAsia="Times New Roman"/>
        </w:rPr>
        <w:t xml:space="preserve">. Two key points from the review, related to data specification, </w:t>
      </w:r>
      <w:r w:rsidR="009566FF">
        <w:rPr>
          <w:rFonts w:eastAsia="Times New Roman"/>
        </w:rPr>
        <w:t>are provided below.</w:t>
      </w:r>
    </w:p>
    <w:p w14:paraId="1BB74E72" w14:textId="4E2948B8" w:rsidR="007D6DA8" w:rsidRDefault="007D6DA8" w:rsidP="009023CD">
      <w:pPr>
        <w:jc w:val="both"/>
        <w:rPr>
          <w:rFonts w:eastAsia="Times New Roman"/>
        </w:rPr>
      </w:pPr>
      <w:r w:rsidRPr="007D6DA8">
        <w:rPr>
          <w:rFonts w:eastAsia="Times New Roman"/>
          <w:b/>
        </w:rPr>
        <w:t>Technical complexity</w:t>
      </w:r>
      <w:r w:rsidR="00F8627F">
        <w:rPr>
          <w:rFonts w:eastAsia="Times New Roman"/>
          <w:b/>
        </w:rPr>
        <w:t xml:space="preserve"> </w:t>
      </w:r>
      <w:r>
        <w:rPr>
          <w:rFonts w:eastAsia="Times New Roman"/>
        </w:rPr>
        <w:t xml:space="preserve">“There is little doubt that the [data specification] measures put in place by INSPIRE are complex, but no alternative could be identified in order to achieve the interoperability objective. Whilst the </w:t>
      </w:r>
      <w:r>
        <w:rPr>
          <w:rFonts w:eastAsia="Times New Roman"/>
        </w:rPr>
        <w:lastRenderedPageBreak/>
        <w:t>actions related to interoperability are appropriate, further modifications might be taken into consideration in order to enable further benefits. The high complexity of this field of action is additionally identified as an issue by the ongoing maintenance process”</w:t>
      </w:r>
      <w:r w:rsidR="00540237">
        <w:rPr>
          <w:rFonts w:eastAsia="Times New Roman"/>
        </w:rPr>
        <w:t xml:space="preserve"> </w:t>
      </w:r>
      <w:r w:rsidR="00501062">
        <w:rPr>
          <w:rFonts w:eastAsia="Times New Roman"/>
        </w:rPr>
        <w:fldChar w:fldCharType="begin"/>
      </w:r>
      <w:r w:rsidR="00501062">
        <w:rPr>
          <w:rFonts w:eastAsia="Times New Roman"/>
        </w:rPr>
        <w:instrText xml:space="preserve"> ADDIN EN.CITE &lt;EndNote&gt;&lt;Cite&gt;&lt;Author&gt;European Commission&lt;/Author&gt;&lt;Year&gt;2014&lt;/Year&gt;&lt;RecNum&gt;774&lt;/RecNum&gt;&lt;DisplayText&gt;(European Commission and European Environment Agency 2014)&lt;/DisplayText&gt;&lt;record&gt;&lt;rec-number&gt;774&lt;/rec-number&gt;&lt;foreign-keys&gt;&lt;key app="EN" db-id="rrxt52zwuvxvewefez4vrwzk9v20evxzz2zf"&gt;774&lt;/key&gt;&lt;/foreign-keys&gt;&lt;ref-type name="Report"&gt;27&lt;/ref-type&gt;&lt;contributors&gt;&lt;authors&gt;&lt;author&gt;European Commission,&lt;/author&gt;&lt;author&gt;European Environment Agency,&lt;/author&gt;&lt;/authors&gt;&lt;/contributors&gt;&lt;titles&gt;&lt;title&gt;Midterm evaluation report on INSPIRE implementation. Joint EEA-JRC report&lt;/title&gt;&lt;secondary-title&gt;EEA Technical report&lt;/secondary-title&gt;&lt;/titles&gt;&lt;number&gt;Report EUR 91574 EN&lt;/number&gt;&lt;dates&gt;&lt;year&gt;2014&lt;/year&gt;&lt;/dates&gt;&lt;pub-location&gt;Luxembourg&lt;/pub-location&gt;&lt;publisher&gt;European Environment Agency, &amp;#xD;European Union&lt;/publisher&gt;&lt;urls&gt;&lt;/urls&gt;&lt;/record&gt;&lt;/Cite&gt;&lt;/EndNote&gt;</w:instrText>
      </w:r>
      <w:r w:rsidR="00501062">
        <w:rPr>
          <w:rFonts w:eastAsia="Times New Roman"/>
        </w:rPr>
        <w:fldChar w:fldCharType="separate"/>
      </w:r>
      <w:r w:rsidR="00501062">
        <w:rPr>
          <w:rFonts w:eastAsia="Times New Roman"/>
          <w:noProof/>
        </w:rPr>
        <w:t>(</w:t>
      </w:r>
      <w:hyperlink w:anchor="_ENREF_5" w:tooltip="European Commission, 2014 #774" w:history="1">
        <w:r w:rsidR="00801555">
          <w:rPr>
            <w:rFonts w:eastAsia="Times New Roman"/>
            <w:noProof/>
          </w:rPr>
          <w:t>European Commission and European Environment Agency 2014</w:t>
        </w:r>
      </w:hyperlink>
      <w:r w:rsidR="00501062">
        <w:rPr>
          <w:rFonts w:eastAsia="Times New Roman"/>
          <w:noProof/>
        </w:rPr>
        <w:t>)</w:t>
      </w:r>
      <w:r w:rsidR="00501062">
        <w:rPr>
          <w:rFonts w:eastAsia="Times New Roman"/>
        </w:rPr>
        <w:fldChar w:fldCharType="end"/>
      </w:r>
    </w:p>
    <w:p w14:paraId="62493943" w14:textId="2331998E" w:rsidR="00540237" w:rsidRDefault="00540237" w:rsidP="009023CD">
      <w:pPr>
        <w:jc w:val="both"/>
        <w:rPr>
          <w:rFonts w:eastAsia="Times New Roman"/>
        </w:rPr>
      </w:pPr>
      <w:r>
        <w:rPr>
          <w:rFonts w:eastAsia="Times New Roman"/>
        </w:rPr>
        <w:t>The review recommended exploring possible modifications to the process including improved communication and opportunities to r</w:t>
      </w:r>
      <w:r w:rsidR="00D87E3E">
        <w:rPr>
          <w:rFonts w:eastAsia="Times New Roman"/>
        </w:rPr>
        <w:t>educe the technical complexity.</w:t>
      </w:r>
    </w:p>
    <w:p w14:paraId="6867494B" w14:textId="0EFE6207" w:rsidR="00D87E3E" w:rsidRDefault="00540237" w:rsidP="00D87E3E">
      <w:pPr>
        <w:jc w:val="both"/>
        <w:rPr>
          <w:rFonts w:eastAsia="Times New Roman"/>
        </w:rPr>
      </w:pPr>
      <w:r w:rsidRPr="00540237">
        <w:rPr>
          <w:rFonts w:eastAsia="Times New Roman"/>
          <w:b/>
        </w:rPr>
        <w:t xml:space="preserve">Model sharing </w:t>
      </w:r>
      <w:r>
        <w:rPr>
          <w:rFonts w:eastAsia="Times New Roman"/>
          <w:b/>
        </w:rPr>
        <w:t>–</w:t>
      </w:r>
      <w:r>
        <w:rPr>
          <w:rFonts w:eastAsia="Times New Roman"/>
        </w:rPr>
        <w:t xml:space="preserve"> “One area where additional measures may be needed is to ensure that the Member States deposit and share the data models (including underlying use cases) they are detailing for individual applications. In this way they can be reused across Europe, ensuring that the interoperability achieved at the general level is not lost at the detailed one. Furthermore, European funding could represent powerful levers to ensure cross-border data interoperability, which implies that this topic is included”</w:t>
      </w:r>
      <w:r w:rsidR="00D87E3E" w:rsidRPr="00D87E3E">
        <w:rPr>
          <w:rFonts w:eastAsia="Times New Roman"/>
        </w:rPr>
        <w:t xml:space="preserve"> </w:t>
      </w:r>
      <w:r w:rsidR="00D87E3E">
        <w:rPr>
          <w:rFonts w:eastAsia="Times New Roman"/>
        </w:rPr>
        <w:fldChar w:fldCharType="begin"/>
      </w:r>
      <w:r w:rsidR="00D87E3E">
        <w:rPr>
          <w:rFonts w:eastAsia="Times New Roman"/>
        </w:rPr>
        <w:instrText xml:space="preserve"> ADDIN EN.CITE &lt;EndNote&gt;&lt;Cite&gt;&lt;Author&gt;European Commission&lt;/Author&gt;&lt;Year&gt;2014&lt;/Year&gt;&lt;RecNum&gt;774&lt;/RecNum&gt;&lt;DisplayText&gt;(European Commission and European Environment Agency 2014)&lt;/DisplayText&gt;&lt;record&gt;&lt;rec-number&gt;774&lt;/rec-number&gt;&lt;foreign-keys&gt;&lt;key app="EN" db-id="rrxt52zwuvxvewefez4vrwzk9v20evxzz2zf"&gt;774&lt;/key&gt;&lt;/foreign-keys&gt;&lt;ref-type name="Report"&gt;27&lt;/ref-type&gt;&lt;contributors&gt;&lt;authors&gt;&lt;author&gt;European Commission,&lt;/author&gt;&lt;author&gt;European Environment Agency,&lt;/author&gt;&lt;/authors&gt;&lt;/contributors&gt;&lt;titles&gt;&lt;title&gt;Midterm evaluation report on INSPIRE implementation. Joint EEA-JRC report&lt;/title&gt;&lt;secondary-title&gt;EEA Technical report&lt;/secondary-title&gt;&lt;/titles&gt;&lt;number&gt;Report EUR 91574 EN&lt;/number&gt;&lt;dates&gt;&lt;year&gt;2014&lt;/year&gt;&lt;/dates&gt;&lt;pub-location&gt;Luxembourg&lt;/pub-location&gt;&lt;publisher&gt;European Environment Agency, &amp;#xD;European Union&lt;/publisher&gt;&lt;urls&gt;&lt;/urls&gt;&lt;/record&gt;&lt;/Cite&gt;&lt;/EndNote&gt;</w:instrText>
      </w:r>
      <w:r w:rsidR="00D87E3E">
        <w:rPr>
          <w:rFonts w:eastAsia="Times New Roman"/>
        </w:rPr>
        <w:fldChar w:fldCharType="separate"/>
      </w:r>
      <w:r w:rsidR="00D87E3E">
        <w:rPr>
          <w:rFonts w:eastAsia="Times New Roman"/>
          <w:noProof/>
        </w:rPr>
        <w:t>(</w:t>
      </w:r>
      <w:hyperlink w:anchor="_ENREF_5" w:tooltip="European Commission, 2014 #774" w:history="1">
        <w:r w:rsidR="00801555">
          <w:rPr>
            <w:rFonts w:eastAsia="Times New Roman"/>
            <w:noProof/>
          </w:rPr>
          <w:t>European Commission and European Environment Agency 2014</w:t>
        </w:r>
      </w:hyperlink>
      <w:r w:rsidR="00D87E3E">
        <w:rPr>
          <w:rFonts w:eastAsia="Times New Roman"/>
          <w:noProof/>
        </w:rPr>
        <w:t>)</w:t>
      </w:r>
      <w:r w:rsidR="00D87E3E">
        <w:rPr>
          <w:rFonts w:eastAsia="Times New Roman"/>
        </w:rPr>
        <w:fldChar w:fldCharType="end"/>
      </w:r>
      <w:r w:rsidR="00D87E3E">
        <w:rPr>
          <w:rFonts w:eastAsia="Times New Roman"/>
        </w:rPr>
        <w:t xml:space="preserve">. </w:t>
      </w:r>
    </w:p>
    <w:p w14:paraId="38EC86A0" w14:textId="20D7A206" w:rsidR="00AE2AC2" w:rsidRPr="00AE2AC2" w:rsidRDefault="00B4149A" w:rsidP="009023CD">
      <w:pPr>
        <w:jc w:val="both"/>
        <w:rPr>
          <w:rFonts w:eastAsia="Times New Roman"/>
        </w:rPr>
      </w:pPr>
      <w:r w:rsidRPr="00AE2AC2">
        <w:rPr>
          <w:rFonts w:eastAsia="Times New Roman"/>
          <w:b/>
        </w:rPr>
        <w:t>Cost-benefit</w:t>
      </w:r>
      <w:r>
        <w:rPr>
          <w:rFonts w:eastAsia="Times New Roman"/>
        </w:rPr>
        <w:t xml:space="preserve"> – Estimated benefits of the INSPIRE initiative are six to seven times the cost, with e</w:t>
      </w:r>
      <w:r w:rsidRPr="00AE2AC2">
        <w:rPr>
          <w:rFonts w:eastAsia="Times New Roman"/>
        </w:rPr>
        <w:t xml:space="preserve">stimated total investments </w:t>
      </w:r>
      <w:r>
        <w:rPr>
          <w:rFonts w:eastAsia="Times New Roman"/>
        </w:rPr>
        <w:t xml:space="preserve">to implement </w:t>
      </w:r>
      <w:r w:rsidRPr="00AE2AC2">
        <w:rPr>
          <w:rFonts w:eastAsia="Times New Roman"/>
        </w:rPr>
        <w:t xml:space="preserve">INSPIRE </w:t>
      </w:r>
      <w:r>
        <w:rPr>
          <w:rFonts w:eastAsia="Times New Roman"/>
        </w:rPr>
        <w:t xml:space="preserve">(including data specification and service deployment) </w:t>
      </w:r>
      <w:r w:rsidRPr="00AE2AC2">
        <w:rPr>
          <w:rFonts w:eastAsia="Times New Roman"/>
        </w:rPr>
        <w:t xml:space="preserve">to be between EUR 77 and 122 million per year, </w:t>
      </w:r>
      <w:r>
        <w:rPr>
          <w:rFonts w:eastAsia="Times New Roman"/>
        </w:rPr>
        <w:t xml:space="preserve">and </w:t>
      </w:r>
      <w:r w:rsidRPr="00AE2AC2">
        <w:rPr>
          <w:rFonts w:eastAsia="Times New Roman"/>
        </w:rPr>
        <w:t>estimated benefit of between EUR 770m–1 150</w:t>
      </w:r>
      <w:r>
        <w:rPr>
          <w:rFonts w:eastAsia="Times New Roman"/>
        </w:rPr>
        <w:t>m.</w:t>
      </w:r>
      <w:r w:rsidR="00F8627F">
        <w:rPr>
          <w:rFonts w:eastAsia="Times New Roman"/>
        </w:rPr>
        <w:t xml:space="preserve"> </w:t>
      </w:r>
      <w:r w:rsidR="007916E3">
        <w:rPr>
          <w:rFonts w:eastAsia="Times New Roman"/>
        </w:rPr>
        <w:t>A s</w:t>
      </w:r>
      <w:r w:rsidR="00AE2AC2" w:rsidRPr="00AE2AC2">
        <w:rPr>
          <w:rFonts w:eastAsia="Times New Roman"/>
        </w:rPr>
        <w:t xml:space="preserve">urvey of </w:t>
      </w:r>
      <w:r w:rsidR="005C72F1" w:rsidRPr="00AE2AC2">
        <w:rPr>
          <w:rFonts w:eastAsia="Times New Roman"/>
        </w:rPr>
        <w:t xml:space="preserve">practitioners undertaking Environmental </w:t>
      </w:r>
      <w:r w:rsidR="007916E3">
        <w:rPr>
          <w:rFonts w:eastAsia="Times New Roman"/>
        </w:rPr>
        <w:t xml:space="preserve">and Strategic </w:t>
      </w:r>
      <w:r w:rsidR="005C72F1" w:rsidRPr="00AE2AC2">
        <w:rPr>
          <w:rFonts w:eastAsia="Times New Roman"/>
        </w:rPr>
        <w:t>Impact Assessments (EIAs</w:t>
      </w:r>
      <w:r w:rsidR="007916E3">
        <w:rPr>
          <w:rFonts w:eastAsia="Times New Roman"/>
        </w:rPr>
        <w:t xml:space="preserve"> and SEAs) </w:t>
      </w:r>
      <w:r w:rsidR="00AE2AC2" w:rsidRPr="00AE2AC2">
        <w:rPr>
          <w:rFonts w:eastAsia="Times New Roman"/>
        </w:rPr>
        <w:t xml:space="preserve">showed that </w:t>
      </w:r>
      <w:r w:rsidR="007916E3">
        <w:rPr>
          <w:rFonts w:eastAsia="Times New Roman"/>
        </w:rPr>
        <w:t>20,</w:t>
      </w:r>
      <w:r w:rsidR="005C72F1" w:rsidRPr="00AE2AC2">
        <w:rPr>
          <w:rFonts w:eastAsia="Times New Roman"/>
        </w:rPr>
        <w:t xml:space="preserve">000 </w:t>
      </w:r>
      <w:r w:rsidR="007916E3">
        <w:rPr>
          <w:rFonts w:eastAsia="Times New Roman"/>
        </w:rPr>
        <w:t xml:space="preserve">assessment </w:t>
      </w:r>
      <w:r w:rsidR="005C72F1" w:rsidRPr="00AE2AC2">
        <w:rPr>
          <w:rFonts w:eastAsia="Times New Roman"/>
        </w:rPr>
        <w:t xml:space="preserve">were undertaken </w:t>
      </w:r>
      <w:r w:rsidR="007916E3">
        <w:rPr>
          <w:rFonts w:eastAsia="Times New Roman"/>
        </w:rPr>
        <w:t xml:space="preserve">in Europe annually, </w:t>
      </w:r>
      <w:r w:rsidR="005C72F1" w:rsidRPr="00AE2AC2">
        <w:rPr>
          <w:rFonts w:eastAsia="Times New Roman"/>
        </w:rPr>
        <w:t>taking an av</w:t>
      </w:r>
      <w:r w:rsidR="00AE2AC2" w:rsidRPr="00AE2AC2">
        <w:rPr>
          <w:rFonts w:eastAsia="Times New Roman"/>
        </w:rPr>
        <w:t>erage of six months to complete</w:t>
      </w:r>
      <w:r w:rsidR="007916E3">
        <w:rPr>
          <w:rFonts w:eastAsia="Times New Roman"/>
        </w:rPr>
        <w:t>, w</w:t>
      </w:r>
      <w:r w:rsidR="00AE2AC2" w:rsidRPr="00AE2AC2">
        <w:rPr>
          <w:rFonts w:eastAsia="Times New Roman"/>
        </w:rPr>
        <w:t xml:space="preserve">ith an </w:t>
      </w:r>
      <w:r w:rsidR="005C72F1" w:rsidRPr="00AE2AC2">
        <w:rPr>
          <w:rFonts w:eastAsia="Times New Roman"/>
        </w:rPr>
        <w:t xml:space="preserve">average </w:t>
      </w:r>
      <w:r w:rsidR="00AE2AC2" w:rsidRPr="00AE2AC2">
        <w:rPr>
          <w:rFonts w:eastAsia="Times New Roman"/>
        </w:rPr>
        <w:t xml:space="preserve">of </w:t>
      </w:r>
      <w:r w:rsidR="005C72F1" w:rsidRPr="00AE2AC2">
        <w:rPr>
          <w:rFonts w:eastAsia="Times New Roman"/>
        </w:rPr>
        <w:t xml:space="preserve">8–10 % of the time </w:t>
      </w:r>
      <w:r w:rsidR="007916E3">
        <w:rPr>
          <w:rFonts w:eastAsia="Times New Roman"/>
        </w:rPr>
        <w:t xml:space="preserve">spent </w:t>
      </w:r>
      <w:r w:rsidR="005C72F1" w:rsidRPr="00AE2AC2">
        <w:rPr>
          <w:rFonts w:eastAsia="Times New Roman"/>
        </w:rPr>
        <w:t>find</w:t>
      </w:r>
      <w:r w:rsidR="00AE2AC2" w:rsidRPr="00AE2AC2">
        <w:rPr>
          <w:rFonts w:eastAsia="Times New Roman"/>
        </w:rPr>
        <w:t>ing</w:t>
      </w:r>
      <w:r w:rsidR="007916E3">
        <w:rPr>
          <w:rFonts w:eastAsia="Times New Roman"/>
        </w:rPr>
        <w:t xml:space="preserve"> and integrating required </w:t>
      </w:r>
      <w:r w:rsidR="005C72F1" w:rsidRPr="00AE2AC2">
        <w:rPr>
          <w:rFonts w:eastAsia="Times New Roman"/>
        </w:rPr>
        <w:t xml:space="preserve">data. </w:t>
      </w:r>
      <w:r w:rsidR="00A7217F">
        <w:rPr>
          <w:rFonts w:eastAsia="Times New Roman"/>
        </w:rPr>
        <w:t xml:space="preserve">It was </w:t>
      </w:r>
      <w:r w:rsidR="007916E3">
        <w:rPr>
          <w:rFonts w:eastAsia="Times New Roman"/>
        </w:rPr>
        <w:t>estimated that i</w:t>
      </w:r>
      <w:r w:rsidR="005C72F1" w:rsidRPr="00AE2AC2">
        <w:rPr>
          <w:rFonts w:eastAsia="Times New Roman"/>
        </w:rPr>
        <w:t xml:space="preserve">f INSPIRE </w:t>
      </w:r>
      <w:r w:rsidR="00AE2AC2" w:rsidRPr="00AE2AC2">
        <w:rPr>
          <w:rFonts w:eastAsia="Times New Roman"/>
        </w:rPr>
        <w:t xml:space="preserve">were able to eliminate </w:t>
      </w:r>
      <w:r w:rsidR="00A7217F">
        <w:rPr>
          <w:rFonts w:eastAsia="Times New Roman"/>
        </w:rPr>
        <w:t xml:space="preserve">data discovery and integration </w:t>
      </w:r>
      <w:r w:rsidR="00AE2AC2" w:rsidRPr="00AE2AC2">
        <w:rPr>
          <w:rFonts w:eastAsia="Times New Roman"/>
        </w:rPr>
        <w:t xml:space="preserve">costs </w:t>
      </w:r>
      <w:r w:rsidR="005C72F1" w:rsidRPr="00AE2AC2">
        <w:rPr>
          <w:rFonts w:eastAsia="Times New Roman"/>
        </w:rPr>
        <w:t>it would save EUR 100–200 million each year</w:t>
      </w:r>
      <w:r w:rsidR="00A7217F">
        <w:rPr>
          <w:rFonts w:eastAsia="Times New Roman"/>
        </w:rPr>
        <w:t xml:space="preserve">. </w:t>
      </w:r>
    </w:p>
    <w:p w14:paraId="10973D6E" w14:textId="64F57EAA" w:rsidR="00A36DCE" w:rsidRDefault="005C72F1" w:rsidP="00AE2AC2">
      <w:pPr>
        <w:pStyle w:val="Heading3"/>
      </w:pPr>
      <w:r w:rsidRPr="00AE2AC2">
        <w:t xml:space="preserve"> </w:t>
      </w:r>
      <w:r w:rsidR="0078758C" w:rsidRPr="0078758C">
        <w:t xml:space="preserve">Global Earth Observation System of Systems </w:t>
      </w:r>
      <w:r w:rsidR="0078758C">
        <w:t>(</w:t>
      </w:r>
      <w:commentRangeStart w:id="423"/>
      <w:r w:rsidR="00A36DCE">
        <w:t>GEOSS</w:t>
      </w:r>
      <w:commentRangeEnd w:id="423"/>
      <w:r w:rsidR="00EF0CBA">
        <w:rPr>
          <w:rStyle w:val="CommentReference"/>
          <w:rFonts w:eastAsia="Calibri"/>
          <w:b w:val="0"/>
          <w:bCs w:val="0"/>
          <w:caps w:val="0"/>
          <w:color w:val="000000"/>
        </w:rPr>
        <w:commentReference w:id="423"/>
      </w:r>
      <w:r w:rsidR="0078758C">
        <w:t>)</w:t>
      </w:r>
    </w:p>
    <w:p w14:paraId="151C64BA" w14:textId="0B457741" w:rsidR="00732D84" w:rsidRDefault="00D068A4" w:rsidP="00323800">
      <w:pPr>
        <w:pStyle w:val="ListParagraph"/>
        <w:numPr>
          <w:ilvl w:val="0"/>
          <w:numId w:val="37"/>
        </w:numPr>
        <w:jc w:val="both"/>
      </w:pPr>
      <w:r>
        <w:t xml:space="preserve">Broker solution appears to be sustainable because of limited </w:t>
      </w:r>
      <w:del w:id="424" w:author="Simons, Bruce (L&amp;W, Highett)" w:date="2015-04-08T09:24:00Z">
        <w:r w:rsidDel="00EF0CBA">
          <w:delText xml:space="preserve"># </w:delText>
        </w:r>
      </w:del>
      <w:ins w:id="425" w:author="Simons, Bruce (L&amp;W, Highett)" w:date="2015-04-08T09:24:00Z">
        <w:r w:rsidR="00EF0CBA">
          <w:t>number of</w:t>
        </w:r>
        <w:r w:rsidR="00EF0CBA">
          <w:t xml:space="preserve"> </w:t>
        </w:r>
      </w:ins>
      <w:r>
        <w:t>suppliers</w:t>
      </w:r>
    </w:p>
    <w:p w14:paraId="7D50FD25" w14:textId="77777777" w:rsidR="00732D84" w:rsidRDefault="00D068A4" w:rsidP="00323800">
      <w:pPr>
        <w:pStyle w:val="ListParagraph"/>
        <w:numPr>
          <w:ilvl w:val="0"/>
          <w:numId w:val="37"/>
        </w:numPr>
        <w:jc w:val="both"/>
      </w:pPr>
      <w:r>
        <w:t xml:space="preserve">But also seen as ‘bootstrapping’ – i.e. create a unified supply to trigger development of clients, which will then stimulate providers to feed the clients directly. At which stage the broker can fade away. </w:t>
      </w:r>
    </w:p>
    <w:p w14:paraId="270C82E2" w14:textId="51B4691B" w:rsidR="00A36DCE" w:rsidRDefault="00A36DCE" w:rsidP="00A36DCE">
      <w:pPr>
        <w:pStyle w:val="Heading3"/>
      </w:pPr>
      <w:r>
        <w:t>oneGeology</w:t>
      </w:r>
      <w:ins w:id="426" w:author="Simons, Bruce (L&amp;W, Highett)" w:date="2015-04-07T13:47:00Z">
        <w:r w:rsidR="007413D8">
          <w:t xml:space="preserve"> and GeoSciML</w:t>
        </w:r>
      </w:ins>
    </w:p>
    <w:p w14:paraId="2605D71E" w14:textId="3D55FF50" w:rsidR="00732D84" w:rsidDel="00DE186A" w:rsidRDefault="00D068A4" w:rsidP="00DE186A">
      <w:pPr>
        <w:pStyle w:val="ListParagraph"/>
        <w:numPr>
          <w:ilvl w:val="0"/>
          <w:numId w:val="36"/>
        </w:numPr>
        <w:jc w:val="both"/>
        <w:rPr>
          <w:del w:id="427" w:author="Simons, Bruce (L&amp;W, Highett)" w:date="2015-04-07T13:24:00Z"/>
        </w:rPr>
      </w:pPr>
      <w:del w:id="428" w:author="Simons, Bruce (L&amp;W, Highett)" w:date="2015-04-07T13:24:00Z">
        <w:r w:rsidDel="00DE186A">
          <w:delText>Existing, highly coherent community (geology)</w:delText>
        </w:r>
      </w:del>
    </w:p>
    <w:p w14:paraId="491A6A85" w14:textId="23B2F045" w:rsidR="00732D84" w:rsidDel="00ED2938" w:rsidRDefault="00D068A4" w:rsidP="00DE186A">
      <w:pPr>
        <w:pStyle w:val="ListParagraph"/>
        <w:numPr>
          <w:ilvl w:val="0"/>
          <w:numId w:val="36"/>
        </w:numPr>
        <w:jc w:val="both"/>
        <w:rPr>
          <w:del w:id="429" w:author="Simons, Bruce (L&amp;W, Highett)" w:date="2015-04-07T13:38:00Z"/>
        </w:rPr>
      </w:pPr>
      <w:del w:id="430" w:author="Simons, Bruce (L&amp;W, Highett)" w:date="2015-04-07T13:24:00Z">
        <w:r w:rsidDel="00DE186A">
          <w:delText>Common technology (WMS, WFS)</w:delText>
        </w:r>
      </w:del>
      <w:del w:id="431" w:author="Simons, Bruce (L&amp;W, Highett)" w:date="2015-04-07T13:38:00Z">
        <w:r w:rsidDel="00ED2938">
          <w:delText xml:space="preserve"> </w:delText>
        </w:r>
      </w:del>
    </w:p>
    <w:p w14:paraId="15755B3E" w14:textId="2012FE0D" w:rsidR="00732D84" w:rsidDel="00ED2938" w:rsidRDefault="00D068A4" w:rsidP="00323800">
      <w:pPr>
        <w:pStyle w:val="ListParagraph"/>
        <w:numPr>
          <w:ilvl w:val="0"/>
          <w:numId w:val="36"/>
        </w:numPr>
        <w:jc w:val="both"/>
        <w:rPr>
          <w:del w:id="432" w:author="Simons, Bruce (L&amp;W, Highett)" w:date="2015-04-07T13:38:00Z"/>
        </w:rPr>
      </w:pPr>
      <w:del w:id="433" w:author="Simons, Bruce (L&amp;W, Highett)" w:date="2015-04-07T13:38:00Z">
        <w:r w:rsidDel="00ED2938">
          <w:delText xml:space="preserve">Primarily successful at WMS – with standard colour schemes. </w:delText>
        </w:r>
      </w:del>
    </w:p>
    <w:p w14:paraId="523A14B7" w14:textId="543D7DE5" w:rsidR="00732D84" w:rsidDel="00ED2938" w:rsidRDefault="00D068A4" w:rsidP="00323800">
      <w:pPr>
        <w:pStyle w:val="ListParagraph"/>
        <w:numPr>
          <w:ilvl w:val="0"/>
          <w:numId w:val="36"/>
        </w:numPr>
        <w:jc w:val="both"/>
        <w:rPr>
          <w:del w:id="434" w:author="Simons, Bruce (L&amp;W, Highett)" w:date="2015-04-07T13:38:00Z"/>
        </w:rPr>
      </w:pPr>
      <w:del w:id="435" w:author="Simons, Bruce (L&amp;W, Highett)" w:date="2015-04-07T13:38:00Z">
        <w:r w:rsidDel="00ED2938">
          <w:delText>WFS much less so – GeoSciML complexity</w:delText>
        </w:r>
      </w:del>
    </w:p>
    <w:p w14:paraId="3255B815" w14:textId="561398C0" w:rsidR="00DE186A" w:rsidRDefault="00D068A4" w:rsidP="00206FD7">
      <w:pPr>
        <w:pStyle w:val="Default"/>
        <w:rPr>
          <w:ins w:id="436" w:author="Simons, Bruce (L&amp;W, Highett)" w:date="2015-04-07T13:04:00Z"/>
        </w:rPr>
      </w:pPr>
      <w:del w:id="437" w:author="Simons, Bruce (L&amp;W, Highett)" w:date="2015-04-07T13:29:00Z">
        <w:r w:rsidDel="00E64D63">
          <w:delText xml:space="preserve">Would not have succeeded without long-term commitment from a small number of agencies (NRCan, GA, AzGS, BRGM, BGS) and highly committed </w:delText>
        </w:r>
        <w:r w:rsidR="00500589" w:rsidDel="00E64D63">
          <w:delText>individuals</w:delText>
        </w:r>
        <w:r w:rsidDel="00E64D63">
          <w:delText xml:space="preserve"> (Geologist are such dags!) </w:delText>
        </w:r>
      </w:del>
    </w:p>
    <w:p w14:paraId="2077C59B" w14:textId="77777777" w:rsidR="00206FD7" w:rsidRDefault="00206FD7" w:rsidP="00206FD7">
      <w:pPr>
        <w:pStyle w:val="Default"/>
        <w:rPr>
          <w:ins w:id="438" w:author="Simons, Bruce (L&amp;W, Highett)" w:date="2015-04-07T13:04:00Z"/>
        </w:rPr>
      </w:pPr>
      <w:ins w:id="439" w:author="Simons, Bruce (L&amp;W, Highett)" w:date="2015-04-07T13:04:00Z">
        <w:r>
          <w:t xml:space="preserve"> </w:t>
        </w:r>
      </w:ins>
    </w:p>
    <w:p w14:paraId="51B61391" w14:textId="2D5E93CE" w:rsidR="00DE186A" w:rsidRDefault="00206FD7" w:rsidP="00721E59">
      <w:pPr>
        <w:jc w:val="both"/>
        <w:rPr>
          <w:ins w:id="440" w:author="Simons, Bruce (L&amp;W, Highett)" w:date="2015-04-07T13:22:00Z"/>
          <w:rFonts w:eastAsia="Times New Roman"/>
        </w:rPr>
      </w:pPr>
      <w:ins w:id="441" w:author="Simons, Bruce (L&amp;W, Highett)" w:date="2015-04-07T13:04:00Z">
        <w:r w:rsidRPr="00DE186A">
          <w:rPr>
            <w:rFonts w:eastAsia="Times New Roman"/>
          </w:rPr>
          <w:t xml:space="preserve">Rich </w:t>
        </w:r>
        <w:r w:rsidRPr="00721E59">
          <w:t>geological</w:t>
        </w:r>
        <w:r w:rsidRPr="00DE186A">
          <w:rPr>
            <w:rFonts w:eastAsia="Times New Roman"/>
          </w:rPr>
          <w:t xml:space="preserve"> data assets exist in many national and sub-national geological surveys, but are commonly difficult to </w:t>
        </w:r>
        <w:r w:rsidRPr="00721E59">
          <w:t>discover</w:t>
        </w:r>
        <w:r w:rsidRPr="00DE186A">
          <w:rPr>
            <w:rFonts w:eastAsia="Times New Roman"/>
          </w:rPr>
          <w:t xml:space="preserve"> and access. The OneGeology</w:t>
        </w:r>
      </w:ins>
      <w:ins w:id="442" w:author="Simons, Bruce (L&amp;W, Highett)" w:date="2015-04-07T13:07:00Z">
        <w:r>
          <w:rPr>
            <w:rStyle w:val="FootnoteReference"/>
            <w:rFonts w:eastAsia="Times New Roman"/>
          </w:rPr>
          <w:footnoteReference w:id="22"/>
        </w:r>
        <w:r>
          <w:rPr>
            <w:rFonts w:eastAsia="Times New Roman"/>
          </w:rPr>
          <w:t xml:space="preserve"> </w:t>
        </w:r>
      </w:ins>
      <w:ins w:id="444" w:author="Simons, Bruce (L&amp;W, Highett)" w:date="2015-04-07T13:04:00Z">
        <w:r w:rsidRPr="00DE186A">
          <w:rPr>
            <w:rFonts w:eastAsia="Times New Roman"/>
          </w:rPr>
          <w:t>project has been extremely succes</w:t>
        </w:r>
        <w:r w:rsidR="00DE186A">
          <w:rPr>
            <w:rFonts w:eastAsia="Times New Roman"/>
          </w:rPr>
          <w:t xml:space="preserve">sful </w:t>
        </w:r>
        <w:r w:rsidRPr="00DE186A">
          <w:rPr>
            <w:rFonts w:eastAsia="Times New Roman"/>
          </w:rPr>
          <w:t xml:space="preserve">in </w:t>
        </w:r>
      </w:ins>
      <w:ins w:id="445" w:author="Simons, Bruce (L&amp;W, Highett)" w:date="2015-04-07T13:52:00Z">
        <w:r w:rsidR="00721E59">
          <w:rPr>
            <w:rFonts w:eastAsia="Times New Roman"/>
          </w:rPr>
          <w:t>accessing</w:t>
        </w:r>
      </w:ins>
      <w:ins w:id="446" w:author="Simons, Bruce (L&amp;W, Highett)" w:date="2015-04-07T13:47:00Z">
        <w:r w:rsidR="007413D8">
          <w:rPr>
            <w:rFonts w:eastAsia="Times New Roman"/>
          </w:rPr>
          <w:t xml:space="preserve"> this data by </w:t>
        </w:r>
      </w:ins>
      <w:ins w:id="447" w:author="Simons, Bruce (L&amp;W, Highett)" w:date="2015-04-07T13:04:00Z">
        <w:r w:rsidR="007413D8">
          <w:rPr>
            <w:rFonts w:eastAsia="Times New Roman"/>
          </w:rPr>
          <w:t>creating a federated,</w:t>
        </w:r>
        <w:r w:rsidRPr="00DE186A">
          <w:rPr>
            <w:rFonts w:eastAsia="Times New Roman"/>
          </w:rPr>
          <w:t xml:space="preserve"> interoperable digital geological dataset of the planet. Its success arises from </w:t>
        </w:r>
      </w:ins>
      <w:ins w:id="448" w:author="Simons, Bruce (L&amp;W, Highett)" w:date="2015-04-07T13:22:00Z">
        <w:r w:rsidR="00DE186A">
          <w:rPr>
            <w:rFonts w:eastAsia="Times New Roman"/>
          </w:rPr>
          <w:t xml:space="preserve">a highly coherent community with </w:t>
        </w:r>
      </w:ins>
      <w:ins w:id="449" w:author="Simons, Bruce (L&amp;W, Highett)" w:date="2015-04-07T13:04:00Z">
        <w:r w:rsidRPr="00DE186A">
          <w:rPr>
            <w:rFonts w:eastAsia="Times New Roman"/>
          </w:rPr>
          <w:t xml:space="preserve">four unifying goals: </w:t>
        </w:r>
      </w:ins>
    </w:p>
    <w:p w14:paraId="6E258E0B" w14:textId="7D2FAD76" w:rsidR="00DE186A" w:rsidRDefault="00206FD7" w:rsidP="00DE186A">
      <w:pPr>
        <w:pStyle w:val="ListParagraph"/>
        <w:numPr>
          <w:ilvl w:val="0"/>
          <w:numId w:val="57"/>
        </w:numPr>
        <w:jc w:val="both"/>
        <w:rPr>
          <w:ins w:id="450" w:author="Simons, Bruce (L&amp;W, Highett)" w:date="2015-04-07T13:22:00Z"/>
          <w:rFonts w:eastAsia="Times New Roman"/>
        </w:rPr>
      </w:pPr>
      <w:ins w:id="451" w:author="Simons, Bruce (L&amp;W, Highett)" w:date="2015-04-07T13:04:00Z">
        <w:r w:rsidRPr="00DE186A">
          <w:rPr>
            <w:rFonts w:eastAsia="Times New Roman"/>
          </w:rPr>
          <w:t>to make geological data Web accessible</w:t>
        </w:r>
      </w:ins>
      <w:ins w:id="452" w:author="Simons, Bruce (L&amp;W, Highett)" w:date="2015-04-07T13:24:00Z">
        <w:r w:rsidR="00DE186A">
          <w:rPr>
            <w:rFonts w:eastAsia="Times New Roman"/>
          </w:rPr>
          <w:t xml:space="preserve"> using OGC WMS and WFS standards</w:t>
        </w:r>
      </w:ins>
      <w:ins w:id="453" w:author="Simons, Bruce (L&amp;W, Highett)" w:date="2015-04-07T13:04:00Z">
        <w:r w:rsidRPr="00DE186A">
          <w:rPr>
            <w:rFonts w:eastAsia="Times New Roman"/>
          </w:rPr>
          <w:t xml:space="preserve">; </w:t>
        </w:r>
      </w:ins>
    </w:p>
    <w:p w14:paraId="42B3A9D4" w14:textId="4D138165" w:rsidR="00DE186A" w:rsidRDefault="00206FD7" w:rsidP="00DE186A">
      <w:pPr>
        <w:pStyle w:val="ListParagraph"/>
        <w:numPr>
          <w:ilvl w:val="0"/>
          <w:numId w:val="57"/>
        </w:numPr>
        <w:jc w:val="both"/>
        <w:rPr>
          <w:ins w:id="454" w:author="Simons, Bruce (L&amp;W, Highett)" w:date="2015-04-07T13:22:00Z"/>
          <w:rFonts w:eastAsia="Times New Roman"/>
        </w:rPr>
      </w:pPr>
      <w:ins w:id="455" w:author="Simons, Bruce (L&amp;W, Highett)" w:date="2015-04-07T13:04:00Z">
        <w:r w:rsidRPr="00DE186A">
          <w:rPr>
            <w:rFonts w:eastAsia="Times New Roman"/>
          </w:rPr>
          <w:t xml:space="preserve">to transfer spatial data delivery know-how to the developing world; </w:t>
        </w:r>
      </w:ins>
    </w:p>
    <w:p w14:paraId="358BC4A2" w14:textId="1CC9BE45" w:rsidR="00DE186A" w:rsidRDefault="00206FD7" w:rsidP="00DE186A">
      <w:pPr>
        <w:pStyle w:val="ListParagraph"/>
        <w:numPr>
          <w:ilvl w:val="0"/>
          <w:numId w:val="57"/>
        </w:numPr>
        <w:jc w:val="both"/>
        <w:rPr>
          <w:ins w:id="456" w:author="Simons, Bruce (L&amp;W, Highett)" w:date="2015-04-07T13:22:00Z"/>
          <w:rFonts w:eastAsia="Times New Roman"/>
        </w:rPr>
      </w:pPr>
      <w:ins w:id="457" w:author="Simons, Bruce (L&amp;W, Highett)" w:date="2015-04-07T13:04:00Z">
        <w:r w:rsidRPr="00DE186A">
          <w:rPr>
            <w:rFonts w:eastAsia="Times New Roman"/>
          </w:rPr>
          <w:t>to accelerate the development and adoption of GeoSciML</w:t>
        </w:r>
      </w:ins>
      <w:ins w:id="458" w:author="Simons, Bruce (L&amp;W, Highett)" w:date="2015-04-07T13:09:00Z">
        <w:r>
          <w:rPr>
            <w:rStyle w:val="FootnoteReference"/>
            <w:rFonts w:eastAsia="Times New Roman"/>
          </w:rPr>
          <w:footnoteReference w:id="23"/>
        </w:r>
      </w:ins>
      <w:ins w:id="460" w:author="Simons, Bruce (L&amp;W, Highett)" w:date="2015-04-07T13:04:00Z">
        <w:r w:rsidRPr="00DE186A">
          <w:rPr>
            <w:rFonts w:eastAsia="Times New Roman"/>
          </w:rPr>
          <w:t>, the inte</w:t>
        </w:r>
        <w:r w:rsidR="00ED2938">
          <w:rPr>
            <w:rFonts w:eastAsia="Times New Roman"/>
          </w:rPr>
          <w:t>rnational geo</w:t>
        </w:r>
        <w:r w:rsidRPr="00DE186A">
          <w:rPr>
            <w:rFonts w:eastAsia="Times New Roman"/>
          </w:rPr>
          <w:t xml:space="preserve">science data </w:t>
        </w:r>
      </w:ins>
      <w:ins w:id="461" w:author="Simons, Bruce (L&amp;W, Highett)" w:date="2015-04-07T13:23:00Z">
        <w:r w:rsidR="00DE186A">
          <w:rPr>
            <w:rFonts w:eastAsia="Times New Roman"/>
          </w:rPr>
          <w:t>ex</w:t>
        </w:r>
      </w:ins>
      <w:ins w:id="462" w:author="Simons, Bruce (L&amp;W, Highett)" w:date="2015-04-07T13:04:00Z">
        <w:r w:rsidRPr="00DE186A">
          <w:rPr>
            <w:rFonts w:eastAsia="Times New Roman"/>
          </w:rPr>
          <w:t xml:space="preserve">change standard; and </w:t>
        </w:r>
      </w:ins>
    </w:p>
    <w:p w14:paraId="3FA43A3C" w14:textId="126F99F4" w:rsidR="00DE186A" w:rsidRPr="00DE186A" w:rsidRDefault="00206FD7" w:rsidP="00DE186A">
      <w:pPr>
        <w:pStyle w:val="ListParagraph"/>
        <w:numPr>
          <w:ilvl w:val="0"/>
          <w:numId w:val="57"/>
        </w:numPr>
        <w:jc w:val="both"/>
        <w:rPr>
          <w:ins w:id="463" w:author="Simons, Bruce (L&amp;W, Highett)" w:date="2015-04-07T13:19:00Z"/>
          <w:rFonts w:eastAsia="Times New Roman"/>
        </w:rPr>
      </w:pPr>
      <w:ins w:id="464" w:author="Simons, Bruce (L&amp;W, Highett)" w:date="2015-04-07T13:04:00Z">
        <w:r w:rsidRPr="00DE186A">
          <w:rPr>
            <w:rFonts w:eastAsia="Times New Roman"/>
          </w:rPr>
          <w:t xml:space="preserve">to raise the public profile and understanding of geoscience. </w:t>
        </w:r>
      </w:ins>
    </w:p>
    <w:p w14:paraId="008B7428" w14:textId="3D85C6FB" w:rsidR="00206FD7" w:rsidRDefault="00E64D63" w:rsidP="00721E59">
      <w:pPr>
        <w:jc w:val="both"/>
        <w:rPr>
          <w:ins w:id="465" w:author="Simons, Bruce (L&amp;W, Highett)" w:date="2015-04-07T13:25:00Z"/>
          <w:rFonts w:eastAsia="Times New Roman"/>
        </w:rPr>
      </w:pPr>
      <w:ins w:id="466" w:author="Simons, Bruce (L&amp;W, Highett)" w:date="2015-04-07T13:30:00Z">
        <w:r>
          <w:rPr>
            <w:rFonts w:eastAsia="Times New Roman"/>
          </w:rPr>
          <w:t xml:space="preserve">The </w:t>
        </w:r>
        <w:r w:rsidRPr="00721E59">
          <w:t>OneGeology</w:t>
        </w:r>
        <w:r>
          <w:rPr>
            <w:rFonts w:eastAsia="Times New Roman"/>
          </w:rPr>
          <w:t xml:space="preserve"> portal</w:t>
        </w:r>
      </w:ins>
      <w:ins w:id="467" w:author="Simons, Bruce (L&amp;W, Highett)" w:date="2015-04-07T13:31:00Z">
        <w:r>
          <w:rPr>
            <w:rStyle w:val="FootnoteReference"/>
            <w:rFonts w:eastAsia="Times New Roman"/>
          </w:rPr>
          <w:footnoteReference w:id="24"/>
        </w:r>
      </w:ins>
      <w:ins w:id="469" w:author="Simons, Bruce (L&amp;W, Highett)" w:date="2015-04-07T13:30:00Z">
        <w:r>
          <w:rPr>
            <w:rFonts w:eastAsia="Times New Roman"/>
          </w:rPr>
          <w:t xml:space="preserve"> </w:t>
        </w:r>
      </w:ins>
      <w:ins w:id="470" w:author="Simons, Bruce (L&amp;W, Highett)" w:date="2015-04-07T13:39:00Z">
        <w:r w:rsidR="00ED2938">
          <w:rPr>
            <w:rFonts w:eastAsia="Times New Roman"/>
          </w:rPr>
          <w:t>delivers</w:t>
        </w:r>
      </w:ins>
      <w:ins w:id="471" w:author="Simons, Bruce (L&amp;W, Highett)" w:date="2015-04-07T13:34:00Z">
        <w:r>
          <w:rPr>
            <w:rFonts w:eastAsia="Times New Roman"/>
          </w:rPr>
          <w:t xml:space="preserve"> data from separate data provider services (a federated model) </w:t>
        </w:r>
      </w:ins>
      <w:ins w:id="472" w:author="Simons, Bruce (L&amp;W, Highett)" w:date="2015-04-07T13:31:00Z">
        <w:r>
          <w:rPr>
            <w:rFonts w:eastAsia="Times New Roman"/>
          </w:rPr>
          <w:t>allow</w:t>
        </w:r>
      </w:ins>
      <w:ins w:id="473" w:author="Simons, Bruce (L&amp;W, Highett)" w:date="2015-04-07T13:32:00Z">
        <w:r>
          <w:rPr>
            <w:rFonts w:eastAsia="Times New Roman"/>
          </w:rPr>
          <w:t>s</w:t>
        </w:r>
      </w:ins>
      <w:ins w:id="474" w:author="Simons, Bruce (L&amp;W, Highett)" w:date="2015-04-07T13:31:00Z">
        <w:r>
          <w:rPr>
            <w:rFonts w:eastAsia="Times New Roman"/>
          </w:rPr>
          <w:t xml:space="preserve"> users to access </w:t>
        </w:r>
      </w:ins>
      <w:ins w:id="475" w:author="Simons, Bruce (L&amp;W, Highett)" w:date="2015-04-07T13:34:00Z">
        <w:r>
          <w:rPr>
            <w:rFonts w:eastAsia="Times New Roman"/>
          </w:rPr>
          <w:t>basic</w:t>
        </w:r>
      </w:ins>
      <w:ins w:id="476" w:author="Simons, Bruce (L&amp;W, Highett)" w:date="2015-04-07T13:32:00Z">
        <w:r>
          <w:rPr>
            <w:rFonts w:eastAsia="Times New Roman"/>
          </w:rPr>
          <w:t xml:space="preserve"> </w:t>
        </w:r>
      </w:ins>
      <w:ins w:id="477" w:author="Simons, Bruce (L&amp;W, Highett)" w:date="2015-04-07T13:33:00Z">
        <w:r>
          <w:rPr>
            <w:rFonts w:eastAsia="Times New Roman"/>
          </w:rPr>
          <w:t xml:space="preserve">standardized </w:t>
        </w:r>
      </w:ins>
      <w:ins w:id="478" w:author="Simons, Bruce (L&amp;W, Highett)" w:date="2015-04-07T13:32:00Z">
        <w:r>
          <w:rPr>
            <w:rFonts w:eastAsia="Times New Roman"/>
          </w:rPr>
          <w:t>images of maps using OGC Web Mapping Services</w:t>
        </w:r>
      </w:ins>
      <w:ins w:id="479" w:author="Simons, Bruce (L&amp;W, Highett)" w:date="2015-04-07T13:41:00Z">
        <w:r w:rsidR="007413D8">
          <w:rPr>
            <w:rFonts w:eastAsia="Times New Roman"/>
          </w:rPr>
          <w:t xml:space="preserve"> (WMS)</w:t>
        </w:r>
      </w:ins>
      <w:ins w:id="480" w:author="Simons, Bruce (L&amp;W, Highett)" w:date="2015-04-07T13:40:00Z">
        <w:r w:rsidR="007413D8">
          <w:rPr>
            <w:rFonts w:eastAsia="Times New Roman"/>
          </w:rPr>
          <w:t xml:space="preserve">, </w:t>
        </w:r>
      </w:ins>
      <w:ins w:id="481" w:author="Simons, Bruce (L&amp;W, Highett)" w:date="2015-04-07T13:41:00Z">
        <w:r w:rsidR="007413D8">
          <w:rPr>
            <w:rFonts w:eastAsia="Times New Roman"/>
          </w:rPr>
          <w:t xml:space="preserve">and OGC Web Feature </w:t>
        </w:r>
        <w:r w:rsidR="007413D8">
          <w:rPr>
            <w:rFonts w:eastAsia="Times New Roman"/>
          </w:rPr>
          <w:lastRenderedPageBreak/>
          <w:t xml:space="preserve">Services (WFS) to access </w:t>
        </w:r>
      </w:ins>
      <w:ins w:id="482" w:author="Simons, Bruce (L&amp;W, Highett)" w:date="2015-04-07T13:40:00Z">
        <w:r w:rsidR="007413D8">
          <w:rPr>
            <w:rFonts w:eastAsia="Times New Roman"/>
          </w:rPr>
          <w:t xml:space="preserve">simplified geological data using GeoSciML-Portrayal, and </w:t>
        </w:r>
      </w:ins>
      <w:ins w:id="483" w:author="Simons, Bruce (L&amp;W, Highett)" w:date="2015-04-07T13:32:00Z">
        <w:r>
          <w:rPr>
            <w:rFonts w:eastAsia="Times New Roman"/>
          </w:rPr>
          <w:t xml:space="preserve"> </w:t>
        </w:r>
      </w:ins>
      <w:ins w:id="484" w:author="Simons, Bruce (L&amp;W, Highett)" w:date="2015-04-07T13:42:00Z">
        <w:r w:rsidR="007413D8">
          <w:rPr>
            <w:rFonts w:eastAsia="Times New Roman"/>
          </w:rPr>
          <w:t xml:space="preserve">complex geological data using GeoSciML. </w:t>
        </w:r>
      </w:ins>
    </w:p>
    <w:p w14:paraId="0ACED9E1" w14:textId="5648DBB4" w:rsidR="00DE186A" w:rsidRPr="00DE186A" w:rsidRDefault="007413D8" w:rsidP="00721E59">
      <w:pPr>
        <w:jc w:val="both"/>
        <w:rPr>
          <w:rFonts w:eastAsia="Times New Roman"/>
        </w:rPr>
      </w:pPr>
      <w:ins w:id="485" w:author="Simons, Bruce (L&amp;W, Highett)" w:date="2015-04-07T13:42:00Z">
        <w:r>
          <w:t>GeoS</w:t>
        </w:r>
        <w:r w:rsidR="00721E59">
          <w:t>ciML i</w:t>
        </w:r>
        <w:r>
          <w:t>s a</w:t>
        </w:r>
      </w:ins>
      <w:ins w:id="486" w:author="Simons, Bruce (L&amp;W, Highett)" w:date="2015-04-07T13:52:00Z">
        <w:r w:rsidR="00721E59">
          <w:t xml:space="preserve"> GML-based</w:t>
        </w:r>
      </w:ins>
      <w:ins w:id="487" w:author="Simons, Bruce (L&amp;W, Highett)" w:date="2015-04-07T13:42:00Z">
        <w:r>
          <w:t xml:space="preserve"> schematic and semantic geoscience exchange standard </w:t>
        </w:r>
      </w:ins>
      <w:ins w:id="488" w:author="Simons, Bruce (L&amp;W, Highett)" w:date="2015-04-07T13:51:00Z">
        <w:r w:rsidR="00721E59">
          <w:t xml:space="preserve">that </w:t>
        </w:r>
      </w:ins>
      <w:ins w:id="489" w:author="Simons, Bruce (L&amp;W, Highett)" w:date="2015-04-07T13:42:00Z">
        <w:r>
          <w:t>w</w:t>
        </w:r>
      </w:ins>
      <w:ins w:id="490" w:author="Simons, Bruce (L&amp;W, Highett)" w:date="2015-04-07T13:25:00Z">
        <w:r w:rsidR="00DE186A">
          <w:t xml:space="preserve">ould not have succeeded without long-term commitment from </w:t>
        </w:r>
      </w:ins>
      <w:ins w:id="491" w:author="Simons, Bruce (L&amp;W, Highett)" w:date="2015-04-07T13:43:00Z">
        <w:r>
          <w:t>OneGeology</w:t>
        </w:r>
      </w:ins>
      <w:ins w:id="492" w:author="Simons, Bruce (L&amp;W, Highett)" w:date="2015-04-07T13:45:00Z">
        <w:r>
          <w:t>,</w:t>
        </w:r>
      </w:ins>
      <w:ins w:id="493" w:author="Simons, Bruce (L&amp;W, Highett)" w:date="2015-04-07T13:43:00Z">
        <w:r>
          <w:t xml:space="preserve"> </w:t>
        </w:r>
      </w:ins>
      <w:ins w:id="494" w:author="Simons, Bruce (L&amp;W, Highett)" w:date="2015-04-07T13:25:00Z">
        <w:r w:rsidR="00DE186A">
          <w:t>a small number of State and National geoscience agencies</w:t>
        </w:r>
        <w:r w:rsidR="00DE186A" w:rsidRPr="00DE186A">
          <w:t xml:space="preserve"> </w:t>
        </w:r>
        <w:r w:rsidR="00DE186A">
          <w:t>and highly committed individuals.</w:t>
        </w:r>
      </w:ins>
      <w:ins w:id="495" w:author="Simons, Bruce (L&amp;W, Highett)" w:date="2015-04-07T13:44:00Z">
        <w:r>
          <w:t xml:space="preserve"> </w:t>
        </w:r>
        <w:r w:rsidRPr="00DE186A">
          <w:rPr>
            <w:rFonts w:eastAsia="Times New Roman"/>
          </w:rPr>
          <w:t xml:space="preserve">The promotion, development and implementation of </w:t>
        </w:r>
      </w:ins>
      <w:ins w:id="496" w:author="Simons, Bruce (L&amp;W, Highett)" w:date="2015-04-07T13:45:00Z">
        <w:r>
          <w:rPr>
            <w:rFonts w:eastAsia="Times New Roman"/>
          </w:rPr>
          <w:t xml:space="preserve">federated </w:t>
        </w:r>
      </w:ins>
      <w:ins w:id="497" w:author="Simons, Bruce (L&amp;W, Highett)" w:date="2015-04-07T13:44:00Z">
        <w:r w:rsidRPr="00DE186A">
          <w:rPr>
            <w:rFonts w:eastAsia="Times New Roman"/>
          </w:rPr>
          <w:t>state-of-the-art web services and data standards such as GeoSciML by the OneGeology project serves as an exemplar for other communities.</w:t>
        </w:r>
      </w:ins>
    </w:p>
    <w:p w14:paraId="52565C9D" w14:textId="134A2295" w:rsidR="00A36DCE" w:rsidRPr="00A36DCE" w:rsidRDefault="00721E59" w:rsidP="00A25485">
      <w:pPr>
        <w:pStyle w:val="Heading3"/>
      </w:pPr>
      <w:ins w:id="498" w:author="Simons, Bruce (L&amp;W, Highett)" w:date="2015-04-07T13:53:00Z">
        <w:r>
          <w:t xml:space="preserve">USA </w:t>
        </w:r>
      </w:ins>
      <w:r w:rsidR="00A25485" w:rsidRPr="00A25485">
        <w:t xml:space="preserve">National Information Exchange Model </w:t>
      </w:r>
      <w:r w:rsidR="00A25485">
        <w:t>(</w:t>
      </w:r>
      <w:r w:rsidR="00A36DCE">
        <w:t>NEIM</w:t>
      </w:r>
      <w:r w:rsidR="00A25485">
        <w:t>)</w:t>
      </w:r>
    </w:p>
    <w:p w14:paraId="6E017BB2" w14:textId="5F88E062" w:rsidR="000265C0" w:rsidRPr="00DB6679" w:rsidRDefault="00A25485" w:rsidP="009023CD">
      <w:pPr>
        <w:jc w:val="both"/>
      </w:pPr>
      <w:r>
        <w:t>NEIM is an XML based information exchange format for the United States which has been created to facilitate information sharing across the juri</w:t>
      </w:r>
      <w:r w:rsidR="00E4284D">
        <w:t>s</w:t>
      </w:r>
      <w:r>
        <w:t>dictions</w:t>
      </w:r>
      <w:r w:rsidR="00E4284D">
        <w:t xml:space="preserve">. It represents a collaboration between Government agencies at all levels (from Federal to tribal) and private industry. The representation of common entities allows public and private agencies to efficiently share and exchange information using automated processes. The first production release of the format was in </w:t>
      </w:r>
      <w:r w:rsidR="00845935">
        <w:t>2006 and</w:t>
      </w:r>
      <w:r w:rsidR="00E4284D">
        <w:t xml:space="preserve"> there have been a series of revisions the latest being in 2013 testifying to the success of the endeavour</w:t>
      </w:r>
      <w:r w:rsidR="00DB6679">
        <w:t xml:space="preserve">. It also worth noting that recognising the importance of geospatial as a key element of information sharing environments the </w:t>
      </w:r>
      <w:r w:rsidR="000265C0" w:rsidRPr="00DB6679">
        <w:t>Geospatial for NIEM (Geo4NIEM)</w:t>
      </w:r>
      <w:r w:rsidR="00444C3F">
        <w:rPr>
          <w:rStyle w:val="FootnoteReference"/>
        </w:rPr>
        <w:footnoteReference w:id="25"/>
      </w:r>
      <w:r w:rsidR="00DB6679" w:rsidRPr="00DB6679">
        <w:t xml:space="preserve"> </w:t>
      </w:r>
      <w:r w:rsidR="00795D9A">
        <w:t>initi</w:t>
      </w:r>
      <w:r w:rsidR="00DB6679" w:rsidRPr="00DB6679">
        <w:t>a</w:t>
      </w:r>
      <w:r w:rsidR="00795D9A">
        <w:t>ti</w:t>
      </w:r>
      <w:r w:rsidR="00DB6679" w:rsidRPr="00DB6679">
        <w:t>ve was launched. This aims to enhance</w:t>
      </w:r>
      <w:r w:rsidR="000265C0" w:rsidRPr="00DB6679">
        <w:t xml:space="preserve"> NIEM’s geospatial exchange capabilities </w:t>
      </w:r>
      <w:r w:rsidR="00DB6679" w:rsidRPr="00DB6679">
        <w:t xml:space="preserve">and </w:t>
      </w:r>
      <w:r w:rsidR="000265C0" w:rsidRPr="00DB6679">
        <w:t xml:space="preserve">improve inter-government information sharing of </w:t>
      </w:r>
      <w:r w:rsidR="00DB6679" w:rsidRPr="00DB6679">
        <w:t xml:space="preserve">geospatial data. </w:t>
      </w:r>
    </w:p>
    <w:p w14:paraId="15CAE95F" w14:textId="77777777" w:rsidR="005815F9" w:rsidRDefault="005815F9" w:rsidP="009023CD">
      <w:pPr>
        <w:jc w:val="both"/>
        <w:rPr>
          <w:rFonts w:eastAsia="Times New Roman"/>
        </w:rPr>
      </w:pPr>
    </w:p>
    <w:p w14:paraId="24679D28" w14:textId="77777777" w:rsidR="005815F9" w:rsidRDefault="005815F9" w:rsidP="005815F9">
      <w:pPr>
        <w:pStyle w:val="Heading1"/>
      </w:pPr>
      <w:bookmarkStart w:id="499" w:name="_Toc403126495"/>
      <w:bookmarkStart w:id="500" w:name="_Toc415562749"/>
      <w:r>
        <w:lastRenderedPageBreak/>
        <w:t xml:space="preserve">FSDF </w:t>
      </w:r>
      <w:r w:rsidR="00F87441">
        <w:t>m</w:t>
      </w:r>
      <w:r>
        <w:t xml:space="preserve">odelling </w:t>
      </w:r>
      <w:r w:rsidR="00F87441">
        <w:t>p</w:t>
      </w:r>
      <w:r>
        <w:t>rocess</w:t>
      </w:r>
      <w:bookmarkEnd w:id="499"/>
      <w:bookmarkEnd w:id="500"/>
    </w:p>
    <w:p w14:paraId="3299B285" w14:textId="1FA74B3F" w:rsidR="00A16C65" w:rsidRDefault="00A16C65" w:rsidP="009023CD">
      <w:pPr>
        <w:jc w:val="both"/>
      </w:pPr>
      <w:bookmarkStart w:id="501" w:name="_Toc403126496"/>
      <w:bookmarkStart w:id="502" w:name="_Toc410402474"/>
      <w:r>
        <w:t>This s</w:t>
      </w:r>
      <w:r w:rsidR="001A3733">
        <w:t xml:space="preserve">ection of the report provides an introduction to key modelling concepts </w:t>
      </w:r>
      <w:r w:rsidR="00A7217F">
        <w:t xml:space="preserve">and a </w:t>
      </w:r>
      <w:r>
        <w:t xml:space="preserve">description of </w:t>
      </w:r>
      <w:r w:rsidDel="00A16C65">
        <w:t xml:space="preserve">the </w:t>
      </w:r>
      <w:r>
        <w:t xml:space="preserve">FSDF modelling process. </w:t>
      </w:r>
      <w:r w:rsidR="0040383A">
        <w:t xml:space="preserve">The </w:t>
      </w:r>
      <w:r>
        <w:t xml:space="preserve">modelling </w:t>
      </w:r>
      <w:r w:rsidRPr="001F76A5">
        <w:t>approach, which places the structural definition of the information at the centre of the design process, is known as Model Driven Architecture</w:t>
      </w:r>
      <w:r>
        <w:t xml:space="preserve"> (MDA) and has been used successfully in information technology for many years. Ideally</w:t>
      </w:r>
      <w:r w:rsidRPr="001F76A5">
        <w:t xml:space="preserve"> the information model </w:t>
      </w:r>
      <w:r>
        <w:t xml:space="preserve">is </w:t>
      </w:r>
      <w:r w:rsidRPr="001F76A5">
        <w:t>the only artefact that has to be ma</w:t>
      </w:r>
      <w:r w:rsidR="00A7217F">
        <w:t>intained by the governing body.</w:t>
      </w:r>
    </w:p>
    <w:p w14:paraId="3604D17D" w14:textId="7286DEF3" w:rsidR="00B9575B" w:rsidRDefault="00B9575B" w:rsidP="00CE43FF">
      <w:pPr>
        <w:pStyle w:val="Heading2"/>
        <w:ind w:left="1143" w:hanging="1143"/>
      </w:pPr>
      <w:bookmarkStart w:id="503" w:name="_Toc415562750"/>
      <w:r>
        <w:t>Setting the scene</w:t>
      </w:r>
      <w:bookmarkEnd w:id="501"/>
      <w:bookmarkEnd w:id="502"/>
      <w:bookmarkEnd w:id="503"/>
    </w:p>
    <w:p w14:paraId="46018E92" w14:textId="6FFE6C5A" w:rsidR="00021C40" w:rsidRDefault="001A3733" w:rsidP="00962F3D">
      <w:pPr>
        <w:jc w:val="both"/>
      </w:pPr>
      <w:bookmarkStart w:id="504" w:name="_Toc403126497"/>
      <w:r>
        <w:t xml:space="preserve">In order to set the context for the process description, the following section describes key modelling concepts. The first relates to the feature oriented view of geospatial information that is implicit in the use of ISO 19100 series and OGC standards, and underpins </w:t>
      </w:r>
      <w:r w:rsidR="00A7217F">
        <w:t xml:space="preserve">spatial information </w:t>
      </w:r>
      <w:r>
        <w:t>modelling effort</w:t>
      </w:r>
      <w:r w:rsidR="00A7217F">
        <w:t>s</w:t>
      </w:r>
      <w:r w:rsidR="00021C40">
        <w:t xml:space="preserve">. The </w:t>
      </w:r>
      <w:r>
        <w:t xml:space="preserve">second describes the different types of models that are used </w:t>
      </w:r>
      <w:r w:rsidR="00021C40">
        <w:t xml:space="preserve">in the data specification framework and the third provides an </w:t>
      </w:r>
      <w:r>
        <w:t>overview of the arrangement</w:t>
      </w:r>
      <w:r w:rsidR="00A7217F">
        <w:t>s</w:t>
      </w:r>
      <w:r>
        <w:t xml:space="preserve"> of models in the FSDF data specification framework</w:t>
      </w:r>
      <w:r w:rsidR="00A7217F">
        <w:t>.</w:t>
      </w:r>
    </w:p>
    <w:p w14:paraId="089DF2A6" w14:textId="18BB966C" w:rsidR="00B9575B" w:rsidRDefault="00962F3D" w:rsidP="00962F3D">
      <w:pPr>
        <w:pStyle w:val="Heading3"/>
      </w:pPr>
      <w:r>
        <w:t>A Feature oriented world view</w:t>
      </w:r>
      <w:bookmarkEnd w:id="504"/>
    </w:p>
    <w:p w14:paraId="2E726F8C" w14:textId="2BF49083" w:rsidR="00B9575B" w:rsidRDefault="0083137E" w:rsidP="009023CD">
      <w:pPr>
        <w:jc w:val="both"/>
      </w:pPr>
      <w:r>
        <w:t xml:space="preserve">The </w:t>
      </w:r>
      <w:r w:rsidR="00A16C65">
        <w:t xml:space="preserve">primary objective of </w:t>
      </w:r>
      <w:r>
        <w:t>m</w:t>
      </w:r>
      <w:r w:rsidR="0028119E">
        <w:t xml:space="preserve">odelling </w:t>
      </w:r>
      <w:r>
        <w:t xml:space="preserve">is to </w:t>
      </w:r>
      <w:r w:rsidR="0028119E">
        <w:t>support the design and delivery of interoperable geospatial data products, primarily but not exclusively</w:t>
      </w:r>
      <w:r w:rsidR="00A16C65">
        <w:t>,</w:t>
      </w:r>
      <w:r w:rsidR="0028119E">
        <w:t xml:space="preserve"> through web services. </w:t>
      </w:r>
      <w:r w:rsidR="00B9575B">
        <w:t xml:space="preserve">The </w:t>
      </w:r>
      <w:hyperlink r:id="rId26" w:tgtFrame="_top" w:history="1">
        <w:r w:rsidR="00B9575B">
          <w:rPr>
            <w:rStyle w:val="Hyperlink"/>
          </w:rPr>
          <w:t>Open Geospatial Consortium</w:t>
        </w:r>
      </w:hyperlink>
      <w:ins w:id="505" w:author="Simons, Bruce (L&amp;W, Highett)" w:date="2015-04-07T13:54:00Z">
        <w:r w:rsidR="00721E59">
          <w:rPr>
            <w:rStyle w:val="FootnoteReference"/>
            <w:color w:val="00A9CE" w:themeColor="accent1"/>
          </w:rPr>
          <w:footnoteReference w:id="26"/>
        </w:r>
      </w:ins>
      <w:r w:rsidR="00B9575B">
        <w:t xml:space="preserve"> (OGC) provides specifications for components </w:t>
      </w:r>
      <w:r w:rsidR="006B2A4F">
        <w:t xml:space="preserve">for </w:t>
      </w:r>
      <w:r w:rsidR="00B9575B">
        <w:t>interoperable geospatial information systems. The main</w:t>
      </w:r>
      <w:ins w:id="507" w:author="Simons, Bruce (L&amp;W, Highett)" w:date="2015-04-07T14:00:00Z">
        <w:r w:rsidR="00583958">
          <w:t xml:space="preserve"> </w:t>
        </w:r>
      </w:ins>
      <w:ins w:id="508" w:author="Simons, Bruce (L&amp;W, Highett)" w:date="2015-04-07T14:01:00Z">
        <w:r w:rsidR="00583958">
          <w:t>focus</w:t>
        </w:r>
      </w:ins>
      <w:r w:rsidR="00B9575B">
        <w:t xml:space="preserve"> </w:t>
      </w:r>
      <w:r w:rsidR="006B2A4F">
        <w:t xml:space="preserve">of </w:t>
      </w:r>
      <w:ins w:id="509" w:author="Simons, Bruce (L&amp;W, Highett)" w:date="2015-04-07T14:01:00Z">
        <w:r w:rsidR="00583958">
          <w:t xml:space="preserve">the </w:t>
        </w:r>
      </w:ins>
      <w:r w:rsidR="006B2A4F">
        <w:t xml:space="preserve">specifications is on defining </w:t>
      </w:r>
      <w:r w:rsidR="00B9575B">
        <w:t>web service interfaces</w:t>
      </w:r>
      <w:r w:rsidR="00394420">
        <w:rPr>
          <w:rStyle w:val="FootnoteReference"/>
        </w:rPr>
        <w:footnoteReference w:id="27"/>
      </w:r>
      <w:r w:rsidR="006B2A4F">
        <w:t xml:space="preserve"> </w:t>
      </w:r>
      <w:r w:rsidR="00394420">
        <w:t xml:space="preserve">for components </w:t>
      </w:r>
      <w:r w:rsidR="00B9575B">
        <w:t xml:space="preserve">such as Web Feature (WFS), Web Coverage (WCS) and Web Mapping (WMS) services (see </w:t>
      </w:r>
      <w:hyperlink r:id="rId27" w:history="1">
        <w:r w:rsidR="00B9575B">
          <w:rPr>
            <w:rStyle w:val="Hyperlink"/>
          </w:rPr>
          <w:t>OGC Service Interfaces</w:t>
        </w:r>
      </w:hyperlink>
      <w:ins w:id="510" w:author="Simons, Bruce (L&amp;W, Highett)" w:date="2015-04-07T13:55:00Z">
        <w:r w:rsidR="00721E59">
          <w:rPr>
            <w:rStyle w:val="FootnoteReference"/>
            <w:color w:val="00A9CE" w:themeColor="accent1"/>
          </w:rPr>
          <w:footnoteReference w:id="28"/>
        </w:r>
      </w:ins>
      <w:r w:rsidR="00B9575B">
        <w:rPr>
          <w:rStyle w:val="Hyperlink"/>
        </w:rPr>
        <w:t>)</w:t>
      </w:r>
      <w:r w:rsidR="00394420">
        <w:t xml:space="preserve"> as part of support of service-oriented architectures.</w:t>
      </w:r>
      <w:r w:rsidR="00B9575B">
        <w:t xml:space="preserve"> However, in order to use these interfaces, it is necessary to define the model of the information </w:t>
      </w:r>
      <w:r w:rsidR="00CE43FF">
        <w:t xml:space="preserve">that will be accessed via these </w:t>
      </w:r>
      <w:r w:rsidR="00B9575B">
        <w:t>interface</w:t>
      </w:r>
      <w:r w:rsidR="00CE43FF">
        <w:t>s</w:t>
      </w:r>
      <w:r w:rsidR="00B9575B">
        <w:t xml:space="preserve">. </w:t>
      </w:r>
      <w:r w:rsidR="00430E1E">
        <w:t xml:space="preserve">The next section provides a more in-depth description of the feature oriented view of the world that underpins </w:t>
      </w:r>
      <w:r>
        <w:t>modelling efforts</w:t>
      </w:r>
      <w:r w:rsidR="00430E1E">
        <w:t xml:space="preserve">. This is followed by </w:t>
      </w:r>
      <w:r>
        <w:t>discussion around types of</w:t>
      </w:r>
      <w:r w:rsidR="00F8627F">
        <w:t xml:space="preserve"> </w:t>
      </w:r>
      <w:r>
        <w:t>models.</w:t>
      </w:r>
      <w:r w:rsidR="00F8627F">
        <w:t xml:space="preserve"> </w:t>
      </w:r>
    </w:p>
    <w:p w14:paraId="6257FDBE" w14:textId="13949CA2" w:rsidR="00E66217" w:rsidRDefault="00E66217" w:rsidP="00E66217">
      <w:pPr>
        <w:pStyle w:val="Heading4"/>
      </w:pPr>
      <w:r>
        <w:t>The general feature model</w:t>
      </w:r>
    </w:p>
    <w:p w14:paraId="64AE5689" w14:textId="77777777" w:rsidR="00E66217" w:rsidRPr="0011080D" w:rsidRDefault="00E66217" w:rsidP="009023CD">
      <w:pPr>
        <w:jc w:val="both"/>
      </w:pPr>
      <w:r w:rsidRPr="0011080D">
        <w:t xml:space="preserve">The </w:t>
      </w:r>
      <w:r>
        <w:t xml:space="preserve">OGC </w:t>
      </w:r>
      <w:r w:rsidRPr="0011080D">
        <w:t>General Feature Model takes an object-oriented view of the world</w:t>
      </w:r>
      <w:r>
        <w:t>;</w:t>
      </w:r>
      <w:r w:rsidRPr="0011080D">
        <w:t xml:space="preserve"> </w:t>
      </w:r>
      <w:r>
        <w:t>t</w:t>
      </w:r>
      <w:r w:rsidRPr="0011080D">
        <w:t xml:space="preserve">o describe an object its type must be determined. This determines what properties are associated with it, one or more of which may be spatial. </w:t>
      </w:r>
    </w:p>
    <w:p w14:paraId="0F3AB0EC" w14:textId="77777777" w:rsidR="00E66217" w:rsidRDefault="00E66217" w:rsidP="009023CD">
      <w:pPr>
        <w:jc w:val="both"/>
      </w:pPr>
      <w:r w:rsidRPr="0011080D">
        <w:t>This approach contrasts subtly but importantly with the conventional vector-GIS and CAD approach. In GIS and CAD, the entities of interest are characteri</w:t>
      </w:r>
      <w:r>
        <w:t>s</w:t>
      </w:r>
      <w:r w:rsidRPr="0011080D">
        <w:t xml:space="preserve">ed primarily </w:t>
      </w:r>
      <w:r>
        <w:t>by their geometry i.e.</w:t>
      </w:r>
      <w:r w:rsidRPr="0011080D">
        <w:t xml:space="preserve"> </w:t>
      </w:r>
      <w:r>
        <w:t xml:space="preserve">they are defined as </w:t>
      </w:r>
      <w:r w:rsidRPr="0011080D">
        <w:t>points, lines or polygons</w:t>
      </w:r>
      <w:r>
        <w:t>;</w:t>
      </w:r>
      <w:r w:rsidRPr="0011080D">
        <w:t xml:space="preserve"> additional </w:t>
      </w:r>
      <w:r>
        <w:t xml:space="preserve">non-spatial </w:t>
      </w:r>
      <w:r w:rsidRPr="0011080D">
        <w:t xml:space="preserve">attributes </w:t>
      </w:r>
      <w:r>
        <w:t>are added as required</w:t>
      </w:r>
      <w:r w:rsidRPr="0011080D">
        <w:t xml:space="preserve">. Objects are often typed by the name of the layer to which they belong, which may correspond with a single feature type, though detail may also be provided by a type attribute </w:t>
      </w:r>
      <w:r>
        <w:t>for each</w:t>
      </w:r>
      <w:r w:rsidRPr="0011080D">
        <w:t xml:space="preserve"> geometry instance. In such conventional systems, identity is associated with geometry, and usually only one geometry (and scale) per feature is available.</w:t>
      </w:r>
    </w:p>
    <w:p w14:paraId="359F971A" w14:textId="6058CA61" w:rsidR="00E66217" w:rsidRDefault="00E66217" w:rsidP="009023CD">
      <w:pPr>
        <w:jc w:val="both"/>
      </w:pPr>
      <w:r w:rsidRPr="00DE5DD0">
        <w:t xml:space="preserve">An </w:t>
      </w:r>
      <w:r>
        <w:t>a</w:t>
      </w:r>
      <w:r w:rsidRPr="0095755C">
        <w:t xml:space="preserve">pplication </w:t>
      </w:r>
      <w:r>
        <w:t>s</w:t>
      </w:r>
      <w:r w:rsidRPr="0095755C">
        <w:t>chema</w:t>
      </w:r>
      <w:r w:rsidRPr="00DE5DD0">
        <w:t xml:space="preserve"> formalizes </w:t>
      </w:r>
      <w:r>
        <w:t xml:space="preserve">an </w:t>
      </w:r>
      <w:r w:rsidRPr="00DE5DD0">
        <w:t xml:space="preserve">information model for </w:t>
      </w:r>
      <w:r w:rsidRPr="00600E0E">
        <w:t>interoperability</w:t>
      </w:r>
      <w:r w:rsidRPr="00DE5DD0">
        <w:t xml:space="preserve"> </w:t>
      </w:r>
      <w:r>
        <w:t xml:space="preserve">of </w:t>
      </w:r>
      <w:r w:rsidRPr="00DE5DD0">
        <w:t xml:space="preserve">an application domain </w:t>
      </w:r>
      <w:r w:rsidR="009C3721">
        <w:fldChar w:fldCharType="begin"/>
      </w:r>
      <w:r w:rsidR="009C3721">
        <w:instrText xml:space="preserve"> ADDIN EN.CITE &lt;EndNote&gt;&lt;Cite ExcludeAuth="1"&gt;&lt;Author&gt;ISO&lt;/Author&gt;&lt;Year&gt;2005&lt;/Year&gt;&lt;RecNum&gt;835&lt;/RecNum&gt;&lt;Prefix&gt;ISO 19109:&lt;/Prefix&gt;&lt;DisplayText&gt;(ISO 19109:2005)&lt;/DisplayText&gt;&lt;record&gt;&lt;rec-number&gt;835&lt;/rec-number&gt;&lt;foreign-keys&gt;&lt;key app="EN" db-id="rrxt52zwuvxvewefez4vrwzk9v20evxzz2zf"&gt;835&lt;/key&gt;&lt;/foreign-keys&gt;&lt;ref-type name="Standard"&gt;58&lt;/ref-type&gt;&lt;contributors&gt;&lt;authors&gt;&lt;author&gt;ISO&lt;/author&gt;&lt;/authors&gt;&lt;/contributors&gt;&lt;titles&gt;&lt;title&gt;ISO 19109:2005 Geographic information - Rules for application schema&lt;/title&gt;&lt;/titles&gt;&lt;dates&gt;&lt;year&gt;2005&lt;/year&gt;&lt;/dates&gt;&lt;publisher&gt;AS/NZS&lt;/publisher&gt;&lt;urls&gt;&lt;/urls&gt;&lt;/record&gt;&lt;/Cite&gt;&lt;/EndNote&gt;</w:instrText>
      </w:r>
      <w:r w:rsidR="009C3721">
        <w:fldChar w:fldCharType="separate"/>
      </w:r>
      <w:r w:rsidR="009C3721">
        <w:rPr>
          <w:noProof/>
        </w:rPr>
        <w:t>(</w:t>
      </w:r>
      <w:hyperlink w:anchor="_ENREF_12" w:tooltip="ISO, 2005 #835" w:history="1">
        <w:r w:rsidR="00801555">
          <w:rPr>
            <w:noProof/>
          </w:rPr>
          <w:t>ISO 19109:2005</w:t>
        </w:r>
      </w:hyperlink>
      <w:r w:rsidR="009C3721">
        <w:rPr>
          <w:noProof/>
        </w:rPr>
        <w:t>)</w:t>
      </w:r>
      <w:r w:rsidR="009C3721">
        <w:fldChar w:fldCharType="end"/>
      </w:r>
      <w:r w:rsidR="008B31AE">
        <w:t xml:space="preserve"> </w:t>
      </w:r>
      <w:r>
        <w:t xml:space="preserve">which is based on </w:t>
      </w:r>
      <w:r w:rsidRPr="00DE5DD0">
        <w:t xml:space="preserve">a </w:t>
      </w:r>
      <w:r w:rsidRPr="0095755C">
        <w:t>reference model</w:t>
      </w:r>
      <w:r w:rsidRPr="00DE5DD0">
        <w:t xml:space="preserve"> for interoperability</w:t>
      </w:r>
      <w:r w:rsidR="003F3540">
        <w:t xml:space="preserve"> </w:t>
      </w:r>
      <w:r w:rsidR="003F3540">
        <w:fldChar w:fldCharType="begin"/>
      </w:r>
      <w:r w:rsidR="003536D7">
        <w:instrText xml:space="preserve"> ADDIN EN.CITE &lt;EndNote&gt;&lt;Cite ExcludeAuth="1"&gt;&lt;Author&gt;ISO&lt;/Author&gt;&lt;Year&gt;2014&lt;/Year&gt;&lt;RecNum&gt;836&lt;/RecNum&gt;&lt;Prefix&gt;ISO 19101:&lt;/Prefix&gt;&lt;DisplayText&gt;(ISO 19101:2014)&lt;/DisplayText&gt;&lt;record&gt;&lt;rec-number&gt;836&lt;/rec-number&gt;&lt;foreign-keys&gt;&lt;key app="EN" db-id="rrxt52zwuvxvewefez4vrwzk9v20evxzz2zf"&gt;836&lt;/key&gt;&lt;/foreign-keys&gt;&lt;ref-type name="Standard"&gt;58&lt;/ref-type&gt;&lt;contributors&gt;&lt;authors&gt;&lt;author&gt;ISO&lt;/author&gt;&lt;/authors&gt;&lt;/contributors&gt;&lt;titles&gt;&lt;title&gt;ISO 19101-1:2014 Geographic information - Reference model - Part1: Fundamentals&lt;/title&gt;&lt;/titles&gt;&lt;dates&gt;&lt;year&gt;2014&lt;/year&gt;&lt;/dates&gt;&lt;publisher&gt;International Organization for Standardization (ISO)&lt;/publisher&gt;&lt;urls&gt;&lt;/urls&gt;&lt;/record&gt;&lt;/Cite&gt;&lt;/EndNote&gt;</w:instrText>
      </w:r>
      <w:r w:rsidR="003F3540">
        <w:fldChar w:fldCharType="separate"/>
      </w:r>
      <w:r w:rsidR="003536D7">
        <w:rPr>
          <w:noProof/>
        </w:rPr>
        <w:t>(</w:t>
      </w:r>
      <w:hyperlink w:anchor="_ENREF_21" w:tooltip="ISO, 2014 #836" w:history="1">
        <w:r w:rsidR="00801555">
          <w:rPr>
            <w:noProof/>
          </w:rPr>
          <w:t>ISO 19101:2014</w:t>
        </w:r>
      </w:hyperlink>
      <w:r w:rsidR="003536D7">
        <w:rPr>
          <w:noProof/>
        </w:rPr>
        <w:t>)</w:t>
      </w:r>
      <w:r w:rsidR="003F3540">
        <w:fldChar w:fldCharType="end"/>
      </w:r>
      <w:r w:rsidR="003F3540">
        <w:t>.</w:t>
      </w:r>
      <w:r>
        <w:t xml:space="preserve"> </w:t>
      </w:r>
      <w:r w:rsidRPr="00600E0E">
        <w:t xml:space="preserve">An important premise is that, since technical communication occurs primarily between members of a community operating within a universe of discourse, the language that they use is scoped to their domain, and thus should be </w:t>
      </w:r>
      <w:r w:rsidRPr="00600E0E">
        <w:lastRenderedPageBreak/>
        <w:t xml:space="preserve">governed by the community. Thus, the focus is firmly on </w:t>
      </w:r>
      <w:r>
        <w:t xml:space="preserve">a </w:t>
      </w:r>
      <w:r w:rsidRPr="00600E0E">
        <w:t xml:space="preserve">community working </w:t>
      </w:r>
      <w:r>
        <w:t>together</w:t>
      </w:r>
      <w:r w:rsidRPr="00600E0E">
        <w:t xml:space="preserve"> to develop </w:t>
      </w:r>
      <w:r>
        <w:t>an agreed</w:t>
      </w:r>
      <w:r w:rsidRPr="00600E0E">
        <w:t xml:space="preserve"> model </w:t>
      </w:r>
      <w:r>
        <w:t>of their</w:t>
      </w:r>
      <w:r w:rsidRPr="00600E0E">
        <w:t xml:space="preserve"> domain. </w:t>
      </w:r>
      <w:r w:rsidRPr="00DE5DD0">
        <w:t xml:space="preserve">The ISO19100 suite of standards </w:t>
      </w:r>
      <w:r>
        <w:t>provides</w:t>
      </w:r>
      <w:r w:rsidRPr="00DE5DD0">
        <w:t xml:space="preserve"> </w:t>
      </w:r>
      <w:r>
        <w:t>mechanisms</w:t>
      </w:r>
      <w:r w:rsidRPr="00DE5DD0">
        <w:t xml:space="preserve"> for the development and implementation of geospatial tools and services.</w:t>
      </w:r>
      <w:r w:rsidR="0068125C">
        <w:t xml:space="preserve"> </w:t>
      </w:r>
      <w:r w:rsidRPr="00DE5DD0">
        <w:t>Formali</w:t>
      </w:r>
      <w:r>
        <w:t>s</w:t>
      </w:r>
      <w:r w:rsidRPr="00DE5DD0">
        <w:t>ation is based on mode</w:t>
      </w:r>
      <w:r>
        <w:t>l</w:t>
      </w:r>
      <w:r w:rsidRPr="00DE5DD0">
        <w:t xml:space="preserve">ling the domain in terms of the </w:t>
      </w:r>
      <w:r w:rsidRPr="0095755C">
        <w:t>feature types</w:t>
      </w:r>
      <w:r w:rsidRPr="00DE5DD0">
        <w:t xml:space="preserve"> that occur in the domain</w:t>
      </w:r>
      <w:del w:id="512" w:author="Simons, Bruce (L&amp;W, Highett)" w:date="2015-04-07T14:04:00Z">
        <w:r w:rsidRPr="00DE5DD0" w:rsidDel="00583958">
          <w:delText xml:space="preserve">, </w:delText>
        </w:r>
        <w:commentRangeStart w:id="513"/>
        <w:r w:rsidRPr="00DE5DD0" w:rsidDel="00583958">
          <w:delText>so the standard defines a general feature model</w:delText>
        </w:r>
      </w:del>
      <w:r>
        <w:t>.</w:t>
      </w:r>
      <w:commentRangeEnd w:id="513"/>
      <w:r w:rsidR="0068125C">
        <w:rPr>
          <w:rStyle w:val="CommentReference"/>
        </w:rPr>
        <w:commentReference w:id="513"/>
      </w:r>
    </w:p>
    <w:p w14:paraId="4674987C" w14:textId="139797A6" w:rsidR="00E66217" w:rsidRPr="00D24EA5" w:rsidRDefault="00D87E3E" w:rsidP="00E66217">
      <w:pPr>
        <w:pStyle w:val="Heading4"/>
      </w:pPr>
      <w:r>
        <w:t>Features</w:t>
      </w:r>
    </w:p>
    <w:p w14:paraId="020AB74D" w14:textId="33CAE676" w:rsidR="00E66217" w:rsidRDefault="00E66217" w:rsidP="009023CD">
      <w:pPr>
        <w:jc w:val="both"/>
      </w:pPr>
      <w:r>
        <w:t>FSDF is primarily concerned with features, i.e. typed objects with identity</w:t>
      </w:r>
      <w:r w:rsidR="00D6461A">
        <w:t xml:space="preserve"> such as roads, rivers</w:t>
      </w:r>
      <w:r w:rsidR="00F8627F">
        <w:t xml:space="preserve"> </w:t>
      </w:r>
      <w:r w:rsidR="00D6461A">
        <w:t>or suburbs. T</w:t>
      </w:r>
      <w:r>
        <w:t xml:space="preserve">his is often referred to as vector data in traditional GIS. Feature types are defined by a characteristic set of </w:t>
      </w:r>
      <w:r w:rsidRPr="0095755C">
        <w:rPr>
          <w:bCs/>
        </w:rPr>
        <w:t>properties</w:t>
      </w:r>
      <w:r>
        <w:t xml:space="preserve"> (i.e. their attributes, associations, operations). A feature type is usually specific to an application domain, and will be represented in</w:t>
      </w:r>
      <w:r w:rsidR="00F8627F">
        <w:t xml:space="preserve"> </w:t>
      </w:r>
      <w:r>
        <w:t>a Feature Type Catalogue that describes a key part of the language of a domain. Features often correspond with objects that are recognisable in the real world, but for FSDF relate to human constructs such as ‘gazetteer’, ‘government unit’, ‘electoral boundary’. However, spatial properties are not mandatory, so a feature type could be defined for any item of interest within a domain. This potentially allows data access for both spatial and non-spatial information to be unified through a common interface.</w:t>
      </w:r>
      <w:r w:rsidR="00F8627F">
        <w:t xml:space="preserve"> </w:t>
      </w:r>
    </w:p>
    <w:p w14:paraId="7026A7D0" w14:textId="0BCB839B" w:rsidR="00E66217" w:rsidRDefault="00E66217" w:rsidP="009023CD">
      <w:pPr>
        <w:jc w:val="both"/>
      </w:pPr>
      <w:r>
        <w:t xml:space="preserve">The </w:t>
      </w:r>
      <w:hyperlink r:id="rId28" w:anchor="Web_Feature_Service_OGC_WFS" w:history="1">
        <w:r>
          <w:rPr>
            <w:rStyle w:val="Hyperlink"/>
          </w:rPr>
          <w:t>OGC Web Feature Service</w:t>
        </w:r>
      </w:hyperlink>
      <w:r>
        <w:t xml:space="preserve"> is the primary interface for </w:t>
      </w:r>
      <w:r w:rsidR="00E441E5">
        <w:t xml:space="preserve">the delivery of </w:t>
      </w:r>
      <w:r>
        <w:t>feature data.</w:t>
      </w:r>
      <w:r w:rsidR="00F8627F">
        <w:t xml:space="preserve"> </w:t>
      </w:r>
      <w:r w:rsidR="00DA424C">
        <w:t>Effort in the FSDF to date have focussed on modelling information for delivery via WFS.</w:t>
      </w:r>
    </w:p>
    <w:p w14:paraId="1600C22A" w14:textId="77777777" w:rsidR="00E66217" w:rsidRDefault="00E66217" w:rsidP="00E66217">
      <w:pPr>
        <w:pStyle w:val="Heading4"/>
      </w:pPr>
      <w:r>
        <w:t>Coverages</w:t>
      </w:r>
    </w:p>
    <w:p w14:paraId="36258985" w14:textId="77777777" w:rsidR="00E66217" w:rsidRDefault="00E66217" w:rsidP="009023CD">
      <w:pPr>
        <w:jc w:val="both"/>
      </w:pPr>
      <w:r>
        <w:t xml:space="preserve">A coverage describes the value of a property as a function of location. The region of space-time within which a coverage is defined is called its </w:t>
      </w:r>
      <w:r>
        <w:rPr>
          <w:rStyle w:val="Emphasis"/>
        </w:rPr>
        <w:t>domain</w:t>
      </w:r>
      <w:r>
        <w:t xml:space="preserve">, and the set of coverage values is its </w:t>
      </w:r>
      <w:r>
        <w:rPr>
          <w:rStyle w:val="Emphasis"/>
        </w:rPr>
        <w:t>range</w:t>
      </w:r>
      <w:r>
        <w:t>. A coverage domain is often a grid of points or pixels (e.g. imagery), but may also be a network of curves (e.g. roads or streams), a tessellation of polygons, or a collection of other geometries. A coverage has values at all positions within the domain, but it is not mandatory for the domain to be continuous within its bounds.</w:t>
      </w:r>
    </w:p>
    <w:p w14:paraId="59197900" w14:textId="0A713582" w:rsidR="00E66217" w:rsidRDefault="00E66217" w:rsidP="009023CD">
      <w:pPr>
        <w:jc w:val="both"/>
      </w:pPr>
      <w:r>
        <w:t xml:space="preserve">The General Feature Model specifies that </w:t>
      </w:r>
      <w:r>
        <w:rPr>
          <w:rStyle w:val="Emphasis"/>
        </w:rPr>
        <w:t>properties</w:t>
      </w:r>
      <w:r>
        <w:t xml:space="preserve"> occur in the context of </w:t>
      </w:r>
      <w:r>
        <w:rPr>
          <w:rStyle w:val="Emphasis"/>
        </w:rPr>
        <w:t>features</w:t>
      </w:r>
      <w:r>
        <w:t xml:space="preserve">. Hence, a coverage, which describes the variation of a property, occurs as the description of a property that varies within a feature. The </w:t>
      </w:r>
      <w:hyperlink r:id="rId29" w:anchor="Web_Coverage_Service_OGC_WCS" w:history="1">
        <w:r>
          <w:rPr>
            <w:rStyle w:val="Hyperlink"/>
          </w:rPr>
          <w:t>OGC Web Coverage Service</w:t>
        </w:r>
      </w:hyperlink>
      <w:r>
        <w:rPr>
          <w:rStyle w:val="Hyperlink"/>
        </w:rPr>
        <w:t xml:space="preserve">, </w:t>
      </w:r>
      <w:r>
        <w:t>formally defined in</w:t>
      </w:r>
      <w:r w:rsidR="00DF0D8F">
        <w:t xml:space="preserve"> </w:t>
      </w:r>
      <w:r w:rsidR="006C0C78">
        <w:t xml:space="preserve">ISO </w:t>
      </w:r>
      <w:r w:rsidR="0070486A">
        <w:t>19128 S</w:t>
      </w:r>
      <w:r w:rsidR="006C0C78" w:rsidRPr="006C0C78">
        <w:t>chema for coverage geometry and functions</w:t>
      </w:r>
      <w:r w:rsidR="006C0C78">
        <w:t xml:space="preserve"> </w:t>
      </w:r>
      <w:r w:rsidR="00E441E5">
        <w:fldChar w:fldCharType="begin"/>
      </w:r>
      <w:r w:rsidR="00E441E5">
        <w:instrText xml:space="preserve"> ADDIN EN.CITE &lt;EndNote&gt;&lt;Cite ExcludeAuth="1"&gt;&lt;Author&gt;ISO&lt;/Author&gt;&lt;Year&gt;2005&lt;/Year&gt;&lt;RecNum&gt;838&lt;/RecNum&gt;&lt;Prefix&gt;ISO 19123:&lt;/Prefix&gt;&lt;DisplayText&gt;(ISO 19123:2005)&lt;/DisplayText&gt;&lt;record&gt;&lt;rec-number&gt;838&lt;/rec-number&gt;&lt;foreign-keys&gt;&lt;key app="EN" db-id="rrxt52zwuvxvewefez4vrwzk9v20evxzz2zf"&gt;838&lt;/key&gt;&lt;/foreign-keys&gt;&lt;ref-type name="Standard"&gt;58&lt;/ref-type&gt;&lt;contributors&gt;&lt;authors&gt;&lt;author&gt;ISO&lt;/author&gt;&lt;/authors&gt;&lt;/contributors&gt;&lt;titles&gt;&lt;title&gt;ISO 19123:2005 Geographic information - Schema for coverage geometry and functions&lt;/title&gt;&lt;alt-title&gt;AS/NZS ISO 19110&lt;/alt-title&gt;&lt;/titles&gt;&lt;dates&gt;&lt;year&gt;2005&lt;/year&gt;&lt;/dates&gt;&lt;publisher&gt;International Organization for Standardization (ISO)&lt;/publisher&gt;&lt;urls&gt;&lt;related-urls&gt;&lt;url&gt;http://www.saiglobal.com/online/Script/OpenDoc.asp?name=AS%2FNZS+ISO+19110%3A2006&amp;amp;path=http%3A%2F%2Fwww.saiglobal.com%2FPDFTemp%2Fosu-2009-12-07%2F5626590444%2F19110-2006.pdf\&lt;/url&gt;&lt;/related-urls&gt;&lt;/urls&gt;&lt;/record&gt;&lt;/Cite&gt;&lt;/EndNote&gt;</w:instrText>
      </w:r>
      <w:r w:rsidR="00E441E5">
        <w:fldChar w:fldCharType="separate"/>
      </w:r>
      <w:r w:rsidR="00E441E5">
        <w:rPr>
          <w:noProof/>
        </w:rPr>
        <w:t>(</w:t>
      </w:r>
      <w:hyperlink w:anchor="_ENREF_15" w:tooltip="ISO, 2005 #838" w:history="1">
        <w:r w:rsidR="00801555">
          <w:rPr>
            <w:noProof/>
          </w:rPr>
          <w:t>ISO 19123:2005</w:t>
        </w:r>
      </w:hyperlink>
      <w:r w:rsidR="00E441E5">
        <w:rPr>
          <w:noProof/>
        </w:rPr>
        <w:t>)</w:t>
      </w:r>
      <w:r w:rsidR="00E441E5">
        <w:fldChar w:fldCharType="end"/>
      </w:r>
      <w:r w:rsidR="00E441E5">
        <w:t>,</w:t>
      </w:r>
      <w:r w:rsidR="00F8627F">
        <w:t xml:space="preserve"> </w:t>
      </w:r>
      <w:r>
        <w:t xml:space="preserve">is the primary interface for coverage data. </w:t>
      </w:r>
    </w:p>
    <w:p w14:paraId="4143CBFE" w14:textId="2016441F" w:rsidR="00E66217" w:rsidRDefault="00DA424C" w:rsidP="009023CD">
      <w:pPr>
        <w:jc w:val="both"/>
      </w:pPr>
      <w:r>
        <w:t xml:space="preserve">To date, no </w:t>
      </w:r>
      <w:commentRangeStart w:id="514"/>
      <w:r w:rsidR="00E66217">
        <w:t xml:space="preserve">FSDF Thematic Product Models </w:t>
      </w:r>
      <w:r>
        <w:t xml:space="preserve">have been developed for coverage </w:t>
      </w:r>
      <w:r w:rsidR="00E66217">
        <w:t>data</w:t>
      </w:r>
      <w:r>
        <w:t xml:space="preserve"> products. </w:t>
      </w:r>
      <w:commentRangeEnd w:id="514"/>
      <w:r w:rsidR="00E66217">
        <w:rPr>
          <w:rStyle w:val="CommentReference"/>
        </w:rPr>
        <w:commentReference w:id="514"/>
      </w:r>
      <w:r w:rsidR="0068125C">
        <w:t xml:space="preserve"> </w:t>
      </w:r>
    </w:p>
    <w:p w14:paraId="60F5A4B1" w14:textId="77777777" w:rsidR="00E66217" w:rsidRDefault="00E66217" w:rsidP="00E66217">
      <w:pPr>
        <w:pStyle w:val="Heading4"/>
      </w:pPr>
      <w:r>
        <w:t>Maps</w:t>
      </w:r>
    </w:p>
    <w:p w14:paraId="4ABBF6D6" w14:textId="77777777" w:rsidR="00E66217" w:rsidRDefault="00E66217" w:rsidP="009023CD">
      <w:pPr>
        <w:jc w:val="both"/>
      </w:pPr>
      <w:r>
        <w:t xml:space="preserve">A map as used in OGC refers to a portrayal of a number of (usually related) features and coverages in a single artefact. Maps are often encoded as images (e.g. GIF, JPEG, PNG) although vector portrayals are also in the same category (e.g. KML, PDF). Maps convey information to humans using colour and symbolization, and are generally not re-usable for other purposes. </w:t>
      </w:r>
    </w:p>
    <w:p w14:paraId="27F95619" w14:textId="2543C39D" w:rsidR="00E66217" w:rsidRDefault="00E66217" w:rsidP="009023CD">
      <w:pPr>
        <w:jc w:val="both"/>
      </w:pPr>
      <w:r>
        <w:t xml:space="preserve">Coverages are distinguished from maps in that the values </w:t>
      </w:r>
      <w:del w:id="515" w:author="Simons, Bruce (L&amp;W, Highett)" w:date="2015-04-07T14:07:00Z">
        <w:r w:rsidDel="00583958">
          <w:delText xml:space="preserve">are </w:delText>
        </w:r>
      </w:del>
      <w:ins w:id="516" w:author="Simons, Bruce (L&amp;W, Highett)" w:date="2015-04-07T14:07:00Z">
        <w:r w:rsidR="00583958">
          <w:t xml:space="preserve">of the </w:t>
        </w:r>
      </w:ins>
      <w:r>
        <w:t xml:space="preserve">data in a coverage are on a meaningful scale, while in a map they are colours and shapes. </w:t>
      </w:r>
    </w:p>
    <w:p w14:paraId="2368B535" w14:textId="7B1D18D2" w:rsidR="00E66217" w:rsidRDefault="00E66217" w:rsidP="009023CD">
      <w:pPr>
        <w:jc w:val="both"/>
      </w:pPr>
      <w:r>
        <w:t xml:space="preserve">The </w:t>
      </w:r>
      <w:hyperlink r:id="rId30" w:anchor="Web_Map_Service" w:history="1">
        <w:r>
          <w:rPr>
            <w:rStyle w:val="Hyperlink"/>
          </w:rPr>
          <w:t>OGC Web Map Service</w:t>
        </w:r>
      </w:hyperlink>
      <w:r>
        <w:rPr>
          <w:rStyle w:val="Hyperlink"/>
        </w:rPr>
        <w:t>,</w:t>
      </w:r>
      <w:r>
        <w:t xml:space="preserve"> formally defined in</w:t>
      </w:r>
      <w:r w:rsidR="00E441E5">
        <w:t xml:space="preserve"> </w:t>
      </w:r>
      <w:r w:rsidR="0070486A">
        <w:t xml:space="preserve">ISO 19128 Web map server interface </w:t>
      </w:r>
      <w:r w:rsidR="00145140">
        <w:fldChar w:fldCharType="begin"/>
      </w:r>
      <w:r w:rsidR="00145140">
        <w:instrText xml:space="preserve"> ADDIN EN.CITE &lt;EndNote&gt;&lt;Cite ExcludeAuth="1"&gt;&lt;Author&gt;ISO&lt;/Author&gt;&lt;Year&gt;2005&lt;/Year&gt;&lt;RecNum&gt;839&lt;/RecNum&gt;&lt;Prefix&gt;ISO 19128:&lt;/Prefix&gt;&lt;DisplayText&gt;(ISO 19128:2005)&lt;/DisplayText&gt;&lt;record&gt;&lt;rec-number&gt;839&lt;/rec-number&gt;&lt;foreign-keys&gt;&lt;key app="EN" db-id="rrxt52zwuvxvewefez4vrwzk9v20evxzz2zf"&gt;839&lt;/key&gt;&lt;/foreign-keys&gt;&lt;ref-type name="Standard"&gt;58&lt;/ref-type&gt;&lt;contributors&gt;&lt;authors&gt;&lt;author&gt;ISO&lt;/author&gt;&lt;/authors&gt;&lt;/contributors&gt;&lt;titles&gt;&lt;title&gt;ISO 19128:2005 Geographic information - Web map server interface&lt;/title&gt;&lt;alt-title&gt;AS/NZS ISO 19110&lt;/alt-title&gt;&lt;/titles&gt;&lt;dates&gt;&lt;year&gt;2005&lt;/year&gt;&lt;/dates&gt;&lt;publisher&gt;International Organization for Standardization (ISO)&lt;/publisher&gt;&lt;urls&gt;&lt;related-urls&gt;&lt;url&gt;http://www.saiglobal.com/online/Script/OpenDoc.asp?name=AS%2FNZS+ISO+19110%3A2006&amp;amp;path=http%3A%2F%2Fwww.saiglobal.com%2FPDFTemp%2Fosu-2009-12-07%2F5626590444%2F19110-2006.pdf\&lt;/url&gt;&lt;/related-urls&gt;&lt;/urls&gt;&lt;/record&gt;&lt;/Cite&gt;&lt;/EndNote&gt;</w:instrText>
      </w:r>
      <w:r w:rsidR="00145140">
        <w:fldChar w:fldCharType="separate"/>
      </w:r>
      <w:r w:rsidR="00145140">
        <w:rPr>
          <w:noProof/>
        </w:rPr>
        <w:t>(</w:t>
      </w:r>
      <w:hyperlink w:anchor="_ENREF_16" w:tooltip="ISO, 2005 #839" w:history="1">
        <w:r w:rsidR="00801555">
          <w:rPr>
            <w:noProof/>
          </w:rPr>
          <w:t>ISO 19128:2005</w:t>
        </w:r>
      </w:hyperlink>
      <w:r w:rsidR="00145140">
        <w:rPr>
          <w:noProof/>
        </w:rPr>
        <w:t>)</w:t>
      </w:r>
      <w:r w:rsidR="00145140">
        <w:fldChar w:fldCharType="end"/>
      </w:r>
      <w:r>
        <w:t>, is the primary interface for maps.</w:t>
      </w:r>
    </w:p>
    <w:p w14:paraId="02FC679B" w14:textId="341E6DE8" w:rsidR="00E66217" w:rsidRDefault="00FF15E8" w:rsidP="009023CD">
      <w:pPr>
        <w:jc w:val="both"/>
      </w:pPr>
      <w:r>
        <w:t xml:space="preserve">To date, no </w:t>
      </w:r>
      <w:r w:rsidR="00E66217">
        <w:t xml:space="preserve">FSDF Thematic Product Models </w:t>
      </w:r>
      <w:r>
        <w:t xml:space="preserve">have been developed </w:t>
      </w:r>
      <w:r w:rsidR="001A3733">
        <w:t xml:space="preserve">for web </w:t>
      </w:r>
      <w:r w:rsidR="00E66217">
        <w:t xml:space="preserve">map </w:t>
      </w:r>
      <w:r w:rsidR="001A3733">
        <w:t xml:space="preserve">products. However, </w:t>
      </w:r>
      <w:r w:rsidR="0068125C">
        <w:t>WMS is typically setup in parallel with WFS to provide a portrayal service that support</w:t>
      </w:r>
      <w:r w:rsidR="007C63C2">
        <w:t>s</w:t>
      </w:r>
      <w:r w:rsidR="0068125C">
        <w:t xml:space="preserve"> the </w:t>
      </w:r>
      <w:r w:rsidR="007C63C2">
        <w:t xml:space="preserve">WFS </w:t>
      </w:r>
      <w:r w:rsidR="0068125C">
        <w:t>data access service.</w:t>
      </w:r>
      <w:r w:rsidR="00F8627F">
        <w:t xml:space="preserve"> </w:t>
      </w:r>
    </w:p>
    <w:p w14:paraId="281F6560" w14:textId="77777777" w:rsidR="00E66217" w:rsidRDefault="00E66217" w:rsidP="00E66217">
      <w:pPr>
        <w:pStyle w:val="Heading4"/>
      </w:pPr>
      <w:r>
        <w:t xml:space="preserve">Metadata Records </w:t>
      </w:r>
    </w:p>
    <w:p w14:paraId="5780D2F7" w14:textId="2011E8DB" w:rsidR="00E66217" w:rsidRDefault="00E66217" w:rsidP="009023CD">
      <w:pPr>
        <w:jc w:val="both"/>
      </w:pPr>
      <w:r>
        <w:t xml:space="preserve">Documents that describe datasets and services, but do not contain the actual data, are known as metadata. Such a document typically includes information related to discovery, access, and maintenance. Standards for the content and sometimes also encoding of metadata documents include </w:t>
      </w:r>
      <w:hyperlink r:id="rId31" w:tgtFrame="_top" w:history="1">
        <w:r>
          <w:rPr>
            <w:rStyle w:val="Hyperlink"/>
          </w:rPr>
          <w:t>Dublin Core</w:t>
        </w:r>
      </w:hyperlink>
      <w:r>
        <w:t xml:space="preserve">, </w:t>
      </w:r>
      <w:hyperlink r:id="rId32" w:tgtFrame="_top" w:history="1">
        <w:r>
          <w:rPr>
            <w:rStyle w:val="Hyperlink"/>
          </w:rPr>
          <w:t>FGDC</w:t>
        </w:r>
      </w:hyperlink>
      <w:r>
        <w:t xml:space="preserve">, </w:t>
      </w:r>
      <w:hyperlink r:id="rId33" w:tgtFrame="_top" w:history="1">
        <w:r>
          <w:rPr>
            <w:rStyle w:val="Hyperlink"/>
          </w:rPr>
          <w:t>ANZLIC</w:t>
        </w:r>
      </w:hyperlink>
      <w:r>
        <w:t xml:space="preserve">, </w:t>
      </w:r>
      <w:r w:rsidR="007C15C4">
        <w:t xml:space="preserve">and ISO 19115 </w:t>
      </w:r>
      <w:r w:rsidR="007C15C4">
        <w:fldChar w:fldCharType="begin"/>
      </w:r>
      <w:r w:rsidR="007C15C4">
        <w:instrText xml:space="preserve"> ADDIN EN.CITE &lt;EndNote&gt;&lt;Cite ExcludeAuth="1"&gt;&lt;Author&gt;ISO&lt;/Author&gt;&lt;Year&gt;2003&lt;/Year&gt;&lt;RecNum&gt;434&lt;/RecNum&gt;&lt;Prefix&gt;ISO 19115:&lt;/Prefix&gt;&lt;DisplayText&gt;(ISO 19115:2003)&lt;/DisplayText&gt;&lt;record&gt;&lt;rec-number&gt;434&lt;/rec-number&gt;&lt;foreign-keys&gt;&lt;key app="EN" db-id="rrxt52zwuvxvewefez4vrwzk9v20evxzz2zf"&gt;434&lt;/key&gt;&lt;/foreign-keys&gt;&lt;ref-type name="Standard"&gt;58&lt;/ref-type&gt;&lt;contributors&gt;&lt;authors&gt;&lt;author&gt;ISO&lt;/author&gt;&lt;/authors&gt;&lt;/contributors&gt;&lt;titles&gt;&lt;title&gt;ISO 19115:2003 Geographic information — Metadata&lt;/title&gt;&lt;/titles&gt;&lt;dates&gt;&lt;year&gt;2003&lt;/year&gt;&lt;/dates&gt;&lt;publisher&gt;International Organization for Standardization (ISO)&lt;/publisher&gt;&lt;urls&gt;&lt;/urls&gt;&lt;/record&gt;&lt;/Cite&gt;&lt;/EndNote&gt;</w:instrText>
      </w:r>
      <w:r w:rsidR="007C15C4">
        <w:fldChar w:fldCharType="separate"/>
      </w:r>
      <w:r w:rsidR="007C15C4">
        <w:rPr>
          <w:noProof/>
        </w:rPr>
        <w:t>(</w:t>
      </w:r>
      <w:hyperlink w:anchor="_ENREF_9" w:tooltip="ISO, 2003 #434" w:history="1">
        <w:r w:rsidR="00801555">
          <w:rPr>
            <w:noProof/>
          </w:rPr>
          <w:t>ISO 19115:2003</w:t>
        </w:r>
      </w:hyperlink>
      <w:r w:rsidR="007C15C4">
        <w:rPr>
          <w:noProof/>
        </w:rPr>
        <w:t>)</w:t>
      </w:r>
      <w:r w:rsidR="007C15C4">
        <w:fldChar w:fldCharType="end"/>
      </w:r>
      <w:r w:rsidR="003F3540">
        <w:t xml:space="preserve"> </w:t>
      </w:r>
      <w:r>
        <w:t xml:space="preserve">and </w:t>
      </w:r>
      <w:r w:rsidR="007C15C4">
        <w:t xml:space="preserve">ISO 19119 </w:t>
      </w:r>
      <w:r w:rsidR="007C15C4">
        <w:fldChar w:fldCharType="begin"/>
      </w:r>
      <w:r w:rsidR="0070486A">
        <w:instrText xml:space="preserve"> ADDIN EN.CITE &lt;EndNote&gt;&lt;Cite ExcludeAuth="1"&gt;&lt;Author&gt;ISO&lt;/Author&gt;&lt;Year&gt;2005&lt;/Year&gt;&lt;RecNum&gt;837&lt;/RecNum&gt;&lt;Prefix&gt;ISO 19119:&lt;/Prefix&gt;&lt;DisplayText&gt;(ISO 19119:2005)&lt;/DisplayText&gt;&lt;record&gt;&lt;rec-number&gt;837&lt;/rec-number&gt;&lt;foreign-keys&gt;&lt;key app="EN" db-id="rrxt52zwuvxvewefez4vrwzk9v20evxzz2zf"&gt;837&lt;/key&gt;&lt;/foreign-keys&gt;&lt;ref-type name="Standard"&gt;58&lt;/ref-type&gt;&lt;contributors&gt;&lt;authors&gt;&lt;author&gt;ISO&lt;/author&gt;&lt;/authors&gt;&lt;/contributors&gt;&lt;titles&gt;&lt;title&gt;ISO 19119:2005 Geographic information - Services&lt;/title&gt;&lt;/titles&gt;&lt;dates&gt;&lt;year&gt;2005&lt;/year&gt;&lt;/dates&gt;&lt;publisher&gt;International Organization for Standardization (ISO)&lt;/publisher&gt;&lt;urls&gt;&lt;/urls&gt;&lt;/record&gt;&lt;/Cite&gt;&lt;/EndNote&gt;</w:instrText>
      </w:r>
      <w:r w:rsidR="007C15C4">
        <w:fldChar w:fldCharType="separate"/>
      </w:r>
      <w:r w:rsidR="0070486A">
        <w:rPr>
          <w:noProof/>
        </w:rPr>
        <w:t>(</w:t>
      </w:r>
      <w:hyperlink w:anchor="_ENREF_14" w:tooltip="ISO, 2005 #837" w:history="1">
        <w:r w:rsidR="00801555">
          <w:rPr>
            <w:noProof/>
          </w:rPr>
          <w:t>ISO 19119:2005</w:t>
        </w:r>
      </w:hyperlink>
      <w:r w:rsidR="0070486A">
        <w:rPr>
          <w:noProof/>
        </w:rPr>
        <w:t>)</w:t>
      </w:r>
      <w:r w:rsidR="007C15C4">
        <w:fldChar w:fldCharType="end"/>
      </w:r>
      <w:r>
        <w:t xml:space="preserve">. These documents are typically provided through an indexed catalogue interface. </w:t>
      </w:r>
    </w:p>
    <w:p w14:paraId="042A3C54" w14:textId="77777777" w:rsidR="00E66217" w:rsidRDefault="00E66217" w:rsidP="009023CD">
      <w:pPr>
        <w:jc w:val="both"/>
      </w:pPr>
      <w:r>
        <w:t xml:space="preserve">The </w:t>
      </w:r>
      <w:hyperlink r:id="rId34" w:anchor="Catalogue_Service_OGC_CSW" w:history="1">
        <w:r>
          <w:rPr>
            <w:rStyle w:val="Hyperlink"/>
          </w:rPr>
          <w:t>OGC Catalogue Service</w:t>
        </w:r>
      </w:hyperlink>
      <w:r>
        <w:t xml:space="preserve"> is the primary interface for metadata records. </w:t>
      </w:r>
    </w:p>
    <w:p w14:paraId="334EC31C" w14:textId="1F5291C8" w:rsidR="007C63C2" w:rsidRDefault="007C63C2" w:rsidP="007C63C2">
      <w:pPr>
        <w:jc w:val="both"/>
      </w:pPr>
      <w:r>
        <w:lastRenderedPageBreak/>
        <w:t>The FSDF Thematic Product Models do not specify any particular metadata requirements. However the common conceptual model does provide a placeholder for feature level metadata. In addition</w:t>
      </w:r>
      <w:ins w:id="517" w:author="Simons, Bruce (L&amp;W, Highett)" w:date="2015-04-07T14:07:00Z">
        <w:r w:rsidR="00583958">
          <w:t>,</w:t>
        </w:r>
      </w:ins>
      <w:r>
        <w:t xml:space="preserve"> the common model provides some explicit mechanisms to handle versioning of data sets</w:t>
      </w:r>
      <w:ins w:id="518" w:author="Simons, Bruce (L&amp;W, Highett)" w:date="2015-04-07T14:08:00Z">
        <w:r w:rsidR="00583958">
          <w:t>,</w:t>
        </w:r>
      </w:ins>
      <w:r>
        <w:t xml:space="preserve"> a critical aspect of metadata for products that have versions that change over time.</w:t>
      </w:r>
    </w:p>
    <w:p w14:paraId="772E0BE6" w14:textId="33C07F25" w:rsidR="00B9575B" w:rsidRDefault="00706CF9" w:rsidP="00706CF9">
      <w:pPr>
        <w:pStyle w:val="Heading2"/>
      </w:pPr>
      <w:bookmarkStart w:id="519" w:name="_Ref415497788"/>
      <w:bookmarkStart w:id="520" w:name="_Toc415562751"/>
      <w:r>
        <w:t>The FSDF model suite</w:t>
      </w:r>
      <w:bookmarkEnd w:id="519"/>
      <w:bookmarkEnd w:id="520"/>
      <w:r>
        <w:t xml:space="preserve"> </w:t>
      </w:r>
    </w:p>
    <w:p w14:paraId="306A9E76" w14:textId="65B55DED" w:rsidR="007D203F" w:rsidRDefault="00B9575B" w:rsidP="0040383A">
      <w:pPr>
        <w:pStyle w:val="Heading3"/>
      </w:pPr>
      <w:r>
        <w:t>Model types</w:t>
      </w:r>
    </w:p>
    <w:p w14:paraId="49E26A0E" w14:textId="0ABC01DF" w:rsidR="00B9575B" w:rsidRDefault="00D92B5A" w:rsidP="009023CD">
      <w:pPr>
        <w:spacing w:before="100" w:beforeAutospacing="1" w:after="100" w:afterAutospacing="1"/>
        <w:jc w:val="both"/>
      </w:pPr>
      <w:del w:id="521" w:author="Simons, Bruce (L&amp;W, Highett)" w:date="2015-04-07T14:09:00Z">
        <w:r w:rsidDel="00583958">
          <w:delText xml:space="preserve">Before describing the FSDF model suite, a brief description of key model types is provided. </w:delText>
        </w:r>
      </w:del>
      <w:r w:rsidR="00B9575B">
        <w:t xml:space="preserve">Traditionally there are considered </w:t>
      </w:r>
      <w:r w:rsidR="00E75290">
        <w:t xml:space="preserve">to be </w:t>
      </w:r>
      <w:r w:rsidR="00B9575B">
        <w:t>two main levels of model abstraction</w:t>
      </w:r>
      <w:ins w:id="522" w:author="Simons, Bruce (L&amp;W, Highett)" w:date="2015-04-07T14:08:00Z">
        <w:r w:rsidR="00583958">
          <w:t>, or model types</w:t>
        </w:r>
      </w:ins>
      <w:r w:rsidR="00B9575B">
        <w:t>:</w:t>
      </w:r>
    </w:p>
    <w:p w14:paraId="0E0B7EBE" w14:textId="3F51E6B0" w:rsidR="00B9575B" w:rsidRDefault="00B9575B" w:rsidP="00790B92">
      <w:pPr>
        <w:numPr>
          <w:ilvl w:val="0"/>
          <w:numId w:val="41"/>
        </w:numPr>
        <w:spacing w:before="100" w:beforeAutospacing="1" w:after="100" w:afterAutospacing="1"/>
        <w:jc w:val="both"/>
      </w:pPr>
      <w:r>
        <w:t>Platform Independent Models (PIM) are models that describe key concepts and relationships in a technology neutral way. These are not intended to be imp</w:t>
      </w:r>
      <w:r w:rsidR="009A24A5">
        <w:t>lemented in information systems; and</w:t>
      </w:r>
    </w:p>
    <w:p w14:paraId="6A0A08D3" w14:textId="60A533CD" w:rsidR="00B9575B" w:rsidRDefault="00B9575B" w:rsidP="00790B92">
      <w:pPr>
        <w:numPr>
          <w:ilvl w:val="0"/>
          <w:numId w:val="41"/>
        </w:numPr>
        <w:spacing w:before="100" w:beforeAutospacing="1" w:after="100" w:afterAutospacing="1"/>
        <w:jc w:val="both"/>
      </w:pPr>
      <w:r>
        <w:t>Platform Specific Models (PSM) - models that describe concepts and relationships in a technology specific way. These are reverse engineered from database schemas and can be used to (forward engineer or) generate database schema.</w:t>
      </w:r>
    </w:p>
    <w:p w14:paraId="1E0183A3" w14:textId="0F70BDCE" w:rsidR="00B9575B" w:rsidRDefault="009A24A5" w:rsidP="009A24A5">
      <w:pPr>
        <w:pStyle w:val="Caption"/>
        <w:jc w:val="center"/>
      </w:pPr>
      <w:bookmarkStart w:id="523" w:name="_Toc410402497"/>
      <w:r>
        <w:rPr>
          <w:noProof/>
        </w:rPr>
        <w:drawing>
          <wp:inline distT="0" distB="0" distL="0" distR="0" wp14:anchorId="732E365D" wp14:editId="7973A474">
            <wp:extent cx="4644525" cy="1478942"/>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jargon.JPG"/>
                    <pic:cNvPicPr/>
                  </pic:nvPicPr>
                  <pic:blipFill>
                    <a:blip r:embed="rId35">
                      <a:extLst>
                        <a:ext uri="{28A0092B-C50C-407E-A947-70E740481C1C}">
                          <a14:useLocalDpi xmlns:a14="http://schemas.microsoft.com/office/drawing/2010/main" val="0"/>
                        </a:ext>
                      </a:extLst>
                    </a:blip>
                    <a:stretch>
                      <a:fillRect/>
                    </a:stretch>
                  </pic:blipFill>
                  <pic:spPr>
                    <a:xfrm>
                      <a:off x="0" y="0"/>
                      <a:ext cx="4700649" cy="1496813"/>
                    </a:xfrm>
                    <a:prstGeom prst="rect">
                      <a:avLst/>
                    </a:prstGeom>
                  </pic:spPr>
                </pic:pic>
              </a:graphicData>
            </a:graphic>
          </wp:inline>
        </w:drawing>
      </w:r>
    </w:p>
    <w:p w14:paraId="3B23B6CB" w14:textId="15BB0C69" w:rsidR="00B9575B" w:rsidRDefault="00B9575B" w:rsidP="009A24A5">
      <w:pPr>
        <w:pStyle w:val="Caption"/>
        <w:jc w:val="center"/>
      </w:pPr>
      <w:bookmarkStart w:id="524" w:name="_Toc415753077"/>
      <w:r>
        <w:t xml:space="preserve">Figure </w:t>
      </w:r>
      <w:r w:rsidR="002C1A41">
        <w:fldChar w:fldCharType="begin"/>
      </w:r>
      <w:r w:rsidR="002C1A41">
        <w:instrText xml:space="preserve"> SEQ Figure \* ARABIC </w:instrText>
      </w:r>
      <w:r w:rsidR="002C1A41">
        <w:fldChar w:fldCharType="separate"/>
      </w:r>
      <w:r w:rsidR="007D147F">
        <w:rPr>
          <w:noProof/>
        </w:rPr>
        <w:t>8</w:t>
      </w:r>
      <w:r w:rsidR="002C1A41">
        <w:rPr>
          <w:noProof/>
        </w:rPr>
        <w:fldChar w:fldCharType="end"/>
      </w:r>
      <w:r>
        <w:t xml:space="preserve"> Modelling levels of abstraction and types of models</w:t>
      </w:r>
      <w:bookmarkEnd w:id="523"/>
      <w:r w:rsidR="0047143D">
        <w:t>.</w:t>
      </w:r>
      <w:bookmarkEnd w:id="524"/>
    </w:p>
    <w:p w14:paraId="7B6E9092" w14:textId="53E37BD2" w:rsidR="008A5617" w:rsidRDefault="00B9575B" w:rsidP="009023CD">
      <w:pPr>
        <w:spacing w:before="100" w:beforeAutospacing="1" w:after="100" w:afterAutospacing="1"/>
        <w:jc w:val="both"/>
      </w:pPr>
      <w:r>
        <w:t>In practice</w:t>
      </w:r>
      <w:r w:rsidR="00606358">
        <w:t>,</w:t>
      </w:r>
      <w:r>
        <w:t xml:space="preserve"> the boundaries between the PIM and PSM are blurred, and it is perhaps more useful to consider a continuum between purely abstract models and concrete implementations (Figure 6). Abstract, concept-only information models are platform independent, whereas database implementations, or Physical Models, are platform specific. However, domain specific information models, or Logical Models, that specify concept properties and relationships, cardinalities and property data types (such as integer, string etc.) are less abstract, but may remain platform independent. Similarly, a specific implementation of a Logical Model, such as a GML specification is more platform specific, but still to some extent platform independent.</w:t>
      </w:r>
    </w:p>
    <w:p w14:paraId="7A3F7D28" w14:textId="4BA96171" w:rsidR="00B9575B" w:rsidRDefault="0028119E" w:rsidP="0040383A">
      <w:pPr>
        <w:pStyle w:val="Heading3"/>
      </w:pPr>
      <w:bookmarkStart w:id="525" w:name="_Ref415497151"/>
      <w:commentRangeStart w:id="526"/>
      <w:r>
        <w:t>Common</w:t>
      </w:r>
      <w:r w:rsidR="0046008D">
        <w:t xml:space="preserve"> and Thematic </w:t>
      </w:r>
      <w:r w:rsidR="00B9575B">
        <w:t>Conceptual Models</w:t>
      </w:r>
      <w:commentRangeEnd w:id="526"/>
      <w:r w:rsidR="007C63C2">
        <w:rPr>
          <w:rStyle w:val="CommentReference"/>
          <w:rFonts w:eastAsia="Calibri"/>
          <w:b w:val="0"/>
          <w:bCs w:val="0"/>
          <w:caps w:val="0"/>
          <w:color w:val="000000"/>
        </w:rPr>
        <w:commentReference w:id="526"/>
      </w:r>
      <w:bookmarkEnd w:id="525"/>
    </w:p>
    <w:p w14:paraId="70B1579F" w14:textId="1270CECC" w:rsidR="00B9575B" w:rsidRDefault="00B9575B" w:rsidP="009023CD">
      <w:pPr>
        <w:spacing w:before="100" w:beforeAutospacing="1" w:after="0"/>
        <w:jc w:val="both"/>
      </w:pPr>
      <w:r w:rsidRPr="009E55F8">
        <w:t>The</w:t>
      </w:r>
      <w:ins w:id="527" w:author="Simons, Bruce (L&amp;W, Highett)" w:date="2015-04-07T14:10:00Z">
        <w:r w:rsidR="006E2E54">
          <w:t xml:space="preserve"> FSDF</w:t>
        </w:r>
      </w:ins>
      <w:r w:rsidRPr="009E55F8">
        <w:t xml:space="preserve"> </w:t>
      </w:r>
      <w:r w:rsidR="0028119E">
        <w:t xml:space="preserve">Common </w:t>
      </w:r>
      <w:r w:rsidRPr="009E55F8">
        <w:t>Conceptual Model</w:t>
      </w:r>
      <w:r w:rsidRPr="00871DC5">
        <w:t xml:space="preserve"> </w:t>
      </w:r>
      <w:r>
        <w:t xml:space="preserve">defines concepts </w:t>
      </w:r>
      <w:r w:rsidR="0046008D">
        <w:t xml:space="preserve">and relationships together with </w:t>
      </w:r>
      <w:r>
        <w:t xml:space="preserve">patterns that are common across all the </w:t>
      </w:r>
      <w:r w:rsidR="006A615E">
        <w:t>d</w:t>
      </w:r>
      <w:r>
        <w:t xml:space="preserve">omains of interest </w:t>
      </w:r>
      <w:r w:rsidR="008A5617">
        <w:t xml:space="preserve">i.e. the </w:t>
      </w:r>
      <w:r>
        <w:t xml:space="preserve">FSDF </w:t>
      </w:r>
      <w:r w:rsidR="008A5617">
        <w:t>Themes</w:t>
      </w:r>
      <w:r>
        <w:t xml:space="preserve">. It enables coherence across the </w:t>
      </w:r>
      <w:r w:rsidR="008A5617">
        <w:t>d</w:t>
      </w:r>
      <w:r>
        <w:t>omains and may include:</w:t>
      </w:r>
    </w:p>
    <w:p w14:paraId="3ED5DD11" w14:textId="3CBE89F2" w:rsidR="00B9575B" w:rsidRDefault="00B9575B" w:rsidP="00790B92">
      <w:pPr>
        <w:pStyle w:val="ListParagraph"/>
        <w:numPr>
          <w:ilvl w:val="0"/>
          <w:numId w:val="46"/>
        </w:numPr>
        <w:ind w:right="170"/>
      </w:pPr>
      <w:r>
        <w:t>the definition of the spatial and temporal representations of and between spatial objects;</w:t>
      </w:r>
    </w:p>
    <w:p w14:paraId="2D8EA68D" w14:textId="74BEEC6A" w:rsidR="00B9575B" w:rsidRDefault="00B9575B" w:rsidP="00790B92">
      <w:pPr>
        <w:pStyle w:val="ListParagraph"/>
        <w:numPr>
          <w:ilvl w:val="0"/>
          <w:numId w:val="46"/>
        </w:numPr>
        <w:ind w:right="170"/>
      </w:pPr>
      <w:r>
        <w:t>reference to common spatial and temporal reference systems as well as multilingual thesauri;</w:t>
      </w:r>
    </w:p>
    <w:p w14:paraId="54982CBD" w14:textId="71976F60" w:rsidR="00B9575B" w:rsidRDefault="00B9575B" w:rsidP="00790B92">
      <w:pPr>
        <w:pStyle w:val="ListParagraph"/>
        <w:numPr>
          <w:ilvl w:val="0"/>
          <w:numId w:val="46"/>
        </w:numPr>
        <w:ind w:right="170"/>
      </w:pPr>
      <w:r>
        <w:t>the patterns for unique object identifiers;</w:t>
      </w:r>
      <w:r w:rsidR="008A5617">
        <w:t xml:space="preserve"> and </w:t>
      </w:r>
    </w:p>
    <w:p w14:paraId="6CF92D5E" w14:textId="5998BB65" w:rsidR="00B9575B" w:rsidRDefault="00B9575B" w:rsidP="00790B92">
      <w:pPr>
        <w:pStyle w:val="ListParagraph"/>
        <w:numPr>
          <w:ilvl w:val="0"/>
          <w:numId w:val="46"/>
        </w:numPr>
        <w:ind w:right="170"/>
      </w:pPr>
      <w:r>
        <w:t>any cross-domain constraints.</w:t>
      </w:r>
    </w:p>
    <w:p w14:paraId="0FBCBC58" w14:textId="3EE437D4" w:rsidR="00B9575B" w:rsidRDefault="00EA2629" w:rsidP="009023CD">
      <w:pPr>
        <w:spacing w:before="120"/>
        <w:ind w:right="170"/>
        <w:jc w:val="both"/>
      </w:pPr>
      <w:r>
        <w:t>FSDF T</w:t>
      </w:r>
      <w:r w:rsidR="0046008D">
        <w:t xml:space="preserve">hematic </w:t>
      </w:r>
      <w:r>
        <w:t>C</w:t>
      </w:r>
      <w:r w:rsidR="0046008D">
        <w:t xml:space="preserve">onceptual </w:t>
      </w:r>
      <w:r>
        <w:t>M</w:t>
      </w:r>
      <w:r w:rsidR="0046008D">
        <w:t xml:space="preserve">odels </w:t>
      </w:r>
      <w:r>
        <w:t>(TCM) define the concepts, relationships and patterns agreed by a domain</w:t>
      </w:r>
      <w:r w:rsidR="00F8627F">
        <w:t xml:space="preserve"> </w:t>
      </w:r>
      <w:r w:rsidR="007C63C2">
        <w:t xml:space="preserve">i.e. an </w:t>
      </w:r>
      <w:r>
        <w:t xml:space="preserve">FSDF Theme. </w:t>
      </w:r>
    </w:p>
    <w:p w14:paraId="7C473DBC" w14:textId="77777777" w:rsidR="007C63C2" w:rsidRDefault="007C63C2" w:rsidP="009023CD">
      <w:pPr>
        <w:spacing w:before="120"/>
        <w:ind w:right="170"/>
        <w:jc w:val="both"/>
      </w:pPr>
    </w:p>
    <w:p w14:paraId="4426F813" w14:textId="77777777" w:rsidR="00B9575B" w:rsidRDefault="00B9575B" w:rsidP="009A24A5">
      <w:pPr>
        <w:ind w:right="170"/>
        <w:jc w:val="center"/>
      </w:pPr>
      <w:r>
        <w:rPr>
          <w:noProof/>
        </w:rPr>
        <w:lastRenderedPageBreak/>
        <w:drawing>
          <wp:inline distT="0" distB="0" distL="0" distR="0" wp14:anchorId="196357F6" wp14:editId="133234B0">
            <wp:extent cx="5731510" cy="25120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DF Core Conceptual Model.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2607C0A1" w14:textId="0D6C4772" w:rsidR="00B9575B" w:rsidRDefault="00B9575B" w:rsidP="009A24A5">
      <w:pPr>
        <w:pStyle w:val="Caption"/>
        <w:jc w:val="center"/>
      </w:pPr>
      <w:bookmarkStart w:id="528" w:name="_Ref415495597"/>
      <w:bookmarkStart w:id="529" w:name="_Ref415495591"/>
      <w:bookmarkStart w:id="530" w:name="_Toc415753078"/>
      <w:r>
        <w:t xml:space="preserve">Figure </w:t>
      </w:r>
      <w:r w:rsidR="002C1A41">
        <w:fldChar w:fldCharType="begin"/>
      </w:r>
      <w:r w:rsidR="002C1A41">
        <w:instrText xml:space="preserve"> SEQ Figure \* ARABIC </w:instrText>
      </w:r>
      <w:r w:rsidR="002C1A41">
        <w:fldChar w:fldCharType="separate"/>
      </w:r>
      <w:r w:rsidR="007D147F">
        <w:rPr>
          <w:noProof/>
        </w:rPr>
        <w:t>9</w:t>
      </w:r>
      <w:r w:rsidR="002C1A41">
        <w:rPr>
          <w:noProof/>
        </w:rPr>
        <w:fldChar w:fldCharType="end"/>
      </w:r>
      <w:bookmarkEnd w:id="528"/>
      <w:r>
        <w:t xml:space="preserve"> FSDF </w:t>
      </w:r>
      <w:r w:rsidR="00962F3D">
        <w:t xml:space="preserve">Common </w:t>
      </w:r>
      <w:r>
        <w:t>Conceptual Model</w:t>
      </w:r>
      <w:bookmarkEnd w:id="529"/>
      <w:bookmarkEnd w:id="530"/>
    </w:p>
    <w:p w14:paraId="12759E28" w14:textId="5D255F9E" w:rsidR="00B9575B" w:rsidRDefault="00371F95" w:rsidP="009023CD">
      <w:pPr>
        <w:spacing w:before="100" w:beforeAutospacing="1" w:after="100" w:afterAutospacing="1"/>
        <w:jc w:val="both"/>
      </w:pPr>
      <w:r>
        <w:t>T</w:t>
      </w:r>
      <w:r w:rsidR="00B9575B" w:rsidRPr="00871DC5">
        <w:t xml:space="preserve">hematic </w:t>
      </w:r>
      <w:r w:rsidR="00AD4C79">
        <w:t>c</w:t>
      </w:r>
      <w:r w:rsidR="00B9575B" w:rsidRPr="00871DC5">
        <w:t xml:space="preserve">onceptual </w:t>
      </w:r>
      <w:r w:rsidR="00AD4C79">
        <w:t>m</w:t>
      </w:r>
      <w:r w:rsidR="00B9575B" w:rsidRPr="00871DC5">
        <w:t>odel</w:t>
      </w:r>
      <w:r>
        <w:t>s</w:t>
      </w:r>
      <w:r w:rsidR="00B9575B" w:rsidRPr="00871DC5">
        <w:t xml:space="preserve"> describe the </w:t>
      </w:r>
      <w:r w:rsidR="00AD4C79">
        <w:t>d</w:t>
      </w:r>
      <w:r w:rsidR="00B9575B" w:rsidRPr="00871DC5">
        <w:t>omain from an information system perspective</w:t>
      </w:r>
      <w:r w:rsidR="00B9575B">
        <w:t xml:space="preserve">; that is, the concepts and relationships in the </w:t>
      </w:r>
      <w:del w:id="531" w:author="Simons, Bruce (L&amp;W, Highett)" w:date="2015-04-07T14:12:00Z">
        <w:r w:rsidR="00B9575B" w:rsidDel="006E2E54">
          <w:delText xml:space="preserve">domain </w:delText>
        </w:r>
        <w:r w:rsidR="007C63C2" w:rsidDel="006E2E54">
          <w:delText xml:space="preserve">(i.e. </w:delText>
        </w:r>
      </w:del>
      <w:r w:rsidR="007C63C2">
        <w:t>FSDF Theme</w:t>
      </w:r>
      <w:del w:id="532" w:author="Simons, Bruce (L&amp;W, Highett)" w:date="2015-04-07T14:12:00Z">
        <w:r w:rsidR="007C63C2" w:rsidDel="006E2E54">
          <w:delText>)</w:delText>
        </w:r>
      </w:del>
      <w:r w:rsidR="007C63C2">
        <w:t xml:space="preserve"> </w:t>
      </w:r>
      <w:r w:rsidR="00B9575B">
        <w:t xml:space="preserve">that are to be represented in </w:t>
      </w:r>
      <w:r w:rsidR="007C63C2">
        <w:t xml:space="preserve">a </w:t>
      </w:r>
      <w:r w:rsidR="00B9575B">
        <w:t>suite of information products</w:t>
      </w:r>
      <w:r w:rsidR="00B9575B" w:rsidRPr="00871DC5">
        <w:t>. This provides a</w:t>
      </w:r>
      <w:r w:rsidR="006A615E">
        <w:t xml:space="preserve"> </w:t>
      </w:r>
      <w:r w:rsidR="00B9575B" w:rsidRPr="00871DC5">
        <w:t xml:space="preserve">conceptual </w:t>
      </w:r>
      <w:r w:rsidR="00B9575B">
        <w:t xml:space="preserve">model for the suite of features and properties required to meet the </w:t>
      </w:r>
      <w:r w:rsidR="0050733A">
        <w:t>t</w:t>
      </w:r>
      <w:r w:rsidR="00B9575B">
        <w:t>heme (</w:t>
      </w:r>
      <w:r w:rsidR="0050733A">
        <w:t>d</w:t>
      </w:r>
      <w:r w:rsidR="00B9575B">
        <w:t>omain) use cases.</w:t>
      </w:r>
      <w:r w:rsidR="006A615E">
        <w:t xml:space="preserve"> </w:t>
      </w:r>
      <w:r w:rsidR="00B9575B">
        <w:t xml:space="preserve">This is necessary to ensure that the suite of products within the theme </w:t>
      </w:r>
      <w:r w:rsidR="006A615E">
        <w:t xml:space="preserve">can be articulated </w:t>
      </w:r>
      <w:r w:rsidR="00B9575B">
        <w:t>together.</w:t>
      </w:r>
    </w:p>
    <w:p w14:paraId="33A8195A" w14:textId="1DDC7D5D" w:rsidR="007C63C2" w:rsidRDefault="007C63C2" w:rsidP="007C63C2">
      <w:pPr>
        <w:spacing w:before="120"/>
        <w:ind w:right="170"/>
        <w:jc w:val="both"/>
      </w:pPr>
      <w:r>
        <w:t>There is likely to be considerable variation in the content that different communities agree to capture in their conceptual model. For example</w:t>
      </w:r>
      <w:ins w:id="533" w:author="Simons, Bruce (L&amp;W, Highett)" w:date="2015-04-07T14:13:00Z">
        <w:r w:rsidR="006E2E54">
          <w:t>,</w:t>
        </w:r>
      </w:ins>
      <w:r>
        <w:t xml:space="preserve"> with the GeoSciML community</w:t>
      </w:r>
      <w:ins w:id="534" w:author="Simons, Bruce (L&amp;W, Highett)" w:date="2015-04-07T14:13:00Z">
        <w:r w:rsidR="006E2E54">
          <w:rPr>
            <w:rStyle w:val="FootnoteReference"/>
          </w:rPr>
          <w:footnoteReference w:id="29"/>
        </w:r>
      </w:ins>
      <w:r>
        <w:t xml:space="preserve"> (which is analogous to an FSDF Theme), the UML conceptual model was purely abstract</w:t>
      </w:r>
      <w:ins w:id="536" w:author="Simons, Bruce (L&amp;W, Highett)" w:date="2015-04-07T14:14:00Z">
        <w:r w:rsidR="006E2E54">
          <w:rPr>
            <w:rStyle w:val="FootnoteReference"/>
          </w:rPr>
          <w:footnoteReference w:id="30"/>
        </w:r>
      </w:ins>
      <w:r>
        <w:t xml:space="preserve">, the UML logical model contained significant platform specific GML components and the physical model </w:t>
      </w:r>
      <w:del w:id="538" w:author="Simons, Bruce (L&amp;W, Highett)" w:date="2015-04-07T14:15:00Z">
        <w:r w:rsidDel="006E2E54">
          <w:delText xml:space="preserve">- </w:delText>
        </w:r>
      </w:del>
      <w:ins w:id="539" w:author="Simons, Bruce (L&amp;W, Highett)" w:date="2015-04-07T14:15:00Z">
        <w:r w:rsidR="006E2E54">
          <w:t xml:space="preserve">was </w:t>
        </w:r>
      </w:ins>
      <w:r>
        <w:t>the XML representation of the logical model. The Observati</w:t>
      </w:r>
      <w:r w:rsidR="00DF16B4">
        <w:t xml:space="preserve">ons and Measurements UML model </w:t>
      </w:r>
      <w:r w:rsidR="009C3721">
        <w:fldChar w:fldCharType="begin"/>
      </w:r>
      <w:r w:rsidR="00DF16B4">
        <w:instrText xml:space="preserve"> ADDIN EN.CITE &lt;EndNote&gt;&lt;Cite ExcludeAuth="1"&gt;&lt;Author&gt;ISO&lt;/Author&gt;&lt;Year&gt;2011&lt;/Year&gt;&lt;RecNum&gt;805&lt;/RecNum&gt;&lt;Prefix&gt;ISO 19156:&lt;/Prefix&gt;&lt;DisplayText&gt;(ISO 19156:2011)&lt;/DisplayText&gt;&lt;record&gt;&lt;rec-number&gt;805&lt;/rec-number&gt;&lt;foreign-keys&gt;&lt;key app="EN" db-id="rrxt52zwuvxvewefez4vrwzk9v20evxzz2zf"&gt;805&lt;/key&gt;&lt;/foreign-keys&gt;&lt;ref-type name="Standard"&gt;58&lt;/ref-type&gt;&lt;contributors&gt;&lt;authors&gt;&lt;author&gt;ISO&lt;/author&gt;&lt;/authors&gt;&lt;/contributors&gt;&lt;titles&gt;&lt;title&gt;ISO 19156:2011 Geographic information: observations and measurements&lt;/title&gt;&lt;/titles&gt;&lt;dates&gt;&lt;year&gt;2011&lt;/year&gt;&lt;/dates&gt;&lt;pub-location&gt;Geneva, Switzerland&lt;/pub-location&gt;&lt;publisher&gt;International Organization for Standardization (ISO)&lt;/publisher&gt;&lt;urls&gt;&lt;/urls&gt;&lt;/record&gt;&lt;/Cite&gt;&lt;/EndNote&gt;</w:instrText>
      </w:r>
      <w:r w:rsidR="009C3721">
        <w:fldChar w:fldCharType="separate"/>
      </w:r>
      <w:r w:rsidR="00DF16B4">
        <w:rPr>
          <w:noProof/>
        </w:rPr>
        <w:t>(</w:t>
      </w:r>
      <w:hyperlink w:anchor="_ENREF_20" w:tooltip="ISO, 2011 #805" w:history="1">
        <w:r w:rsidR="00801555">
          <w:rPr>
            <w:noProof/>
          </w:rPr>
          <w:t>ISO 19156:2011</w:t>
        </w:r>
      </w:hyperlink>
      <w:r w:rsidR="00DF16B4">
        <w:rPr>
          <w:noProof/>
        </w:rPr>
        <w:t>)</w:t>
      </w:r>
      <w:r w:rsidR="009C3721">
        <w:fldChar w:fldCharType="end"/>
      </w:r>
      <w:r>
        <w:t xml:space="preserve"> is an example of a cross domain conceptual model with a degree of abstraction removed, </w:t>
      </w:r>
      <w:r w:rsidR="00DF16B4">
        <w:t xml:space="preserve">and </w:t>
      </w:r>
      <w:r>
        <w:t xml:space="preserve">OMXML </w:t>
      </w:r>
      <w:r w:rsidR="00DF16B4">
        <w:t xml:space="preserve">as </w:t>
      </w:r>
      <w:r>
        <w:t xml:space="preserve">the physical model. </w:t>
      </w:r>
    </w:p>
    <w:p w14:paraId="334DF030" w14:textId="72E582D2" w:rsidR="007C63C2" w:rsidRDefault="007C63C2" w:rsidP="002E4224">
      <w:pPr>
        <w:spacing w:before="100" w:beforeAutospacing="1" w:after="100" w:afterAutospacing="1"/>
        <w:jc w:val="both"/>
      </w:pPr>
      <w:r>
        <w:t xml:space="preserve">At present FSDF thematic conceptual models have not been formally documented in the UML, but instead incorporated into the design constraints of the thematic logical models. Efforts have focused on defining initial Thematic Logical Models, with the Common Conceptual Model simply documenting abstract concepts and their relationships including cardinalities as shown in </w:t>
      </w:r>
      <w:commentRangeStart w:id="540"/>
      <w:r>
        <w:fldChar w:fldCharType="begin"/>
      </w:r>
      <w:r>
        <w:instrText xml:space="preserve"> REF _Ref415495597 \h </w:instrText>
      </w:r>
      <w:r>
        <w:fldChar w:fldCharType="separate"/>
      </w:r>
      <w:r>
        <w:t xml:space="preserve">Figure </w:t>
      </w:r>
      <w:r>
        <w:rPr>
          <w:noProof/>
        </w:rPr>
        <w:t>8</w:t>
      </w:r>
      <w:r>
        <w:fldChar w:fldCharType="end"/>
      </w:r>
      <w:r>
        <w:t>.</w:t>
      </w:r>
      <w:commentRangeEnd w:id="540"/>
      <w:r w:rsidR="006E2E54">
        <w:rPr>
          <w:rStyle w:val="CommentReference"/>
        </w:rPr>
        <w:commentReference w:id="540"/>
      </w:r>
    </w:p>
    <w:p w14:paraId="701455EF" w14:textId="77777777" w:rsidR="00B9575B" w:rsidRDefault="00B9575B" w:rsidP="002E4224">
      <w:pPr>
        <w:pStyle w:val="Heading3"/>
      </w:pPr>
      <w:r>
        <w:t>Thematic Logical Model</w:t>
      </w:r>
      <w:r w:rsidR="006A615E">
        <w:t>s</w:t>
      </w:r>
    </w:p>
    <w:p w14:paraId="5731B300" w14:textId="584B9CC5" w:rsidR="00B9575B" w:rsidRPr="00122A71" w:rsidRDefault="00B9575B" w:rsidP="009023CD">
      <w:pPr>
        <w:spacing w:before="100" w:beforeAutospacing="1" w:after="100" w:afterAutospacing="1"/>
        <w:jc w:val="both"/>
      </w:pPr>
      <w:r w:rsidRPr="00122A71">
        <w:t xml:space="preserve">The </w:t>
      </w:r>
      <w:r w:rsidR="005C79E2">
        <w:t xml:space="preserve">FSDF </w:t>
      </w:r>
      <w:r w:rsidR="00966BBC">
        <w:t>t</w:t>
      </w:r>
      <w:r w:rsidRPr="00122A71">
        <w:t xml:space="preserve">hematic </w:t>
      </w:r>
      <w:r w:rsidR="00966BBC">
        <w:t>l</w:t>
      </w:r>
      <w:r w:rsidRPr="00122A71">
        <w:t xml:space="preserve">ogical </w:t>
      </w:r>
      <w:r w:rsidR="00966BBC">
        <w:t>m</w:t>
      </w:r>
      <w:r w:rsidRPr="00122A71">
        <w:t>odel</w:t>
      </w:r>
      <w:r w:rsidR="006A615E">
        <w:t>s</w:t>
      </w:r>
      <w:r w:rsidRPr="00122A71">
        <w:t xml:space="preserve"> describe </w:t>
      </w:r>
      <w:r>
        <w:t xml:space="preserve">the concepts, </w:t>
      </w:r>
      <w:r w:rsidR="00966BBC">
        <w:t xml:space="preserve">their relationships, </w:t>
      </w:r>
      <w:r>
        <w:t xml:space="preserve">properties, and </w:t>
      </w:r>
      <w:r w:rsidR="00966BBC">
        <w:t xml:space="preserve">the </w:t>
      </w:r>
      <w:r>
        <w:t xml:space="preserve">data types required to meet the domain specific use cases and ensure </w:t>
      </w:r>
      <w:r w:rsidRPr="00122A71">
        <w:t>the information products are related and remain coherent</w:t>
      </w:r>
      <w:r>
        <w:t>. The thematic logical</w:t>
      </w:r>
      <w:r w:rsidRPr="00122A71">
        <w:t xml:space="preserve"> model</w:t>
      </w:r>
      <w:r w:rsidR="00966BBC">
        <w:t>s</w:t>
      </w:r>
      <w:r w:rsidRPr="00122A71">
        <w:t xml:space="preserve"> </w:t>
      </w:r>
      <w:r>
        <w:t xml:space="preserve">show a detailed representation of some or all of a theme's data, independent of any particular data management technology. It </w:t>
      </w:r>
      <w:r w:rsidRPr="00122A71">
        <w:t xml:space="preserve">is the lowest common denominator that is able to encompass </w:t>
      </w:r>
      <w:r w:rsidR="0050733A">
        <w:t xml:space="preserve">the </w:t>
      </w:r>
      <w:r w:rsidRPr="00122A71">
        <w:t>stakeholder</w:t>
      </w:r>
      <w:r w:rsidR="0050733A">
        <w:t>’s</w:t>
      </w:r>
      <w:r w:rsidRPr="00122A71">
        <w:t xml:space="preserve"> </w:t>
      </w:r>
      <w:r w:rsidR="00966BBC" w:rsidRPr="00122A71">
        <w:t xml:space="preserve">existing </w:t>
      </w:r>
      <w:r>
        <w:t xml:space="preserve">physical </w:t>
      </w:r>
      <w:r w:rsidRPr="00122A71">
        <w:t>models.</w:t>
      </w:r>
      <w:r>
        <w:t xml:space="preserve"> </w:t>
      </w:r>
      <w:r w:rsidRPr="00122A71">
        <w:t xml:space="preserve">It is developed </w:t>
      </w:r>
      <w:r>
        <w:t>by comparing</w:t>
      </w:r>
      <w:r w:rsidRPr="00122A71">
        <w:t xml:space="preserve"> </w:t>
      </w:r>
      <w:r w:rsidR="006A615E">
        <w:t xml:space="preserve">the </w:t>
      </w:r>
      <w:r w:rsidRPr="00122A71">
        <w:t xml:space="preserve">existing implementation </w:t>
      </w:r>
      <w:r>
        <w:t xml:space="preserve">(physical) </w:t>
      </w:r>
      <w:r w:rsidRPr="00122A71">
        <w:t xml:space="preserve">models and </w:t>
      </w:r>
      <w:r w:rsidR="00966BBC">
        <w:t xml:space="preserve">is </w:t>
      </w:r>
      <w:r w:rsidRPr="00122A71">
        <w:t xml:space="preserve">then tested against the </w:t>
      </w:r>
      <w:r w:rsidR="00966BBC">
        <w:t>t</w:t>
      </w:r>
      <w:r>
        <w:t xml:space="preserve">hematic </w:t>
      </w:r>
      <w:r w:rsidR="00966BBC">
        <w:t>c</w:t>
      </w:r>
      <w:r>
        <w:t xml:space="preserve">onceptual </w:t>
      </w:r>
      <w:r w:rsidR="00966BBC">
        <w:t>m</w:t>
      </w:r>
      <w:r w:rsidRPr="00122A71">
        <w:t>odel to ensure it</w:t>
      </w:r>
      <w:r w:rsidR="0002081C">
        <w:t xml:space="preserve"> complies with the </w:t>
      </w:r>
      <w:r w:rsidR="006A615E">
        <w:t xml:space="preserve">concepts </w:t>
      </w:r>
      <w:r w:rsidR="00966BBC">
        <w:t>expressed in this model.</w:t>
      </w:r>
    </w:p>
    <w:p w14:paraId="28ACE689" w14:textId="398C3DE2" w:rsidR="00B9575B" w:rsidRDefault="0002081C" w:rsidP="009023CD">
      <w:pPr>
        <w:spacing w:before="100" w:beforeAutospacing="1" w:after="100" w:afterAutospacing="1"/>
        <w:jc w:val="both"/>
      </w:pPr>
      <w:r>
        <w:t>A</w:t>
      </w:r>
      <w:r w:rsidR="00B9575B">
        <w:t xml:space="preserve"> </w:t>
      </w:r>
      <w:r>
        <w:t>t</w:t>
      </w:r>
      <w:r w:rsidR="00B9575B">
        <w:t xml:space="preserve">hematic </w:t>
      </w:r>
      <w:r>
        <w:t>l</w:t>
      </w:r>
      <w:r w:rsidR="00B9575B">
        <w:t xml:space="preserve">ogical </w:t>
      </w:r>
      <w:r>
        <w:t>m</w:t>
      </w:r>
      <w:r w:rsidR="00B9575B">
        <w:t xml:space="preserve">odel for an application domain </w:t>
      </w:r>
      <w:r>
        <w:t>can be formalised in an application schema using the Unified Modeling Language (UML)</w:t>
      </w:r>
      <w:r w:rsidR="00007DC1">
        <w:t xml:space="preserve"> </w:t>
      </w:r>
      <w:r w:rsidR="00104980">
        <w:fldChar w:fldCharType="begin"/>
      </w:r>
      <w:r w:rsidR="00104980">
        <w:instrText xml:space="preserve"> ADDIN EN.CITE &lt;EndNote&gt;&lt;Cite ExcludeAuth="1"&gt;&lt;Author&gt;ISO&lt;/Author&gt;&lt;Year&gt;2005&lt;/Year&gt;&lt;RecNum&gt;835&lt;/RecNum&gt;&lt;Prefix&gt;ISO 19109:&lt;/Prefix&gt;&lt;DisplayText&gt;(ISO 19109:2005)&lt;/DisplayText&gt;&lt;record&gt;&lt;rec-number&gt;835&lt;/rec-number&gt;&lt;foreign-keys&gt;&lt;key app="EN" db-id="rrxt52zwuvxvewefez4vrwzk9v20evxzz2zf"&gt;835&lt;/key&gt;&lt;/foreign-keys&gt;&lt;ref-type name="Standard"&gt;58&lt;/ref-type&gt;&lt;contributors&gt;&lt;authors&gt;&lt;author&gt;ISO&lt;/author&gt;&lt;/authors&gt;&lt;/contributors&gt;&lt;titles&gt;&lt;title&gt;ISO 19109:2005 Geographic information - Rules for application schema&lt;/title&gt;&lt;/titles&gt;&lt;dates&gt;&lt;year&gt;2005&lt;/year&gt;&lt;/dates&gt;&lt;publisher&gt;AS/NZS&lt;/publisher&gt;&lt;urls&gt;&lt;/urls&gt;&lt;/record&gt;&lt;/Cite&gt;&lt;/EndNote&gt;</w:instrText>
      </w:r>
      <w:r w:rsidR="00104980">
        <w:fldChar w:fldCharType="separate"/>
      </w:r>
      <w:r w:rsidR="00104980">
        <w:rPr>
          <w:noProof/>
        </w:rPr>
        <w:t>(</w:t>
      </w:r>
      <w:hyperlink w:anchor="_ENREF_12" w:tooltip="ISO, 2005 #835" w:history="1">
        <w:r w:rsidR="00801555">
          <w:rPr>
            <w:noProof/>
          </w:rPr>
          <w:t>ISO 19109:2005</w:t>
        </w:r>
      </w:hyperlink>
      <w:r w:rsidR="00104980">
        <w:rPr>
          <w:noProof/>
        </w:rPr>
        <w:t>)</w:t>
      </w:r>
      <w:r w:rsidR="00104980">
        <w:fldChar w:fldCharType="end"/>
      </w:r>
      <w:r w:rsidR="00B9575B">
        <w:t>. A general methodology for the development of an application schema is provided in ISO</w:t>
      </w:r>
      <w:r w:rsidR="00104980">
        <w:t xml:space="preserve"> </w:t>
      </w:r>
      <w:r w:rsidR="00B9575B">
        <w:t xml:space="preserve">19109. A key premise is that communication and primary </w:t>
      </w:r>
      <w:r w:rsidR="00B9575B">
        <w:lastRenderedPageBreak/>
        <w:t>interoperability concerns centre on a community that shares a model or view of their world, and that the design of an application schema should be scoped to an information community.</w:t>
      </w:r>
    </w:p>
    <w:p w14:paraId="67644202" w14:textId="00648F1E" w:rsidR="007023BE" w:rsidRDefault="00B9575B" w:rsidP="009023CD">
      <w:pPr>
        <w:spacing w:before="100" w:beforeAutospacing="1" w:after="100" w:afterAutospacing="1"/>
        <w:jc w:val="both"/>
      </w:pPr>
      <w:r>
        <w:t>The core of an application schema is a catalogue of feature-types</w:t>
      </w:r>
      <w:r w:rsidR="00007DC1">
        <w:t xml:space="preserve"> </w:t>
      </w:r>
      <w:r w:rsidR="00E441E5">
        <w:fldChar w:fldCharType="begin"/>
      </w:r>
      <w:r w:rsidR="00104980">
        <w:instrText xml:space="preserve"> ADDIN EN.CITE &lt;EndNote&gt;&lt;Cite ExcludeAuth="1"&gt;&lt;Author&gt;ISO&lt;/Author&gt;&lt;Year&gt;2005&lt;/Year&gt;&lt;RecNum&gt;300&lt;/RecNum&gt;&lt;Prefix&gt;IS19110:&lt;/Prefix&gt;&lt;DisplayText&gt;(IS19110:2005)&lt;/DisplayText&gt;&lt;record&gt;&lt;rec-number&gt;300&lt;/rec-number&gt;&lt;foreign-keys&gt;&lt;key app="EN" db-id="rrxt52zwuvxvewefez4vrwzk9v20evxzz2zf"&gt;300&lt;/key&gt;&lt;/foreign-keys&gt;&lt;ref-type name="Standard"&gt;58&lt;/ref-type&gt;&lt;contributors&gt;&lt;authors&gt;&lt;author&gt;ISO&lt;/author&gt;&lt;/authors&gt;&lt;/contributors&gt;&lt;titles&gt;&lt;title&gt;ISO 19110:2005 Geographic information - Methodology for cataloguing&lt;/title&gt;&lt;alt-title&gt;AS/NZS ISO 19110&lt;/alt-title&gt;&lt;/titles&gt;&lt;dates&gt;&lt;year&gt;2005&lt;/year&gt;&lt;/dates&gt;&lt;publisher&gt;International Organization for Standardization (ISO)&lt;/publisher&gt;&lt;urls&gt;&lt;related-urls&gt;&lt;url&gt;http://www.saiglobal.com/online/Script/OpenDoc.asp?name=AS%2FNZS+ISO+19110%3A2006&amp;amp;path=http%3A%2F%2Fwww.saiglobal.com%2FPDFTemp%2Fosu-2009-12-07%2F5626590444%2F19110-2006.pdf\&lt;/url&gt;&lt;/related-urls&gt;&lt;/urls&gt;&lt;/record&gt;&lt;/Cite&gt;&lt;/EndNote&gt;</w:instrText>
      </w:r>
      <w:r w:rsidR="00E441E5">
        <w:fldChar w:fldCharType="separate"/>
      </w:r>
      <w:r w:rsidR="00104980">
        <w:rPr>
          <w:noProof/>
        </w:rPr>
        <w:t>(</w:t>
      </w:r>
      <w:hyperlink w:anchor="_ENREF_13" w:tooltip="ISO, 2005 #300" w:history="1">
        <w:r w:rsidR="00801555">
          <w:rPr>
            <w:noProof/>
          </w:rPr>
          <w:t>IS19110:2005</w:t>
        </w:r>
      </w:hyperlink>
      <w:r w:rsidR="00104980">
        <w:rPr>
          <w:noProof/>
        </w:rPr>
        <w:t>)</w:t>
      </w:r>
      <w:r w:rsidR="00E441E5">
        <w:fldChar w:fldCharType="end"/>
      </w:r>
      <w:r w:rsidR="00104980">
        <w:t>,</w:t>
      </w:r>
      <w:r>
        <w:t xml:space="preserve"> following the </w:t>
      </w:r>
      <w:hyperlink r:id="rId37" w:history="1">
        <w:r w:rsidR="003944F2" w:rsidRPr="005C79E2">
          <w:rPr>
            <w:rStyle w:val="Hyperlink"/>
          </w:rPr>
          <w:t>General Feature Model</w:t>
        </w:r>
      </w:hyperlink>
      <w:ins w:id="541" w:author="Simons, Bruce (L&amp;W, Highett)" w:date="2015-04-07T14:18:00Z">
        <w:r w:rsidR="006E2E54">
          <w:rPr>
            <w:rStyle w:val="FootnoteReference"/>
            <w:color w:val="00A9CE" w:themeColor="accent1"/>
          </w:rPr>
          <w:footnoteReference w:id="31"/>
        </w:r>
      </w:ins>
      <w:r>
        <w:t xml:space="preserve"> </w:t>
      </w:r>
      <w:r w:rsidR="003536D7">
        <w:fldChar w:fldCharType="begin"/>
      </w:r>
      <w:r w:rsidR="003536D7">
        <w:instrText xml:space="preserve"> ADDIN EN.CITE &lt;EndNote&gt;&lt;Cite ExcludeAuth="1"&gt;&lt;Author&gt;ISO&lt;/Author&gt;&lt;Year&gt;2014&lt;/Year&gt;&lt;RecNum&gt;836&lt;/RecNum&gt;&lt;Prefix&gt;ISO 19101-1:&lt;/Prefix&gt;&lt;DisplayText&gt;(ISO 19109:2005, ISO 19101-1:2014)&lt;/DisplayText&gt;&lt;record&gt;&lt;rec-number&gt;836&lt;/rec-number&gt;&lt;foreign-keys&gt;&lt;key app="EN" db-id="rrxt52zwuvxvewefez4vrwzk9v20evxzz2zf"&gt;836&lt;/key&gt;&lt;/foreign-keys&gt;&lt;ref-type name="Standard"&gt;58&lt;/ref-type&gt;&lt;contributors&gt;&lt;authors&gt;&lt;author&gt;ISO&lt;/author&gt;&lt;/authors&gt;&lt;/contributors&gt;&lt;titles&gt;&lt;title&gt;ISO 19101-1:2014 Geographic information - Reference model - Part1: Fundamentals&lt;/title&gt;&lt;/titles&gt;&lt;dates&gt;&lt;year&gt;2014&lt;/year&gt;&lt;/dates&gt;&lt;publisher&gt;International Organization for Standardization (ISO)&lt;/publisher&gt;&lt;urls&gt;&lt;/urls&gt;&lt;/record&gt;&lt;/Cite&gt;&lt;Cite ExcludeAuth="1"&gt;&lt;Author&gt;ISO&lt;/Author&gt;&lt;Year&gt;2005&lt;/Year&gt;&lt;RecNum&gt;835&lt;/RecNum&gt;&lt;Prefix&gt;ISO 19109:&lt;/Prefix&gt;&lt;record&gt;&lt;rec-number&gt;835&lt;/rec-number&gt;&lt;foreign-keys&gt;&lt;key app="EN" db-id="rrxt52zwuvxvewefez4vrwzk9v20evxzz2zf"&gt;835&lt;/key&gt;&lt;/foreign-keys&gt;&lt;ref-type name="Standard"&gt;58&lt;/ref-type&gt;&lt;contributors&gt;&lt;authors&gt;&lt;author&gt;ISO&lt;/author&gt;&lt;/authors&gt;&lt;/contributors&gt;&lt;titles&gt;&lt;title&gt;ISO 19109:2005 Geographic information - Rules for application schema&lt;/title&gt;&lt;/titles&gt;&lt;dates&gt;&lt;year&gt;2005&lt;/year&gt;&lt;/dates&gt;&lt;publisher&gt;AS/NZS&lt;/publisher&gt;&lt;urls&gt;&lt;/urls&gt;&lt;/record&gt;&lt;/Cite&gt;&lt;/EndNote&gt;</w:instrText>
      </w:r>
      <w:r w:rsidR="003536D7">
        <w:fldChar w:fldCharType="separate"/>
      </w:r>
      <w:r w:rsidR="003536D7">
        <w:rPr>
          <w:noProof/>
        </w:rPr>
        <w:t>(</w:t>
      </w:r>
      <w:hyperlink w:anchor="_ENREF_12" w:tooltip="ISO, 2005 #835" w:history="1">
        <w:r w:rsidR="00801555">
          <w:rPr>
            <w:noProof/>
          </w:rPr>
          <w:t>ISO 19109:2005</w:t>
        </w:r>
      </w:hyperlink>
      <w:r w:rsidR="003536D7">
        <w:rPr>
          <w:noProof/>
        </w:rPr>
        <w:t xml:space="preserve">, </w:t>
      </w:r>
      <w:hyperlink w:anchor="_ENREF_21" w:tooltip="ISO, 2014 #836" w:history="1">
        <w:r w:rsidR="00801555">
          <w:rPr>
            <w:noProof/>
          </w:rPr>
          <w:t>ISO 19101-1:2014</w:t>
        </w:r>
      </w:hyperlink>
      <w:r w:rsidR="003536D7">
        <w:rPr>
          <w:noProof/>
        </w:rPr>
        <w:t>)</w:t>
      </w:r>
      <w:r w:rsidR="003536D7">
        <w:fldChar w:fldCharType="end"/>
      </w:r>
      <w:r w:rsidR="003536D7">
        <w:t>.</w:t>
      </w:r>
      <w:r w:rsidR="00104980">
        <w:t xml:space="preserve"> </w:t>
      </w:r>
      <w:r>
        <w:t xml:space="preserve">The application schema is </w:t>
      </w:r>
      <w:commentRangeStart w:id="543"/>
      <w:r>
        <w:fldChar w:fldCharType="begin"/>
      </w:r>
      <w:r>
        <w:instrText xml:space="preserve"> HYPERLINK "https://www.seegrid.csiro.au/wiki/bin/view/AppSchemas/SchemaFormalization" </w:instrText>
      </w:r>
      <w:r>
        <w:fldChar w:fldCharType="separate"/>
      </w:r>
      <w:r>
        <w:rPr>
          <w:rStyle w:val="Hyperlink"/>
        </w:rPr>
        <w:t>formalized</w:t>
      </w:r>
      <w:r>
        <w:rPr>
          <w:rStyle w:val="Hyperlink"/>
        </w:rPr>
        <w:fldChar w:fldCharType="end"/>
      </w:r>
      <w:ins w:id="544" w:author="Simons, Bruce (L&amp;W, Highett)" w:date="2015-04-07T14:19:00Z">
        <w:r w:rsidR="006E2E54">
          <w:rPr>
            <w:rStyle w:val="FootnoteReference"/>
            <w:color w:val="00A9CE" w:themeColor="accent1"/>
          </w:rPr>
          <w:footnoteReference w:id="32"/>
        </w:r>
      </w:ins>
      <w:r>
        <w:t xml:space="preserve"> </w:t>
      </w:r>
      <w:commentRangeEnd w:id="543"/>
      <w:r>
        <w:rPr>
          <w:rStyle w:val="CommentReference"/>
        </w:rPr>
        <w:commentReference w:id="543"/>
      </w:r>
      <w:r>
        <w:t>using UML according to the profile described in ISO 19103:2005.</w:t>
      </w:r>
      <w:r w:rsidRPr="00875D8C">
        <w:t xml:space="preserve"> </w:t>
      </w:r>
      <w:r w:rsidRPr="00122A71">
        <w:t xml:space="preserve">The </w:t>
      </w:r>
      <w:r>
        <w:t>FSDF application schema</w:t>
      </w:r>
      <w:r w:rsidR="0002081C">
        <w:t>s</w:t>
      </w:r>
      <w:r>
        <w:t xml:space="preserve"> </w:t>
      </w:r>
      <w:r w:rsidRPr="00122A71">
        <w:t xml:space="preserve">use </w:t>
      </w:r>
      <w:r w:rsidR="0002081C">
        <w:t xml:space="preserve">UML </w:t>
      </w:r>
      <w:r w:rsidRPr="00122A71">
        <w:t xml:space="preserve">classes from the </w:t>
      </w:r>
      <w:r>
        <w:t xml:space="preserve">abstract </w:t>
      </w:r>
      <w:r w:rsidRPr="00122A71">
        <w:t xml:space="preserve">ISO 19100 </w:t>
      </w:r>
      <w:r w:rsidR="0002081C">
        <w:t>h</w:t>
      </w:r>
      <w:r w:rsidRPr="00122A71">
        <w:t xml:space="preserve">armonised </w:t>
      </w:r>
      <w:r w:rsidR="0002081C">
        <w:t>m</w:t>
      </w:r>
      <w:r w:rsidRPr="00122A71">
        <w:t>odel</w:t>
      </w:r>
      <w:r w:rsidR="003536D7">
        <w:t xml:space="preserve"> </w:t>
      </w:r>
      <w:r w:rsidR="00C25941">
        <w:fldChar w:fldCharType="begin">
          <w:fldData xml:space="preserve">PEVuZE5vdGU+PENpdGUgRXhjbHVkZUF1dGg9IjEiPjxBdXRob3I+SVNPPC9BdXRob3I+PFllYXI+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</w:fldData>
        </w:fldChar>
      </w:r>
      <w:r w:rsidR="00C25941">
        <w:instrText xml:space="preserve"> ADDIN EN.CITE </w:instrText>
      </w:r>
      <w:r w:rsidR="00C25941">
        <w:fldChar w:fldCharType="begin">
          <w:fldData xml:space="preserve">PEVuZE5vdGU+PENpdGUgRXhjbHVkZUF1dGg9IjEiPjxBdXRob3I+SVNPPC9BdXRob3I+PFllYXI+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</w:fldData>
        </w:fldChar>
      </w:r>
      <w:r w:rsidR="00C25941">
        <w:instrText xml:space="preserve"> ADDIN EN.CITE.DATA </w:instrText>
      </w:r>
      <w:r w:rsidR="00C25941">
        <w:fldChar w:fldCharType="end"/>
      </w:r>
      <w:r w:rsidR="00C25941">
        <w:fldChar w:fldCharType="separate"/>
      </w:r>
      <w:r w:rsidR="00C25941">
        <w:rPr>
          <w:noProof/>
        </w:rPr>
        <w:t>(</w:t>
      </w:r>
      <w:hyperlink w:anchor="_ENREF_6" w:tooltip="ISO, 1999 #516" w:history="1">
        <w:r w:rsidR="00801555">
          <w:rPr>
            <w:noProof/>
          </w:rPr>
          <w:t>ISO 19103:1999</w:t>
        </w:r>
      </w:hyperlink>
      <w:r w:rsidR="00C25941">
        <w:rPr>
          <w:noProof/>
        </w:rPr>
        <w:t xml:space="preserve">, </w:t>
      </w:r>
      <w:hyperlink w:anchor="_ENREF_7" w:tooltip="ISO, 2002 #840" w:history="1">
        <w:r w:rsidR="00801555">
          <w:rPr>
            <w:noProof/>
          </w:rPr>
          <w:t>ISO 19108:2002</w:t>
        </w:r>
      </w:hyperlink>
      <w:r w:rsidR="00C25941">
        <w:rPr>
          <w:noProof/>
        </w:rPr>
        <w:t xml:space="preserve">, </w:t>
      </w:r>
      <w:hyperlink w:anchor="_ENREF_12" w:tooltip="ISO, 2005 #835" w:history="1">
        <w:r w:rsidR="00801555">
          <w:rPr>
            <w:noProof/>
          </w:rPr>
          <w:t>ISO 19109:2005</w:t>
        </w:r>
      </w:hyperlink>
      <w:r w:rsidR="00C25941">
        <w:rPr>
          <w:noProof/>
        </w:rPr>
        <w:t xml:space="preserve">, </w:t>
      </w:r>
      <w:hyperlink w:anchor="_ENREF_20" w:tooltip="ISO, 2011 #805" w:history="1">
        <w:r w:rsidR="00801555">
          <w:rPr>
            <w:noProof/>
          </w:rPr>
          <w:t>ISO 19156:2011</w:t>
        </w:r>
      </w:hyperlink>
      <w:r w:rsidR="00C25941">
        <w:rPr>
          <w:noProof/>
        </w:rPr>
        <w:t>)</w:t>
      </w:r>
      <w:r w:rsidR="00C25941">
        <w:fldChar w:fldCharType="end"/>
      </w:r>
      <w:r w:rsidR="0002081C" w:rsidRPr="00122A71" w:rsidDel="0002081C">
        <w:t xml:space="preserve"> </w:t>
      </w:r>
      <w:r w:rsidRPr="00122A71">
        <w:t>for standard elements</w:t>
      </w:r>
      <w:r>
        <w:t>, such as</w:t>
      </w:r>
      <w:r w:rsidRPr="00122A71">
        <w:t xml:space="preserve"> geometry, tem</w:t>
      </w:r>
      <w:r>
        <w:t>poral, observations and samples</w:t>
      </w:r>
      <w:r w:rsidRPr="00122A71">
        <w:t>.</w:t>
      </w:r>
    </w:p>
    <w:p w14:paraId="17E04060" w14:textId="77777777" w:rsidR="00B9575B" w:rsidRPr="002E4224" w:rsidRDefault="00B9575B" w:rsidP="002E4224">
      <w:pPr>
        <w:pStyle w:val="Heading3"/>
      </w:pPr>
      <w:commentRangeStart w:id="546"/>
      <w:r w:rsidRPr="002E4224">
        <w:t xml:space="preserve">Physical (Product) </w:t>
      </w:r>
      <w:commentRangeStart w:id="547"/>
      <w:r w:rsidRPr="002E4224">
        <w:t>Model</w:t>
      </w:r>
      <w:r w:rsidR="0002081C" w:rsidRPr="002E4224">
        <w:t>s</w:t>
      </w:r>
      <w:commentRangeEnd w:id="546"/>
      <w:r w:rsidR="007023BE" w:rsidRPr="002E4224">
        <w:rPr>
          <w:rStyle w:val="CommentReference"/>
          <w:rFonts w:eastAsia="Calibri"/>
          <w:b w:val="0"/>
          <w:bCs w:val="0"/>
          <w:caps w:val="0"/>
          <w:color w:val="000000"/>
        </w:rPr>
        <w:commentReference w:id="546"/>
      </w:r>
      <w:commentRangeEnd w:id="547"/>
      <w:r w:rsidR="00BA2996">
        <w:rPr>
          <w:rStyle w:val="CommentReference"/>
          <w:rFonts w:eastAsia="Calibri"/>
          <w:b w:val="0"/>
          <w:bCs w:val="0"/>
          <w:caps w:val="0"/>
          <w:color w:val="000000"/>
        </w:rPr>
        <w:commentReference w:id="547"/>
      </w:r>
    </w:p>
    <w:p w14:paraId="11126736" w14:textId="5661BF4F" w:rsidR="00B9575B" w:rsidRDefault="00B9575B" w:rsidP="009023CD">
      <w:pPr>
        <w:spacing w:before="100" w:beforeAutospacing="1" w:after="100" w:afterAutospacing="1"/>
        <w:jc w:val="both"/>
      </w:pPr>
      <w:r>
        <w:t xml:space="preserve">The </w:t>
      </w:r>
      <w:r w:rsidR="005C79E2">
        <w:t xml:space="preserve">FSDF </w:t>
      </w:r>
      <w:r w:rsidR="0002081C">
        <w:t>p</w:t>
      </w:r>
      <w:r>
        <w:t xml:space="preserve">hysical </w:t>
      </w:r>
      <w:r w:rsidR="0002081C">
        <w:t>m</w:t>
      </w:r>
      <w:r>
        <w:t>odel</w:t>
      </w:r>
      <w:r w:rsidR="0002081C">
        <w:t>s</w:t>
      </w:r>
      <w:r>
        <w:t xml:space="preserve"> d</w:t>
      </w:r>
      <w:r w:rsidRPr="009D1459">
        <w:t>escribe product</w:t>
      </w:r>
      <w:r w:rsidR="002A154C">
        <w:t>s</w:t>
      </w:r>
      <w:r w:rsidRPr="009D1459">
        <w:t xml:space="preserve"> </w:t>
      </w:r>
      <w:r w:rsidR="002A154C">
        <w:t xml:space="preserve">defined in </w:t>
      </w:r>
      <w:r w:rsidRPr="009D1459">
        <w:t>one or more specific implementation platform(s)</w:t>
      </w:r>
      <w:r>
        <w:t xml:space="preserve">. </w:t>
      </w:r>
      <w:r w:rsidR="005C79E2">
        <w:t>In this context, ‘</w:t>
      </w:r>
      <w:r w:rsidR="00A72269">
        <w:t>platform</w:t>
      </w:r>
      <w:r w:rsidR="005C79E2">
        <w:t>’</w:t>
      </w:r>
      <w:r w:rsidR="00A72269">
        <w:t xml:space="preserve"> </w:t>
      </w:r>
      <w:r>
        <w:t xml:space="preserve">may </w:t>
      </w:r>
      <w:r w:rsidR="005C79E2">
        <w:t xml:space="preserve">refer to the underlying technology platform </w:t>
      </w:r>
      <w:r w:rsidR="007023BE">
        <w:t xml:space="preserve">used </w:t>
      </w:r>
      <w:r w:rsidR="005C79E2">
        <w:t xml:space="preserve">for: a data provider’s </w:t>
      </w:r>
      <w:r>
        <w:t>database</w:t>
      </w:r>
      <w:r w:rsidR="005C79E2">
        <w:t>;</w:t>
      </w:r>
      <w:r>
        <w:t xml:space="preserve"> </w:t>
      </w:r>
      <w:r w:rsidR="005C79E2">
        <w:t xml:space="preserve">a </w:t>
      </w:r>
      <w:r w:rsidRPr="00897A2B">
        <w:t xml:space="preserve">data </w:t>
      </w:r>
      <w:r w:rsidR="005C79E2">
        <w:t xml:space="preserve">product supplied by a data provider; or </w:t>
      </w:r>
      <w:r>
        <w:t>a</w:t>
      </w:r>
      <w:del w:id="548" w:author="Simons, Bruce (L&amp;W, Highett)" w:date="2015-04-07T14:20:00Z">
        <w:r w:rsidR="005C79E2" w:rsidDel="00BA2996">
          <w:delText>n</w:delText>
        </w:r>
      </w:del>
      <w:r>
        <w:t xml:space="preserve"> </w:t>
      </w:r>
      <w:r w:rsidR="005C79E2">
        <w:t>national foundation data product</w:t>
      </w:r>
      <w:r>
        <w:t xml:space="preserve">. The FSDF </w:t>
      </w:r>
      <w:r w:rsidR="002A154C">
        <w:t>t</w:t>
      </w:r>
      <w:r>
        <w:t xml:space="preserve">hematic </w:t>
      </w:r>
      <w:r w:rsidR="002A154C">
        <w:t>p</w:t>
      </w:r>
      <w:r>
        <w:t xml:space="preserve">roduct </w:t>
      </w:r>
      <w:r w:rsidR="002A154C">
        <w:t>m</w:t>
      </w:r>
      <w:r>
        <w:t>odels are speciali</w:t>
      </w:r>
      <w:r w:rsidR="002A154C">
        <w:t>s</w:t>
      </w:r>
      <w:r>
        <w:t xml:space="preserve">ations, or profiles, of the FSDF </w:t>
      </w:r>
      <w:r w:rsidR="002A154C">
        <w:t>t</w:t>
      </w:r>
      <w:r>
        <w:t xml:space="preserve">hematic </w:t>
      </w:r>
      <w:r w:rsidR="002A154C">
        <w:t>l</w:t>
      </w:r>
      <w:r>
        <w:t xml:space="preserve">ogical </w:t>
      </w:r>
      <w:r w:rsidR="002A154C">
        <w:t>m</w:t>
      </w:r>
      <w:r>
        <w:t xml:space="preserve">odels, in that they constrain the </w:t>
      </w:r>
      <w:r w:rsidR="002A154C">
        <w:t>features,</w:t>
      </w:r>
      <w:r w:rsidR="002A154C" w:rsidRPr="002A154C">
        <w:t xml:space="preserve"> </w:t>
      </w:r>
      <w:r w:rsidR="002A154C">
        <w:t xml:space="preserve">attributes and </w:t>
      </w:r>
      <w:r>
        <w:t xml:space="preserve">cardinalities, of the </w:t>
      </w:r>
      <w:del w:id="549" w:author="Simons, Bruce (L&amp;W, Highett)" w:date="2015-04-07T14:24:00Z">
        <w:r w:rsidDel="00BA2996">
          <w:delText xml:space="preserve">logical </w:delText>
        </w:r>
      </w:del>
      <w:r>
        <w:t xml:space="preserve">model to meet </w:t>
      </w:r>
      <w:r w:rsidR="002A154C">
        <w:t xml:space="preserve">one or more </w:t>
      </w:r>
      <w:r>
        <w:t>specific use cases.</w:t>
      </w:r>
    </w:p>
    <w:p w14:paraId="0A0E4F46" w14:textId="1910BF98" w:rsidR="00B9575B" w:rsidRDefault="00B9575B" w:rsidP="009023CD">
      <w:pPr>
        <w:spacing w:before="100" w:beforeAutospacing="1" w:after="100" w:afterAutospacing="1"/>
        <w:jc w:val="both"/>
      </w:pPr>
      <w:r>
        <w:t xml:space="preserve">The FSDF </w:t>
      </w:r>
      <w:r w:rsidR="002A154C">
        <w:t>t</w:t>
      </w:r>
      <w:r>
        <w:t xml:space="preserve">hematic </w:t>
      </w:r>
      <w:r w:rsidR="002A154C">
        <w:t>p</w:t>
      </w:r>
      <w:r>
        <w:t xml:space="preserve">roduct </w:t>
      </w:r>
      <w:r w:rsidR="002A154C">
        <w:t>m</w:t>
      </w:r>
      <w:r>
        <w:t>odels are application schema</w:t>
      </w:r>
      <w:r w:rsidR="002A154C">
        <w:t>s</w:t>
      </w:r>
      <w:r>
        <w:t xml:space="preserve"> that are </w:t>
      </w:r>
      <w:hyperlink r:id="rId38" w:history="1">
        <w:r>
          <w:rPr>
            <w:rStyle w:val="Hyperlink"/>
          </w:rPr>
          <w:t>formali</w:t>
        </w:r>
        <w:r w:rsidR="00357F9A">
          <w:rPr>
            <w:rStyle w:val="Hyperlink"/>
          </w:rPr>
          <w:t>s</w:t>
        </w:r>
        <w:r>
          <w:rPr>
            <w:rStyle w:val="Hyperlink"/>
          </w:rPr>
          <w:t>ed</w:t>
        </w:r>
      </w:hyperlink>
      <w:r>
        <w:t xml:space="preserve">  in the Geography Mark-up Language (GML) following the rules described in ISO</w:t>
      </w:r>
      <w:r w:rsidR="00B9543E">
        <w:t xml:space="preserve"> </w:t>
      </w:r>
      <w:r>
        <w:t>19136</w:t>
      </w:r>
      <w:r w:rsidR="00B9543E">
        <w:t xml:space="preserve"> </w:t>
      </w:r>
      <w:r w:rsidR="001F7B96">
        <w:fldChar w:fldCharType="begin"/>
      </w:r>
      <w:r w:rsidR="001F7B96">
        <w:instrText xml:space="preserve"> ADDIN EN.CITE &lt;EndNote&gt;&lt;Cite ExcludeAuth="1"&gt;&lt;Author&gt;ISO&lt;/Author&gt;&lt;Year&gt;2007&lt;/Year&gt;&lt;RecNum&gt;223&lt;/RecNum&gt;&lt;Prefix&gt;ISO 19136:&lt;/Prefix&gt;&lt;DisplayText&gt;(ISO 19136:2007)&lt;/DisplayText&gt;&lt;record&gt;&lt;rec-number&gt;223&lt;/rec-number&gt;&lt;foreign-keys&gt;&lt;key app="EN" db-id="rrxt52zwuvxvewefez4vrwzk9v20evxzz2zf"&gt;223&lt;/key&gt;&lt;/foreign-keys&gt;&lt;ref-type name="Standard"&gt;58&lt;/ref-type&gt;&lt;contributors&gt;&lt;authors&gt;&lt;author&gt;ISO&lt;/author&gt;&lt;/authors&gt;&lt;/contributors&gt;&lt;titles&gt;&lt;title&gt;ISO 19136:2007 Geographic information - Geography Markup Language (GML)&lt;/title&gt;&lt;short-title&gt;ISO 19136:2007, Geographic information -- Geography Markup Language (GML)&lt;/short-title&gt;&lt;/titles&gt;&lt;dates&gt;&lt;year&gt;2007&lt;/year&gt;&lt;/dates&gt;&lt;publisher&gt;International Organization for Standardization (ISO)&lt;/publisher&gt;&lt;urls&gt;&lt;/urls&gt;&lt;/record&gt;&lt;/Cite&gt;&lt;/EndNote&gt;</w:instrText>
      </w:r>
      <w:r w:rsidR="001F7B96">
        <w:fldChar w:fldCharType="separate"/>
      </w:r>
      <w:r w:rsidR="001F7B96">
        <w:rPr>
          <w:noProof/>
        </w:rPr>
        <w:t>(</w:t>
      </w:r>
      <w:hyperlink w:anchor="_ENREF_17" w:tooltip="ISO, 2007 #223" w:history="1">
        <w:r w:rsidR="00801555">
          <w:rPr>
            <w:noProof/>
          </w:rPr>
          <w:t>ISO 19136:2007</w:t>
        </w:r>
      </w:hyperlink>
      <w:r w:rsidR="001F7B96">
        <w:rPr>
          <w:noProof/>
        </w:rPr>
        <w:t>)</w:t>
      </w:r>
      <w:r w:rsidR="001F7B96">
        <w:fldChar w:fldCharType="end"/>
      </w:r>
      <w:r>
        <w:t xml:space="preserve">. </w:t>
      </w:r>
      <w:r w:rsidR="002A154C">
        <w:t xml:space="preserve">The </w:t>
      </w:r>
      <w:r w:rsidR="00357F9A">
        <w:t>GML</w:t>
      </w:r>
      <w:r>
        <w:t xml:space="preserve"> </w:t>
      </w:r>
      <w:r w:rsidR="00357F9A">
        <w:t xml:space="preserve">consists of </w:t>
      </w:r>
      <w:r>
        <w:t xml:space="preserve">a set of encoding patterns and utility components to be used in the definition of an XML document format for feature types, </w:t>
      </w:r>
      <w:r w:rsidR="00357F9A">
        <w:t xml:space="preserve">acting as a consistent </w:t>
      </w:r>
      <w:r>
        <w:t xml:space="preserve">transfer </w:t>
      </w:r>
      <w:r w:rsidR="00357F9A">
        <w:t xml:space="preserve">format for </w:t>
      </w:r>
      <w:r w:rsidRPr="00CF68F8">
        <w:rPr>
          <w:rStyle w:val="Strong"/>
          <w:b w:val="0"/>
          <w:bCs w:val="0"/>
        </w:rPr>
        <w:t>data</w:t>
      </w:r>
      <w:r>
        <w:t xml:space="preserve"> in an application domain. Cartographic portrayal </w:t>
      </w:r>
      <w:r w:rsidR="0050733A">
        <w:t xml:space="preserve">would however </w:t>
      </w:r>
      <w:r>
        <w:t>require additional styling.</w:t>
      </w:r>
    </w:p>
    <w:p w14:paraId="493FB8FB" w14:textId="20712F62" w:rsidR="00B9575B" w:rsidRDefault="00CF68F8" w:rsidP="009023CD">
      <w:pPr>
        <w:jc w:val="both"/>
      </w:pPr>
      <w:r>
        <w:t xml:space="preserve">The </w:t>
      </w:r>
      <w:r w:rsidR="00B9575B">
        <w:t xml:space="preserve">GML </w:t>
      </w:r>
      <w:r>
        <w:t xml:space="preserve">provides </w:t>
      </w:r>
      <w:r w:rsidR="00B9575B">
        <w:t>standard components for geometry, coordinate reference systems, time, measures and some other cross-domain elements. The GML specification also includes rules for construction of the application schema by extending certain base classes, in particular gml:AbstractFeatureType.</w:t>
      </w:r>
    </w:p>
    <w:p w14:paraId="173BC458" w14:textId="77777777" w:rsidR="00B9575B" w:rsidRDefault="00B9575B" w:rsidP="00962F3D">
      <w:pPr>
        <w:pStyle w:val="Heading2"/>
        <w:ind w:left="567" w:hanging="567"/>
      </w:pPr>
      <w:bookmarkStart w:id="550" w:name="_Toc415486809"/>
      <w:bookmarkStart w:id="551" w:name="Features"/>
      <w:bookmarkStart w:id="552" w:name="_Toc415486810"/>
      <w:bookmarkStart w:id="553" w:name="_Toc415486811"/>
      <w:bookmarkStart w:id="554" w:name="_Toc415486812"/>
      <w:bookmarkStart w:id="555" w:name="_Toc415486813"/>
      <w:bookmarkStart w:id="556" w:name="_Toc415486814"/>
      <w:bookmarkStart w:id="557" w:name="_Toc415486815"/>
      <w:bookmarkStart w:id="558" w:name="_Toc415486816"/>
      <w:bookmarkStart w:id="559" w:name="_Toc415486817"/>
      <w:bookmarkStart w:id="560" w:name="Coverages"/>
      <w:bookmarkStart w:id="561" w:name="_Toc415486818"/>
      <w:bookmarkStart w:id="562" w:name="_Toc415486819"/>
      <w:bookmarkStart w:id="563" w:name="_Toc415486820"/>
      <w:bookmarkStart w:id="564" w:name="_Toc415486821"/>
      <w:bookmarkStart w:id="565" w:name="_Toc415486822"/>
      <w:bookmarkStart w:id="566" w:name="Maps"/>
      <w:bookmarkStart w:id="567" w:name="_Toc415486823"/>
      <w:bookmarkStart w:id="568" w:name="_Toc415486824"/>
      <w:bookmarkStart w:id="569" w:name="_Toc415486825"/>
      <w:bookmarkStart w:id="570" w:name="_Toc415486826"/>
      <w:bookmarkStart w:id="571" w:name="_Toc415486827"/>
      <w:bookmarkStart w:id="572" w:name="Metadata_records"/>
      <w:bookmarkStart w:id="573" w:name="_Toc415486828"/>
      <w:bookmarkStart w:id="574" w:name="_Toc415486829"/>
      <w:bookmarkStart w:id="575" w:name="_Toc415486830"/>
      <w:bookmarkStart w:id="576" w:name="Geography_Markup_Language"/>
      <w:bookmarkStart w:id="577" w:name="_Toc415486831"/>
      <w:bookmarkStart w:id="578" w:name="_Toc415486832"/>
      <w:bookmarkStart w:id="579" w:name="_Toc415486833"/>
      <w:bookmarkStart w:id="580" w:name="_Toc415486834"/>
      <w:bookmarkStart w:id="581" w:name="_Toc415486835"/>
      <w:bookmarkStart w:id="582" w:name="_Toc415486836"/>
      <w:bookmarkStart w:id="583" w:name="_Toc415486837"/>
      <w:bookmarkStart w:id="584" w:name="_Toc415486838"/>
      <w:bookmarkStart w:id="585" w:name="_Toc415486839"/>
      <w:bookmarkStart w:id="586" w:name="_Toc415486840"/>
      <w:bookmarkStart w:id="587" w:name="_Toc415486841"/>
      <w:bookmarkStart w:id="588" w:name="_Toc415486842"/>
      <w:bookmarkStart w:id="589" w:name="_Toc415486843"/>
      <w:bookmarkStart w:id="590" w:name="_Toc415486844"/>
      <w:bookmarkStart w:id="591" w:name="_Toc415486845"/>
      <w:bookmarkStart w:id="592" w:name="_Toc415486846"/>
      <w:bookmarkStart w:id="593" w:name="_Toc410402475"/>
      <w:bookmarkStart w:id="594" w:name="_Ref415516580"/>
      <w:bookmarkStart w:id="595" w:name="_Toc415562752"/>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r>
        <w:t>The modelling process</w:t>
      </w:r>
      <w:bookmarkEnd w:id="593"/>
      <w:bookmarkEnd w:id="594"/>
      <w:bookmarkEnd w:id="595"/>
    </w:p>
    <w:p w14:paraId="57BAD397" w14:textId="77777777" w:rsidR="006E730F" w:rsidRDefault="003D7933" w:rsidP="002E4224">
      <w:pPr>
        <w:pStyle w:val="Heading3"/>
      </w:pPr>
      <w:r>
        <w:t>Overview</w:t>
      </w:r>
    </w:p>
    <w:p w14:paraId="71940C76" w14:textId="77777777" w:rsidR="000910DA" w:rsidRDefault="000910DA" w:rsidP="000910DA">
      <w:pPr>
        <w:jc w:val="both"/>
      </w:pPr>
      <w:r w:rsidRPr="007B7521">
        <w:t xml:space="preserve">The modelling process is based on the Object Management Group's Model Driven Architecture, with model design in UML using the General Feature Model from ISO 19109, the use of components from other standards in the </w:t>
      </w:r>
      <w:hyperlink r:id="rId39" w:history="1">
        <w:r w:rsidRPr="007B7521">
          <w:rPr>
            <w:rStyle w:val="Hyperlink"/>
          </w:rPr>
          <w:t>ISO 19100 series</w:t>
        </w:r>
      </w:hyperlink>
      <w:r w:rsidRPr="007B7521">
        <w:t>, and production of the XML schema following the encoding rules specified in ISO 19136. The use of standard components for elements that are common across domains ensures maximum interoperability</w:t>
      </w:r>
      <w:r>
        <w:t>.</w:t>
      </w:r>
    </w:p>
    <w:commentRangeStart w:id="596"/>
    <w:p w14:paraId="57AEED9F" w14:textId="77777777" w:rsidR="000910DA" w:rsidRDefault="000910DA" w:rsidP="000910DA">
      <w:pPr>
        <w:jc w:val="both"/>
        <w:rPr>
          <w:rFonts w:eastAsia="Times New Roman"/>
        </w:rPr>
      </w:pPr>
      <w:r>
        <w:rPr>
          <w:rFonts w:eastAsia="Times New Roman"/>
        </w:rPr>
        <w:fldChar w:fldCharType="begin"/>
      </w:r>
      <w:r>
        <w:rPr>
          <w:rFonts w:eastAsia="Times New Roman"/>
        </w:rPr>
        <w:instrText xml:space="preserve"> REF _Ref415514528 \h </w:instrText>
      </w:r>
      <w:r>
        <w:rPr>
          <w:rFonts w:eastAsia="Times New Roman"/>
        </w:rPr>
      </w:r>
      <w:r>
        <w:rPr>
          <w:rFonts w:eastAsia="Times New Roman"/>
        </w:rPr>
        <w:fldChar w:fldCharType="separate"/>
      </w:r>
      <w:r>
        <w:t xml:space="preserve">Figure </w:t>
      </w:r>
      <w:r>
        <w:rPr>
          <w:noProof/>
        </w:rPr>
        <w:t>9</w:t>
      </w:r>
      <w:r>
        <w:rPr>
          <w:rFonts w:eastAsia="Times New Roman"/>
        </w:rPr>
        <w:fldChar w:fldCharType="end"/>
      </w:r>
      <w:commentRangeEnd w:id="596"/>
      <w:r w:rsidR="0032592F">
        <w:rPr>
          <w:rStyle w:val="CommentReference"/>
        </w:rPr>
        <w:commentReference w:id="596"/>
      </w:r>
      <w:r>
        <w:rPr>
          <w:rFonts w:eastAsia="Times New Roman"/>
        </w:rPr>
        <w:t xml:space="preserve"> below, provides an overview of the modelling process, which is described in more details in sections </w:t>
      </w:r>
      <w:r>
        <w:rPr>
          <w:rFonts w:eastAsia="Times New Roman"/>
        </w:rPr>
        <w:fldChar w:fldCharType="begin"/>
      </w:r>
      <w:r>
        <w:rPr>
          <w:rFonts w:eastAsia="Times New Roman"/>
        </w:rPr>
        <w:instrText xml:space="preserve"> REF _Ref415514693 \r \h </w:instrText>
      </w:r>
      <w:r>
        <w:rPr>
          <w:rFonts w:eastAsia="Times New Roman"/>
        </w:rPr>
      </w:r>
      <w:r>
        <w:rPr>
          <w:rFonts w:eastAsia="Times New Roman"/>
        </w:rPr>
        <w:fldChar w:fldCharType="separate"/>
      </w:r>
      <w:r>
        <w:rPr>
          <w:rFonts w:eastAsia="Times New Roman"/>
        </w:rPr>
        <w:t>3.3.2</w:t>
      </w:r>
      <w:r>
        <w:rPr>
          <w:rFonts w:eastAsia="Times New Roman"/>
        </w:rPr>
        <w:fldChar w:fldCharType="end"/>
      </w:r>
      <w:r>
        <w:rPr>
          <w:rFonts w:eastAsia="Times New Roman"/>
        </w:rPr>
        <w:t xml:space="preserve"> to </w:t>
      </w:r>
      <w:r>
        <w:rPr>
          <w:rFonts w:eastAsia="Times New Roman"/>
        </w:rPr>
        <w:fldChar w:fldCharType="begin"/>
      </w:r>
      <w:r>
        <w:rPr>
          <w:rFonts w:eastAsia="Times New Roman"/>
        </w:rPr>
        <w:instrText xml:space="preserve"> REF _Ref415514702 \r \h </w:instrText>
      </w:r>
      <w:r>
        <w:rPr>
          <w:rFonts w:eastAsia="Times New Roman"/>
        </w:rPr>
      </w:r>
      <w:r>
        <w:rPr>
          <w:rFonts w:eastAsia="Times New Roman"/>
        </w:rPr>
        <w:fldChar w:fldCharType="separate"/>
      </w:r>
      <w:r>
        <w:rPr>
          <w:rFonts w:eastAsia="Times New Roman"/>
        </w:rPr>
        <w:t>3.3.6</w:t>
      </w:r>
      <w:r>
        <w:rPr>
          <w:rFonts w:eastAsia="Times New Roman"/>
        </w:rPr>
        <w:fldChar w:fldCharType="end"/>
      </w:r>
      <w:r>
        <w:rPr>
          <w:rFonts w:eastAsia="Times New Roman"/>
        </w:rPr>
        <w:t>.</w:t>
      </w:r>
    </w:p>
    <w:p w14:paraId="6CDED62F" w14:textId="77777777" w:rsidR="000910DA" w:rsidRDefault="000910DA" w:rsidP="000910DA">
      <w:pPr>
        <w:jc w:val="both"/>
        <w:rPr>
          <w:rFonts w:eastAsia="Times New Roman"/>
        </w:rPr>
      </w:pPr>
      <w:r>
        <w:rPr>
          <w:rFonts w:eastAsia="Times New Roman"/>
          <w:noProof/>
        </w:rPr>
        <w:lastRenderedPageBreak/>
        <mc:AlternateContent>
          <mc:Choice Requires="wps">
            <w:drawing>
              <wp:anchor distT="0" distB="0" distL="114300" distR="114300" simplePos="0" relativeHeight="251744256" behindDoc="0" locked="0" layoutInCell="1" allowOverlap="1" wp14:anchorId="117A3733" wp14:editId="18A45687">
                <wp:simplePos x="0" y="0"/>
                <wp:positionH relativeFrom="column">
                  <wp:posOffset>5894231</wp:posOffset>
                </wp:positionH>
                <wp:positionV relativeFrom="paragraph">
                  <wp:posOffset>1432560</wp:posOffset>
                </wp:positionV>
                <wp:extent cx="478941" cy="2332990"/>
                <wp:effectExtent l="19050" t="0" r="16510" b="10160"/>
                <wp:wrapNone/>
                <wp:docPr id="407" name="Curved Left Arrow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78941" cy="2332990"/>
                        </a:xfrm>
                        <a:prstGeom prst="curvedLeftArrow">
                          <a:avLst>
                            <a:gd name="adj1" fmla="val 47347"/>
                            <a:gd name="adj2" fmla="val 94694"/>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EF9C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07" o:spid="_x0000_s1026" type="#_x0000_t103" style="position:absolute;margin-left:464.1pt;margin-top:112.8pt;width:37.7pt;height:183.7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" adj="17401,20550"/>
            </w:pict>
          </mc:Fallback>
        </mc:AlternateContent>
      </w:r>
      <w:r>
        <w:rPr>
          <w:rFonts w:eastAsia="Times New Roman"/>
          <w:noProof/>
        </w:rPr>
        <mc:AlternateContent>
          <mc:Choice Requires="wps">
            <w:drawing>
              <wp:anchor distT="0" distB="0" distL="114300" distR="114300" simplePos="0" relativeHeight="251743232" behindDoc="0" locked="0" layoutInCell="1" allowOverlap="1" wp14:anchorId="739838F4" wp14:editId="31CDE685">
                <wp:simplePos x="0" y="0"/>
                <wp:positionH relativeFrom="column">
                  <wp:posOffset>5789295</wp:posOffset>
                </wp:positionH>
                <wp:positionV relativeFrom="paragraph">
                  <wp:posOffset>232410</wp:posOffset>
                </wp:positionV>
                <wp:extent cx="424180" cy="1104900"/>
                <wp:effectExtent l="19050" t="0" r="13970" b="19050"/>
                <wp:wrapNone/>
                <wp:docPr id="408" name="Curved Left Arrow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24180" cy="1104900"/>
                        </a:xfrm>
                        <a:prstGeom prst="curvedLeftArrow">
                          <a:avLst>
                            <a:gd name="adj1" fmla="val 47347"/>
                            <a:gd name="adj2" fmla="val 94694"/>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8AD54" id="Curved Left Arrow 408" o:spid="_x0000_s1026" type="#_x0000_t103" style="position:absolute;margin-left:455.85pt;margin-top:18.3pt;width:33.4pt;height:87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" adj="13748,19637"/>
            </w:pict>
          </mc:Fallback>
        </mc:AlternateContent>
      </w:r>
      <w:r w:rsidRPr="00C24433">
        <w:rPr>
          <w:rFonts w:eastAsia="Times New Roman"/>
          <w:noProof/>
        </w:rPr>
        <w:drawing>
          <wp:inline distT="0" distB="0" distL="0" distR="0" wp14:anchorId="43115C26" wp14:editId="3AE0E822">
            <wp:extent cx="6402456" cy="4492487"/>
            <wp:effectExtent l="38100" t="0" r="0" b="2286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3BCBB8B8" w14:textId="77777777" w:rsidR="000910DA" w:rsidRDefault="000910DA" w:rsidP="000910DA">
      <w:pPr>
        <w:pStyle w:val="Caption"/>
        <w:jc w:val="center"/>
        <w:rPr>
          <w:rFonts w:eastAsia="Times New Roman"/>
        </w:rPr>
      </w:pPr>
      <w:bookmarkStart w:id="597" w:name="_Ref415514528"/>
      <w:bookmarkStart w:id="598" w:name="_Toc410402498"/>
      <w:bookmarkStart w:id="599" w:name="_Toc415753079"/>
      <w:r>
        <w:t xml:space="preserve">Figure </w:t>
      </w:r>
      <w:r w:rsidR="002C1A41">
        <w:fldChar w:fldCharType="begin"/>
      </w:r>
      <w:r w:rsidR="002C1A41">
        <w:instrText xml:space="preserve"> SEQ Figure \* ARABIC </w:instrText>
      </w:r>
      <w:r w:rsidR="002C1A41">
        <w:fldChar w:fldCharType="separate"/>
      </w:r>
      <w:r w:rsidR="007D147F">
        <w:rPr>
          <w:noProof/>
        </w:rPr>
        <w:t>10</w:t>
      </w:r>
      <w:r w:rsidR="002C1A41">
        <w:rPr>
          <w:noProof/>
        </w:rPr>
        <w:fldChar w:fldCharType="end"/>
      </w:r>
      <w:bookmarkEnd w:id="597"/>
      <w:r>
        <w:t xml:space="preserve"> Overview of </w:t>
      </w:r>
      <w:r>
        <w:rPr>
          <w:rFonts w:eastAsia="Times New Roman"/>
        </w:rPr>
        <w:t>the FSDF modelling process</w:t>
      </w:r>
      <w:bookmarkEnd w:id="598"/>
      <w:bookmarkEnd w:id="599"/>
    </w:p>
    <w:p w14:paraId="19708710" w14:textId="77777777" w:rsidR="006E730F" w:rsidRDefault="006E730F" w:rsidP="006E730F">
      <w:pPr>
        <w:pStyle w:val="Heading4"/>
      </w:pPr>
      <w:r>
        <w:t>Concurrent activity</w:t>
      </w:r>
    </w:p>
    <w:p w14:paraId="0CFA2767" w14:textId="2F0A7D99" w:rsidR="006E730F" w:rsidRDefault="006E730F" w:rsidP="009023CD">
      <w:pPr>
        <w:jc w:val="both"/>
      </w:pPr>
      <w:r>
        <w:t xml:space="preserve">The modelling process </w:t>
      </w:r>
      <w:r w:rsidR="000910DA">
        <w:t xml:space="preserve">described below, </w:t>
      </w:r>
      <w:r>
        <w:t xml:space="preserve">requires modelling at different meta-levels (conceptual, logical and physical) and across multiple domains. Much of this process occurs in parallel. </w:t>
      </w:r>
      <w:del w:id="600" w:author="Simons, Bruce (L&amp;W, Highett)" w:date="2015-04-07T14:38:00Z">
        <w:r w:rsidDel="0032592F">
          <w:delText>This results in an iterative</w:delText>
        </w:r>
      </w:del>
      <w:ins w:id="601" w:author="Simons, Bruce (L&amp;W, Highett)" w:date="2015-04-07T14:38:00Z">
        <w:r w:rsidR="0032592F">
          <w:t>The</w:t>
        </w:r>
      </w:ins>
      <w:r>
        <w:t xml:space="preserve"> process </w:t>
      </w:r>
      <w:ins w:id="602" w:author="Simons, Bruce (L&amp;W, Highett)" w:date="2015-04-07T14:38:00Z">
        <w:r w:rsidR="0032592F">
          <w:t xml:space="preserve">is iterative </w:t>
        </w:r>
      </w:ins>
      <w:r>
        <w:t xml:space="preserve">due to feedback from both the modelling </w:t>
      </w:r>
      <w:del w:id="603" w:author="Simons, Bruce (L&amp;W, Highett)" w:date="2015-04-07T14:39:00Z">
        <w:r w:rsidDel="0032592F">
          <w:delText xml:space="preserve">process </w:delText>
        </w:r>
      </w:del>
      <w:r>
        <w:t>specific to that theme, and activities associated with other themes.</w:t>
      </w:r>
    </w:p>
    <w:p w14:paraId="73C6472F" w14:textId="26953CA8" w:rsidR="006E730F" w:rsidRDefault="006E730F" w:rsidP="009023CD">
      <w:pPr>
        <w:jc w:val="both"/>
      </w:pPr>
      <w:r>
        <w:t xml:space="preserve">The extent to which the modelling process can be followed and the level of detail will depend on the size of the community involved. For continent-wide activities, such as the European INSPIRE program, all aspects can be followed in detail. For smaller communities this may not be </w:t>
      </w:r>
      <w:r w:rsidR="002A0A74">
        <w:t xml:space="preserve">necessary, practical or </w:t>
      </w:r>
      <w:r>
        <w:t>possible. Carrying out the activity under the auspices of organisations that have established mechanisms to manage the process, such as the OGC, or concentrating on those processes important to the community may be warranted.</w:t>
      </w:r>
    </w:p>
    <w:p w14:paraId="18A5D771" w14:textId="41753CC6" w:rsidR="006E730F" w:rsidRDefault="000910DA" w:rsidP="006E730F">
      <w:pPr>
        <w:pStyle w:val="Heading4"/>
      </w:pPr>
      <w:r>
        <w:t xml:space="preserve">Key </w:t>
      </w:r>
      <w:r w:rsidR="006E730F">
        <w:t xml:space="preserve">roles in modelling </w:t>
      </w:r>
    </w:p>
    <w:p w14:paraId="2D46C193" w14:textId="77777777" w:rsidR="006E730F" w:rsidRDefault="006E730F" w:rsidP="009023CD">
      <w:pPr>
        <w:jc w:val="both"/>
      </w:pPr>
      <w:r>
        <w:t>The modelling process requires a variety of roles, and within each role different levels of skill are required. These include:</w:t>
      </w:r>
    </w:p>
    <w:p w14:paraId="0E7CEEBC" w14:textId="77777777" w:rsidR="006E730F" w:rsidRDefault="006E730F" w:rsidP="00790B92">
      <w:pPr>
        <w:pStyle w:val="ListParagraph"/>
        <w:numPr>
          <w:ilvl w:val="0"/>
          <w:numId w:val="45"/>
        </w:numPr>
      </w:pPr>
      <w:r>
        <w:t>domain expert;</w:t>
      </w:r>
    </w:p>
    <w:p w14:paraId="69DF5CF7" w14:textId="77777777" w:rsidR="006E730F" w:rsidRDefault="006E730F" w:rsidP="00790B92">
      <w:pPr>
        <w:pStyle w:val="ListParagraph"/>
        <w:numPr>
          <w:ilvl w:val="0"/>
          <w:numId w:val="45"/>
        </w:numPr>
      </w:pPr>
      <w:r>
        <w:t>UML modeller;</w:t>
      </w:r>
    </w:p>
    <w:p w14:paraId="38FE5230" w14:textId="130D2E31" w:rsidR="006E730F" w:rsidRDefault="009A24A5" w:rsidP="00790B92">
      <w:pPr>
        <w:pStyle w:val="ListParagraph"/>
        <w:numPr>
          <w:ilvl w:val="0"/>
          <w:numId w:val="45"/>
        </w:numPr>
      </w:pPr>
      <w:r>
        <w:t>m</w:t>
      </w:r>
      <w:r w:rsidR="006E730F">
        <w:t>odel reviewer;</w:t>
      </w:r>
    </w:p>
    <w:p w14:paraId="0FA3C8D7" w14:textId="05A75D7E" w:rsidR="006E730F" w:rsidRDefault="009A24A5" w:rsidP="00790B92">
      <w:pPr>
        <w:pStyle w:val="ListParagraph"/>
        <w:numPr>
          <w:ilvl w:val="0"/>
          <w:numId w:val="45"/>
        </w:numPr>
      </w:pPr>
      <w:r>
        <w:t>t</w:t>
      </w:r>
      <w:r w:rsidR="006E730F">
        <w:t xml:space="preserve">ester; </w:t>
      </w:r>
    </w:p>
    <w:p w14:paraId="195CABF0" w14:textId="77777777" w:rsidR="006E730F" w:rsidRDefault="006E730F" w:rsidP="00790B92">
      <w:pPr>
        <w:pStyle w:val="ListParagraph"/>
        <w:numPr>
          <w:ilvl w:val="0"/>
          <w:numId w:val="45"/>
        </w:numPr>
      </w:pPr>
      <w:r>
        <w:t>service configuration specialist;</w:t>
      </w:r>
    </w:p>
    <w:p w14:paraId="133CC2C6" w14:textId="543E8540" w:rsidR="006E730F" w:rsidRDefault="006E730F" w:rsidP="00790B92">
      <w:pPr>
        <w:pStyle w:val="ListParagraph"/>
        <w:numPr>
          <w:ilvl w:val="0"/>
          <w:numId w:val="45"/>
        </w:numPr>
      </w:pPr>
      <w:r>
        <w:t>user;</w:t>
      </w:r>
      <w:r w:rsidR="00F8627F">
        <w:t xml:space="preserve"> </w:t>
      </w:r>
      <w:r>
        <w:t xml:space="preserve">and </w:t>
      </w:r>
    </w:p>
    <w:p w14:paraId="1D08DC55" w14:textId="0B4B1192" w:rsidR="006E730F" w:rsidRDefault="006E730F" w:rsidP="00790B92">
      <w:pPr>
        <w:pStyle w:val="ListParagraph"/>
        <w:numPr>
          <w:ilvl w:val="0"/>
          <w:numId w:val="45"/>
        </w:numPr>
      </w:pPr>
      <w:r>
        <w:t xml:space="preserve">a number of model governance roles (see section </w:t>
      </w:r>
      <w:r>
        <w:fldChar w:fldCharType="begin"/>
      </w:r>
      <w:r>
        <w:instrText xml:space="preserve"> REF _Ref415472947 \n \h </w:instrText>
      </w:r>
      <w:r>
        <w:fldChar w:fldCharType="separate"/>
      </w:r>
      <w:r w:rsidR="009012CA">
        <w:t>4.4</w:t>
      </w:r>
      <w:r>
        <w:fldChar w:fldCharType="end"/>
      </w:r>
      <w:r w:rsidR="009A24A5">
        <w:t>).</w:t>
      </w:r>
    </w:p>
    <w:p w14:paraId="77F95768" w14:textId="77777777" w:rsidR="006E730F" w:rsidRDefault="006E730F" w:rsidP="009023CD">
      <w:pPr>
        <w:jc w:val="both"/>
      </w:pPr>
      <w:r w:rsidRPr="002365E2">
        <w:lastRenderedPageBreak/>
        <w:t xml:space="preserve">Not all of these </w:t>
      </w:r>
      <w:r>
        <w:t>roles</w:t>
      </w:r>
      <w:r w:rsidRPr="002365E2">
        <w:t xml:space="preserve"> are </w:t>
      </w:r>
      <w:r>
        <w:t>engaged in the modelling process</w:t>
      </w:r>
      <w:r w:rsidRPr="002365E2">
        <w:t xml:space="preserve"> at all times,</w:t>
      </w:r>
      <w:r>
        <w:t xml:space="preserve"> nor need they be separate individuals. Ensuring the appropriate skills are available at the right time in the process is a key to the success of the modelling process.</w:t>
      </w:r>
    </w:p>
    <w:p w14:paraId="002E5EAE" w14:textId="77777777" w:rsidR="000910DA" w:rsidRDefault="000910DA" w:rsidP="000910DA">
      <w:pPr>
        <w:pStyle w:val="Heading4"/>
        <w:rPr>
          <w:ins w:id="604" w:author="Simons, Bruce (L&amp;W, Highett)" w:date="2015-04-07T14:41:00Z"/>
          <w:rFonts w:eastAsia="Times New Roman"/>
        </w:rPr>
      </w:pPr>
      <w:commentRangeStart w:id="605"/>
      <w:r>
        <w:rPr>
          <w:rFonts w:eastAsia="Times New Roman"/>
        </w:rPr>
        <w:t>M</w:t>
      </w:r>
      <w:r w:rsidRPr="00BE7754">
        <w:rPr>
          <w:rFonts w:eastAsia="Times New Roman"/>
        </w:rPr>
        <w:t>odularit</w:t>
      </w:r>
      <w:r w:rsidRPr="00006A89">
        <w:rPr>
          <w:rFonts w:eastAsia="Times New Roman"/>
        </w:rPr>
        <w:t>y</w:t>
      </w:r>
      <w:r>
        <w:rPr>
          <w:rFonts w:eastAsia="Times New Roman"/>
        </w:rPr>
        <w:t xml:space="preserve"> and change </w:t>
      </w:r>
      <w:commentRangeEnd w:id="605"/>
      <w:r>
        <w:rPr>
          <w:rStyle w:val="CommentReference"/>
          <w:rFonts w:eastAsia="Calibri"/>
          <w:b w:val="0"/>
          <w:bCs w:val="0"/>
          <w:caps/>
          <w:color w:val="000000"/>
        </w:rPr>
        <w:commentReference w:id="605"/>
      </w:r>
    </w:p>
    <w:p w14:paraId="26194EAB" w14:textId="7C1E53D0" w:rsidR="00575D41" w:rsidRDefault="00264F6C" w:rsidP="00264F6C">
      <w:pPr>
        <w:jc w:val="both"/>
        <w:rPr>
          <w:ins w:id="606" w:author="Simons, Bruce (L&amp;W, Highett)" w:date="2015-04-07T14:53:00Z"/>
        </w:rPr>
      </w:pPr>
      <w:ins w:id="607" w:author="Simons, Bruce (L&amp;W, Highett)" w:date="2015-04-07T14:42:00Z">
        <w:r>
          <w:t xml:space="preserve">Where multiple domains are involved, such as for FSDF, a modular approach is required to allow each Theme to </w:t>
        </w:r>
      </w:ins>
      <w:ins w:id="608" w:author="Simons, Bruce (L&amp;W, Highett)" w:date="2015-04-07T14:43:00Z">
        <w:r>
          <w:t>meet</w:t>
        </w:r>
      </w:ins>
      <w:ins w:id="609" w:author="Simons, Bruce (L&amp;W, Highett)" w:date="2015-04-07T14:42:00Z">
        <w:r>
          <w:t xml:space="preserve"> its own </w:t>
        </w:r>
      </w:ins>
      <w:ins w:id="610" w:author="Simons, Bruce (L&amp;W, Highett)" w:date="2015-04-07T14:43:00Z">
        <w:r>
          <w:t xml:space="preserve">specific </w:t>
        </w:r>
      </w:ins>
      <w:ins w:id="611" w:author="Simons, Bruce (L&amp;W, Highett)" w:date="2015-04-07T14:42:00Z">
        <w:r>
          <w:t>requirements</w:t>
        </w:r>
      </w:ins>
      <w:ins w:id="612" w:author="Simons, Bruce (L&amp;W, Highett)" w:date="2015-04-07T14:43:00Z">
        <w:r>
          <w:t>, according to its own timing and resource capacity</w:t>
        </w:r>
      </w:ins>
      <w:ins w:id="613" w:author="Simons, Bruce (L&amp;W, Highett)" w:date="2015-04-07T14:41:00Z">
        <w:r>
          <w:t>.</w:t>
        </w:r>
      </w:ins>
      <w:ins w:id="614" w:author="Simons, Bruce (L&amp;W, Highett)" w:date="2015-04-07T14:45:00Z">
        <w:r>
          <w:t xml:space="preserve"> The challenge is to allow this modularity while still ensuring cross-domain </w:t>
        </w:r>
      </w:ins>
      <w:ins w:id="615" w:author="Simons, Bruce (L&amp;W, Highett)" w:date="2015-04-07T14:46:00Z">
        <w:r>
          <w:t xml:space="preserve">interoperability and consistency. </w:t>
        </w:r>
      </w:ins>
      <w:ins w:id="616" w:author="Simons, Bruce (L&amp;W, Highett)" w:date="2015-04-07T14:48:00Z">
        <w:r>
          <w:t>This may be achieved f</w:t>
        </w:r>
      </w:ins>
      <w:ins w:id="617" w:author="Simons, Bruce (L&amp;W, Highett)" w:date="2015-04-07T14:46:00Z">
        <w:r>
          <w:t xml:space="preserve">or large, well-funded activities, such as the INSPIRE initiative, </w:t>
        </w:r>
      </w:ins>
      <w:ins w:id="618" w:author="Simons, Bruce (L&amp;W, Highett)" w:date="2015-04-07T14:48:00Z">
        <w:r>
          <w:t xml:space="preserve">by specifying </w:t>
        </w:r>
      </w:ins>
      <w:ins w:id="619" w:author="Simons, Bruce (L&amp;W, Highett)" w:date="2015-04-07T14:46:00Z">
        <w:r>
          <w:t xml:space="preserve">a formal development process. </w:t>
        </w:r>
      </w:ins>
      <w:ins w:id="620" w:author="Simons, Bruce (L&amp;W, Highett)" w:date="2015-04-07T14:54:00Z">
        <w:r w:rsidR="00575D41">
          <w:t>T</w:t>
        </w:r>
      </w:ins>
      <w:ins w:id="621" w:author="Simons, Bruce (L&amp;W, Highett)" w:date="2015-04-07T14:46:00Z">
        <w:r>
          <w:t xml:space="preserve">his </w:t>
        </w:r>
      </w:ins>
      <w:ins w:id="622" w:author="Simons, Bruce (L&amp;W, Highett)" w:date="2015-04-07T14:50:00Z">
        <w:r>
          <w:t xml:space="preserve">may </w:t>
        </w:r>
      </w:ins>
      <w:ins w:id="623" w:author="Simons, Bruce (L&amp;W, Highett)" w:date="2015-04-07T14:55:00Z">
        <w:r w:rsidR="00575D41">
          <w:t>result in</w:t>
        </w:r>
      </w:ins>
      <w:ins w:id="624" w:author="Simons, Bruce (L&amp;W, Highett)" w:date="2015-04-07T14:46:00Z">
        <w:r>
          <w:t xml:space="preserve"> as much effort specifying</w:t>
        </w:r>
      </w:ins>
      <w:ins w:id="625" w:author="Simons, Bruce (L&amp;W, Highett)" w:date="2015-04-07T14:51:00Z">
        <w:r w:rsidR="00575D41">
          <w:t xml:space="preserve"> and implementing</w:t>
        </w:r>
      </w:ins>
      <w:ins w:id="626" w:author="Simons, Bruce (L&amp;W, Highett)" w:date="2015-04-07T14:46:00Z">
        <w:r>
          <w:t xml:space="preserve"> the </w:t>
        </w:r>
      </w:ins>
      <w:ins w:id="627" w:author="Simons, Bruce (L&amp;W, Highett)" w:date="2015-04-07T14:51:00Z">
        <w:r w:rsidR="00575D41">
          <w:t xml:space="preserve">processes as required by the modelling activities. </w:t>
        </w:r>
      </w:ins>
    </w:p>
    <w:p w14:paraId="19BD800A" w14:textId="7A578E39" w:rsidR="00264F6C" w:rsidRDefault="00575D41" w:rsidP="00264F6C">
      <w:pPr>
        <w:jc w:val="both"/>
        <w:rPr>
          <w:ins w:id="628" w:author="Simons, Bruce (L&amp;W, Highett)" w:date="2015-04-07T14:59:00Z"/>
        </w:rPr>
      </w:pPr>
      <w:ins w:id="629" w:author="Simons, Bruce (L&amp;W, Highett)" w:date="2015-04-07T14:53:00Z">
        <w:r>
          <w:t>An</w:t>
        </w:r>
      </w:ins>
      <w:ins w:id="630" w:author="Simons, Bruce (L&amp;W, Highett)" w:date="2015-04-07T14:51:00Z">
        <w:r>
          <w:t xml:space="preserve"> alternative approach</w:t>
        </w:r>
      </w:ins>
      <w:ins w:id="631" w:author="Simons, Bruce (L&amp;W, Highett)" w:date="2015-04-07T14:56:00Z">
        <w:r>
          <w:t>,</w:t>
        </w:r>
      </w:ins>
      <w:ins w:id="632" w:author="Simons, Bruce (L&amp;W, Highett)" w:date="2015-04-07T14:51:00Z">
        <w:r>
          <w:t xml:space="preserve"> adopted by FSDF</w:t>
        </w:r>
      </w:ins>
      <w:ins w:id="633" w:author="Simons, Bruce (L&amp;W, Highett)" w:date="2015-04-07T14:56:00Z">
        <w:r>
          <w:t>,</w:t>
        </w:r>
      </w:ins>
      <w:ins w:id="634" w:author="Simons, Bruce (L&amp;W, Highett)" w:date="2015-04-07T14:51:00Z">
        <w:r>
          <w:t xml:space="preserve"> was to identify a set of</w:t>
        </w:r>
      </w:ins>
      <w:ins w:id="635" w:author="Simons, Bruce (L&amp;W, Highett)" w:date="2015-04-07T14:46:00Z">
        <w:r w:rsidR="00264F6C">
          <w:t xml:space="preserve"> </w:t>
        </w:r>
      </w:ins>
      <w:ins w:id="636" w:author="Simons, Bruce (L&amp;W, Highett)" w:date="2015-04-07T14:45:00Z">
        <w:r w:rsidR="00264F6C">
          <w:t>consistent</w:t>
        </w:r>
      </w:ins>
      <w:ins w:id="637" w:author="Simons, Bruce (L&amp;W, Highett)" w:date="2015-04-07T14:46:00Z">
        <w:r w:rsidR="00264F6C">
          <w:t xml:space="preserve"> pattern</w:t>
        </w:r>
      </w:ins>
      <w:ins w:id="638" w:author="Simons, Bruce (L&amp;W, Highett)" w:date="2015-04-07T14:52:00Z">
        <w:r>
          <w:t xml:space="preserve">s, the </w:t>
        </w:r>
      </w:ins>
      <w:ins w:id="639" w:author="Simons, Bruce (L&amp;W, Highett)" w:date="2015-04-07T14:53:00Z">
        <w:r>
          <w:t>FSDF Common Conceptual Model, and implement these for specific domains as resources became available.</w:t>
        </w:r>
      </w:ins>
      <w:ins w:id="640" w:author="Simons, Bruce (L&amp;W, Highett)" w:date="2015-04-07T14:57:00Z">
        <w:r>
          <w:t xml:space="preserve"> This has the advantage that the modelling process is more flexible, but runs the risk that the patterns and approaches will change as each separate Theme takes up the activity.</w:t>
        </w:r>
      </w:ins>
    </w:p>
    <w:p w14:paraId="0BF82273" w14:textId="111B46F5" w:rsidR="00575D41" w:rsidRPr="00264F6C" w:rsidRDefault="00575D41" w:rsidP="00264F6C">
      <w:pPr>
        <w:jc w:val="both"/>
      </w:pPr>
      <w:commentRangeStart w:id="641"/>
      <w:ins w:id="642" w:author="Simons, Bruce (L&amp;W, Highett)" w:date="2015-04-07T15:00:00Z">
        <w:r>
          <w:t xml:space="preserve">The modelling </w:t>
        </w:r>
      </w:ins>
      <w:ins w:id="643" w:author="Simons, Bruce (L&amp;W, Highett)" w:date="2015-04-07T15:01:00Z">
        <w:r w:rsidR="008F56C9">
          <w:t>process</w:t>
        </w:r>
      </w:ins>
      <w:ins w:id="644" w:author="Simons, Bruce (L&amp;W, Highett)" w:date="2015-04-07T15:00:00Z">
        <w:r>
          <w:t xml:space="preserve"> should </w:t>
        </w:r>
      </w:ins>
      <w:ins w:id="645" w:author="Simons, Bruce (L&amp;W, Highett)" w:date="2015-04-07T15:01:00Z">
        <w:r w:rsidR="008F56C9">
          <w:t xml:space="preserve">produce a model that meets identified use cases. However, </w:t>
        </w:r>
      </w:ins>
      <w:ins w:id="646" w:author="Simons, Bruce (L&amp;W, Highett)" w:date="2015-04-07T15:02:00Z">
        <w:r w:rsidR="008F56C9">
          <w:t xml:space="preserve">with further work identifying </w:t>
        </w:r>
      </w:ins>
      <w:ins w:id="647" w:author="Simons, Bruce (L&amp;W, Highett)" w:date="2015-04-07T15:03:00Z">
        <w:r w:rsidR="008F56C9">
          <w:t>new use cases</w:t>
        </w:r>
      </w:ins>
      <w:ins w:id="648" w:author="Simons, Bruce (L&amp;W, Highett)" w:date="2015-04-07T15:02:00Z">
        <w:r w:rsidR="008F56C9">
          <w:t xml:space="preserve">, improved </w:t>
        </w:r>
      </w:ins>
      <w:ins w:id="649" w:author="Simons, Bruce (L&amp;W, Highett)" w:date="2015-04-07T15:03:00Z">
        <w:r w:rsidR="008F56C9">
          <w:t xml:space="preserve">modelling </w:t>
        </w:r>
      </w:ins>
      <w:ins w:id="650" w:author="Simons, Bruce (L&amp;W, Highett)" w:date="2015-04-07T15:02:00Z">
        <w:r w:rsidR="008F56C9">
          <w:t xml:space="preserve">patterns, </w:t>
        </w:r>
      </w:ins>
      <w:ins w:id="651" w:author="Simons, Bruce (L&amp;W, Highett)" w:date="2015-04-07T15:03:00Z">
        <w:r w:rsidR="008F56C9">
          <w:t>or additional requirements, the models will change. Managing this change presents considerable</w:t>
        </w:r>
      </w:ins>
      <w:ins w:id="652" w:author="Simons, Bruce (L&amp;W, Highett)" w:date="2015-04-07T15:04:00Z">
        <w:r w:rsidR="008F56C9">
          <w:t xml:space="preserve"> social challenges. Model registries, versioning and</w:t>
        </w:r>
      </w:ins>
      <w:ins w:id="653" w:author="Simons, Bruce (L&amp;W, Highett)" w:date="2015-04-07T15:18:00Z">
        <w:r w:rsidR="00E3205B">
          <w:t xml:space="preserve"> governance mechanisms provide</w:t>
        </w:r>
      </w:ins>
      <w:ins w:id="654" w:author="Simons, Bruce (L&amp;W, Highett)" w:date="2015-04-07T15:19:00Z">
        <w:r w:rsidR="00E3205B">
          <w:t xml:space="preserve"> the</w:t>
        </w:r>
      </w:ins>
      <w:ins w:id="655" w:author="Simons, Bruce (L&amp;W, Highett)" w:date="2015-04-07T15:18:00Z">
        <w:r w:rsidR="00E3205B">
          <w:t xml:space="preserve"> tools</w:t>
        </w:r>
      </w:ins>
      <w:ins w:id="656" w:author="Simons, Bruce (L&amp;W, Highett)" w:date="2015-04-07T15:19:00Z">
        <w:r w:rsidR="00E3205B">
          <w:t xml:space="preserve"> to allow managing this change. However, </w:t>
        </w:r>
      </w:ins>
      <w:ins w:id="657" w:author="Simons, Bruce (L&amp;W, Highett)" w:date="2015-04-07T15:22:00Z">
        <w:r w:rsidR="00E3205B">
          <w:t>assigning</w:t>
        </w:r>
      </w:ins>
      <w:ins w:id="658" w:author="Simons, Bruce (L&amp;W, Highett)" w:date="2015-04-07T15:19:00Z">
        <w:r w:rsidR="00E3205B">
          <w:t xml:space="preserve"> </w:t>
        </w:r>
      </w:ins>
      <w:ins w:id="659" w:author="Simons, Bruce (L&amp;W, Highett)" w:date="2015-04-07T15:22:00Z">
        <w:r w:rsidR="00E3205B">
          <w:t xml:space="preserve">and </w:t>
        </w:r>
      </w:ins>
      <w:ins w:id="660" w:author="Simons, Bruce (L&amp;W, Highett)" w:date="2015-04-07T15:24:00Z">
        <w:r w:rsidR="00E3205B">
          <w:t>carrying out</w:t>
        </w:r>
      </w:ins>
      <w:ins w:id="661" w:author="Simons, Bruce (L&amp;W, Highett)" w:date="2015-04-07T15:22:00Z">
        <w:r w:rsidR="00E3205B">
          <w:t xml:space="preserve"> the </w:t>
        </w:r>
      </w:ins>
      <w:ins w:id="662" w:author="Simons, Bruce (L&amp;W, Highett)" w:date="2015-04-07T15:20:00Z">
        <w:r w:rsidR="00E3205B">
          <w:t xml:space="preserve">roles </w:t>
        </w:r>
      </w:ins>
      <w:ins w:id="663" w:author="Simons, Bruce (L&amp;W, Highett)" w:date="2015-04-07T15:23:00Z">
        <w:r w:rsidR="00E3205B">
          <w:t>required to ensure appropriate change-management and governance is a significant</w:t>
        </w:r>
      </w:ins>
      <w:ins w:id="664" w:author="Simons, Bruce (L&amp;W, Highett)" w:date="2015-04-07T15:22:00Z">
        <w:r w:rsidR="00E3205B">
          <w:t xml:space="preserve"> social challenge</w:t>
        </w:r>
      </w:ins>
      <w:ins w:id="665" w:author="Simons, Bruce (L&amp;W, Highett)" w:date="2015-04-07T15:23:00Z">
        <w:r w:rsidR="00E3205B">
          <w:t>.</w:t>
        </w:r>
      </w:ins>
      <w:ins w:id="666" w:author="Simons, Bruce (L&amp;W, Highett)" w:date="2015-04-07T15:24:00Z">
        <w:r w:rsidR="00E3205B">
          <w:t xml:space="preserve"> This is especially the case where consistency is required between upgrades of</w:t>
        </w:r>
      </w:ins>
      <w:ins w:id="667" w:author="Simons, Bruce (L&amp;W, Highett)" w:date="2015-04-07T15:27:00Z">
        <w:r w:rsidR="00854DF6">
          <w:t xml:space="preserve"> loosely connected, but</w:t>
        </w:r>
      </w:ins>
      <w:ins w:id="668" w:author="Simons, Bruce (L&amp;W, Highett)" w:date="2015-04-07T15:24:00Z">
        <w:r w:rsidR="00E3205B">
          <w:t xml:space="preserve"> inter-dependent models.</w:t>
        </w:r>
      </w:ins>
      <w:ins w:id="669" w:author="Simons, Bruce (L&amp;W, Highett)" w:date="2015-04-07T15:25:00Z">
        <w:r w:rsidR="00854DF6">
          <w:t xml:space="preserve"> </w:t>
        </w:r>
      </w:ins>
      <w:commentRangeEnd w:id="641"/>
      <w:ins w:id="670" w:author="Simons, Bruce (L&amp;W, Highett)" w:date="2015-04-07T15:26:00Z">
        <w:r w:rsidR="00854DF6">
          <w:rPr>
            <w:rStyle w:val="CommentReference"/>
          </w:rPr>
          <w:commentReference w:id="641"/>
        </w:r>
      </w:ins>
      <w:ins w:id="671" w:author="Simons, Bruce (L&amp;W, Highett)" w:date="2015-04-07T15:28:00Z">
        <w:r w:rsidR="00854DF6">
          <w:t xml:space="preserve">However, even with appropriate roles assigned, it </w:t>
        </w:r>
      </w:ins>
      <w:ins w:id="672" w:author="Simons, Bruce (L&amp;W, Highett)" w:date="2015-04-07T15:29:00Z">
        <w:r w:rsidR="00854DF6">
          <w:t>is probably</w:t>
        </w:r>
      </w:ins>
      <w:ins w:id="673" w:author="Simons, Bruce (L&amp;W, Highett)" w:date="2015-04-07T15:28:00Z">
        <w:r w:rsidR="00854DF6">
          <w:t xml:space="preserve"> not possible to upgrade </w:t>
        </w:r>
      </w:ins>
      <w:ins w:id="674" w:author="Simons, Bruce (L&amp;W, Highett)" w:date="2015-04-07T15:29:00Z">
        <w:r w:rsidR="00854DF6">
          <w:t>monolithic models, such as INSPIRE, without breaking much of the depen</w:t>
        </w:r>
      </w:ins>
      <w:ins w:id="675" w:author="Simons, Bruce (L&amp;W, Highett)" w:date="2015-04-07T15:30:00Z">
        <w:r w:rsidR="00854DF6">
          <w:t>den</w:t>
        </w:r>
      </w:ins>
      <w:ins w:id="676" w:author="Simons, Bruce (L&amp;W, Highett)" w:date="2015-04-07T15:29:00Z">
        <w:r w:rsidR="00854DF6">
          <w:t>cies between the models.</w:t>
        </w:r>
      </w:ins>
    </w:p>
    <w:p w14:paraId="0DF2FADA" w14:textId="3309245C" w:rsidR="000910DA" w:rsidDel="00575D41" w:rsidRDefault="000910DA" w:rsidP="00790B92">
      <w:pPr>
        <w:pStyle w:val="ListParagraph"/>
        <w:numPr>
          <w:ilvl w:val="0"/>
          <w:numId w:val="39"/>
        </w:numPr>
        <w:rPr>
          <w:del w:id="677" w:author="Simons, Bruce (L&amp;W, Highett)" w:date="2015-04-07T14:59:00Z"/>
        </w:rPr>
      </w:pPr>
      <w:del w:id="678" w:author="Simons, Bruce (L&amp;W, Highett)" w:date="2015-04-07T14:59:00Z">
        <w:r w:rsidDel="00575D41">
          <w:delText xml:space="preserve">Modular versus monolithic </w:delText>
        </w:r>
      </w:del>
    </w:p>
    <w:p w14:paraId="3D8E352B" w14:textId="188E1619" w:rsidR="000910DA" w:rsidRPr="00006A89" w:rsidDel="00575D41" w:rsidRDefault="000910DA" w:rsidP="00790B92">
      <w:pPr>
        <w:pStyle w:val="ListParagraph"/>
        <w:numPr>
          <w:ilvl w:val="0"/>
          <w:numId w:val="39"/>
        </w:numPr>
        <w:rPr>
          <w:del w:id="679" w:author="Simons, Bruce (L&amp;W, Highett)" w:date="2015-04-07T14:59:00Z"/>
        </w:rPr>
      </w:pPr>
      <w:del w:id="680" w:author="Simons, Bruce (L&amp;W, Highett)" w:date="2015-04-07T14:59:00Z">
        <w:r w:rsidDel="00575D41">
          <w:delText xml:space="preserve">Handling change in inter-dependent </w:delText>
        </w:r>
      </w:del>
    </w:p>
    <w:p w14:paraId="12FDAECC" w14:textId="3F924FB7" w:rsidR="00B9575B" w:rsidRDefault="002A0A74" w:rsidP="00B9575B">
      <w:pPr>
        <w:pStyle w:val="Heading3"/>
      </w:pPr>
      <w:bookmarkStart w:id="681" w:name="_Toc403126501"/>
      <w:bookmarkStart w:id="682" w:name="_Ref415514693"/>
      <w:r>
        <w:t xml:space="preserve">Conceptual </w:t>
      </w:r>
      <w:r w:rsidR="00F94A14">
        <w:t xml:space="preserve">model development </w:t>
      </w:r>
      <w:r>
        <w:t>- r</w:t>
      </w:r>
      <w:r w:rsidR="00B9575B">
        <w:t>equirements and use cases</w:t>
      </w:r>
      <w:bookmarkEnd w:id="681"/>
      <w:bookmarkEnd w:id="682"/>
    </w:p>
    <w:p w14:paraId="29279330" w14:textId="77777777" w:rsidR="00B9575B" w:rsidRDefault="00B9575B" w:rsidP="009023CD">
      <w:pPr>
        <w:jc w:val="both"/>
      </w:pPr>
      <w:r>
        <w:t>Identifying the scope and context by defining the use-cases that the application schema will support is crucial to ensuring the product is useful. It is important that the scope is not too ambitious.</w:t>
      </w:r>
    </w:p>
    <w:p w14:paraId="6E46726D" w14:textId="77777777" w:rsidR="00B9575B" w:rsidRDefault="00B9575B" w:rsidP="009023CD">
      <w:pPr>
        <w:jc w:val="both"/>
      </w:pPr>
      <w:r>
        <w:t>Generating use cases is a dialogue between the information modeller and the domain experts, both data providers and end-users, carried out in a language familiar to the domain experts. The use of their language provides an introduction to the domain for the modeller.</w:t>
      </w:r>
    </w:p>
    <w:p w14:paraId="1FA09F35" w14:textId="61A7C5B1" w:rsidR="00B9575B" w:rsidRDefault="00B9575B" w:rsidP="009023CD">
      <w:pPr>
        <w:jc w:val="both"/>
      </w:pPr>
      <w:r>
        <w:t xml:space="preserve">The use cases directly determine the fitness of purpose of a </w:t>
      </w:r>
      <w:r w:rsidR="002A0A74">
        <w:t xml:space="preserve">data product </w:t>
      </w:r>
      <w:r>
        <w:t>to meet requirements. The success of the dialogue between information modeller and domain experts to generate use-cases is a good indicator for the likely success and community uptake of the final information model</w:t>
      </w:r>
      <w:r w:rsidR="002A0A74">
        <w:t xml:space="preserve"> and products developed from it</w:t>
      </w:r>
      <w:r>
        <w:t xml:space="preserve">. </w:t>
      </w:r>
    </w:p>
    <w:p w14:paraId="70088566" w14:textId="18014064" w:rsidR="00B9575B" w:rsidRDefault="00B9575B" w:rsidP="009023CD">
      <w:pPr>
        <w:jc w:val="both"/>
      </w:pPr>
      <w:r>
        <w:t xml:space="preserve">Identifying what data products are required to meet the use-cases allows </w:t>
      </w:r>
      <w:ins w:id="683" w:author="Simons, Bruce (L&amp;W, Highett)" w:date="2015-04-07T15:31:00Z">
        <w:r w:rsidR="007900CF">
          <w:t xml:space="preserve">user </w:t>
        </w:r>
      </w:ins>
      <w:r>
        <w:t xml:space="preserve">assumptions </w:t>
      </w:r>
      <w:del w:id="684" w:author="Simons, Bruce (L&amp;W, Highett)" w:date="2015-04-07T15:31:00Z">
        <w:r w:rsidR="002A0A74" w:rsidDel="007900CF">
          <w:delText xml:space="preserve">about users </w:delText>
        </w:r>
      </w:del>
      <w:r w:rsidR="00D31716">
        <w:t xml:space="preserve">to be confirmed </w:t>
      </w:r>
      <w:r>
        <w:t>and new ways of solving challenges</w:t>
      </w:r>
      <w:r w:rsidR="00D31716">
        <w:t xml:space="preserve"> to be identified</w:t>
      </w:r>
      <w:r>
        <w:t>. Existing data provision needs to inform the design, but not dictate it. Although existing products reflect authentic uses cases and current best practices and community agreements, they reflect the present and are rarely sufficiently flexible and generic to cater for new use cases from additional data providers and users.</w:t>
      </w:r>
    </w:p>
    <w:p w14:paraId="11F28F65" w14:textId="77777777" w:rsidR="00B9575B" w:rsidRDefault="00B9575B" w:rsidP="009023CD">
      <w:pPr>
        <w:jc w:val="both"/>
      </w:pPr>
      <w:r w:rsidRPr="006A4066">
        <w:t>A significant issue concerns delimiting the community within which agreement may be reached. This may be as small as a workgroup, but may cross institutional boundaries. It may not be possible to achieve complete formal agreement amongst all interested parties, so strategies for reconciling models from different communities within the same conceptual domain will often be required.</w:t>
      </w:r>
    </w:p>
    <w:p w14:paraId="2173DA8D" w14:textId="7CD7651E" w:rsidR="00B9575B" w:rsidRDefault="00430E1E" w:rsidP="00B9575B">
      <w:pPr>
        <w:pStyle w:val="Heading3"/>
      </w:pPr>
      <w:bookmarkStart w:id="685" w:name="_Toc403126503"/>
      <w:r>
        <w:lastRenderedPageBreak/>
        <w:t>C</w:t>
      </w:r>
      <w:r w:rsidR="00B9575B">
        <w:t xml:space="preserve">onceptual </w:t>
      </w:r>
      <w:r w:rsidR="00F94A14">
        <w:t>model development</w:t>
      </w:r>
      <w:ins w:id="686" w:author="Simons, Bruce (L&amp;W, Highett)" w:date="2015-04-07T15:38:00Z">
        <w:r w:rsidR="00B34499">
          <w:t xml:space="preserve"> </w:t>
        </w:r>
      </w:ins>
      <w:ins w:id="687" w:author="Simons, Bruce (L&amp;W, Highett)" w:date="2015-04-07T15:41:00Z">
        <w:r w:rsidR="00B34499">
          <w:rPr>
            <w:rFonts w:eastAsia="Times New Roman"/>
          </w:rPr>
          <w:t>–</w:t>
        </w:r>
      </w:ins>
      <w:del w:id="688" w:author="Simons, Bruce (L&amp;W, Highett)" w:date="2015-04-07T15:41:00Z">
        <w:r w:rsidR="002A0A74" w:rsidDel="00B34499">
          <w:delText>-</w:delText>
        </w:r>
      </w:del>
      <w:r w:rsidR="002A0A74">
        <w:t xml:space="preserve"> information </w:t>
      </w:r>
      <w:r w:rsidR="00B9575B">
        <w:t>model</w:t>
      </w:r>
      <w:bookmarkEnd w:id="685"/>
      <w:r w:rsidR="002A0A74">
        <w:t xml:space="preserve"> </w:t>
      </w:r>
    </w:p>
    <w:p w14:paraId="74942A49" w14:textId="63E392A0" w:rsidR="00B9575B" w:rsidRDefault="00B9575B" w:rsidP="009023CD">
      <w:pPr>
        <w:jc w:val="both"/>
      </w:pPr>
      <w:r>
        <w:rPr>
          <w:rFonts w:eastAsia="Times New Roman"/>
        </w:rPr>
        <w:t>Generating a domain-specific conceptual model continues the dialogue between the information modeller and the domain experts, although now in the language of the modeller. It aims to capture the concepts and relationships required to meet the use cases, preferably in a formal language such as UML.</w:t>
      </w:r>
    </w:p>
    <w:p w14:paraId="73273544" w14:textId="4E5348E4" w:rsidR="00B9575B" w:rsidRDefault="00B9575B" w:rsidP="009023CD">
      <w:pPr>
        <w:jc w:val="both"/>
        <w:rPr>
          <w:rFonts w:eastAsia="Times New Roman"/>
        </w:rPr>
      </w:pPr>
      <w:r>
        <w:rPr>
          <w:rFonts w:eastAsia="Times New Roman"/>
        </w:rPr>
        <w:t>The differing views on what constitutes a ‘conceptual model’ (see</w:t>
      </w:r>
      <w:r w:rsidR="00F8627F">
        <w:rPr>
          <w:rFonts w:eastAsia="Times New Roman"/>
        </w:rPr>
        <w:t xml:space="preserve"> </w:t>
      </w:r>
      <w:r w:rsidR="00F94A14">
        <w:rPr>
          <w:rFonts w:eastAsia="Times New Roman"/>
        </w:rPr>
        <w:t xml:space="preserve">section </w:t>
      </w:r>
      <w:r w:rsidR="00F94A14">
        <w:rPr>
          <w:rFonts w:eastAsia="Times New Roman"/>
        </w:rPr>
        <w:fldChar w:fldCharType="begin"/>
      </w:r>
      <w:r w:rsidR="00F94A14">
        <w:rPr>
          <w:rFonts w:eastAsia="Times New Roman"/>
        </w:rPr>
        <w:instrText xml:space="preserve"> REF _Ref415497151 \w \h </w:instrText>
      </w:r>
      <w:r w:rsidR="00F94A14">
        <w:rPr>
          <w:rFonts w:eastAsia="Times New Roman"/>
        </w:rPr>
      </w:r>
      <w:r w:rsidR="00F94A14">
        <w:rPr>
          <w:rFonts w:eastAsia="Times New Roman"/>
        </w:rPr>
        <w:fldChar w:fldCharType="separate"/>
      </w:r>
      <w:r w:rsidR="00F94A14">
        <w:rPr>
          <w:rFonts w:eastAsia="Times New Roman"/>
        </w:rPr>
        <w:t>3.2.2</w:t>
      </w:r>
      <w:r w:rsidR="00F94A14">
        <w:rPr>
          <w:rFonts w:eastAsia="Times New Roman"/>
        </w:rPr>
        <w:fldChar w:fldCharType="end"/>
      </w:r>
      <w:r w:rsidR="00F94A14">
        <w:rPr>
          <w:rFonts w:eastAsia="Times New Roman"/>
        </w:rPr>
        <w:t xml:space="preserve">, </w:t>
      </w:r>
      <w:r>
        <w:rPr>
          <w:rFonts w:eastAsia="Times New Roman"/>
        </w:rPr>
        <w:t>above) may mean this process results in an entity that more closely resembles a logical model, i.e. feature classes that have relationship properties and attributes with cardinalities and data types specified.</w:t>
      </w:r>
    </w:p>
    <w:p w14:paraId="4233708F" w14:textId="2D580865" w:rsidR="00B9575B" w:rsidRDefault="00421A50" w:rsidP="00B9575B">
      <w:pPr>
        <w:pStyle w:val="Heading3"/>
      </w:pPr>
      <w:bookmarkStart w:id="689" w:name="_Toc403126504"/>
      <w:r>
        <w:t>L</w:t>
      </w:r>
      <w:r w:rsidR="00B9575B">
        <w:t>ogical model</w:t>
      </w:r>
      <w:r w:rsidR="00F94A14">
        <w:t xml:space="preserve"> development</w:t>
      </w:r>
    </w:p>
    <w:bookmarkEnd w:id="689"/>
    <w:p w14:paraId="4A71E55B" w14:textId="77777777" w:rsidR="00B9575B" w:rsidRDefault="00B9575B" w:rsidP="009023CD">
      <w:pPr>
        <w:jc w:val="both"/>
      </w:pPr>
      <w:r>
        <w:t>Developing the logical model from the conceptual model entails bringing the concepts and relationships into the ISO19100 framework. The mapping between the conceptual and logical models is usually informal. That is, while both are usually UML models, no formal mapping between the two is undertaken. Rather the conceptual model is used to inform the logical model development.</w:t>
      </w:r>
    </w:p>
    <w:p w14:paraId="0E78B1DF" w14:textId="77777777" w:rsidR="00B9575B" w:rsidRPr="00195FB1" w:rsidRDefault="00B9575B" w:rsidP="00B9575B">
      <w:pPr>
        <w:pStyle w:val="Heading4"/>
      </w:pPr>
      <w:r>
        <w:t>Design</w:t>
      </w:r>
    </w:p>
    <w:p w14:paraId="474C7B5F" w14:textId="3FC579D4" w:rsidR="00B9575B" w:rsidRDefault="00B9575B" w:rsidP="009023CD">
      <w:pPr>
        <w:jc w:val="both"/>
      </w:pPr>
      <w:r w:rsidRPr="001442BB">
        <w:t>The General Feature Model (ISO 19109) defines feature types through their set of properties (attributes and operations). The set of properties represents the consensus of a community concerned with this feature type</w:t>
      </w:r>
      <w:r>
        <w:t xml:space="preserve">. </w:t>
      </w:r>
      <w:r w:rsidRPr="001442BB">
        <w:t xml:space="preserve">The number of members of the feature-type catalogue </w:t>
      </w:r>
      <w:r w:rsidR="00F50ECC">
        <w:t>is</w:t>
      </w:r>
      <w:r w:rsidR="00F50ECC" w:rsidRPr="001442BB">
        <w:t xml:space="preserve"> </w:t>
      </w:r>
      <w:r w:rsidRPr="001442BB">
        <w:t>determined by the breadth of the domain of interest, and the level-of-detail at which modelling takes place.</w:t>
      </w:r>
    </w:p>
    <w:p w14:paraId="5C25D0AA" w14:textId="06354707" w:rsidR="00B9575B" w:rsidRDefault="00B9575B" w:rsidP="009023CD">
      <w:pPr>
        <w:jc w:val="both"/>
      </w:pPr>
      <w:r>
        <w:t xml:space="preserve">Identifying and reviewing existing domain models is important to understanding the breadth of information contained within the domain. Reverse engineering </w:t>
      </w:r>
      <w:r w:rsidR="00E80BA6">
        <w:t xml:space="preserve">a providers </w:t>
      </w:r>
      <w:r>
        <w:t xml:space="preserve">existing database for a community schema </w:t>
      </w:r>
      <w:r w:rsidR="00E80BA6">
        <w:t xml:space="preserve">will typically not provide any benefit. </w:t>
      </w:r>
      <w:r>
        <w:t>Although it may help guide development of a community model, a specific data provider’s database schema will always contain limitations when attempting to meet domain-wide requirements due to:</w:t>
      </w:r>
    </w:p>
    <w:p w14:paraId="31C2EBD7" w14:textId="77777777" w:rsidR="00B9575B" w:rsidRDefault="00B9575B" w:rsidP="00790B92">
      <w:pPr>
        <w:pStyle w:val="ListParagraph"/>
        <w:numPr>
          <w:ilvl w:val="0"/>
          <w:numId w:val="44"/>
        </w:numPr>
      </w:pPr>
      <w:r>
        <w:t>the limited number of use cases the original designers considered;</w:t>
      </w:r>
    </w:p>
    <w:p w14:paraId="1DDE6808" w14:textId="77777777" w:rsidR="00B9575B" w:rsidRDefault="00B9575B" w:rsidP="00790B92">
      <w:pPr>
        <w:pStyle w:val="ListParagraph"/>
        <w:numPr>
          <w:ilvl w:val="0"/>
          <w:numId w:val="44"/>
        </w:numPr>
      </w:pPr>
      <w:r>
        <w:t>the limited range of data the schema was designed for;</w:t>
      </w:r>
    </w:p>
    <w:p w14:paraId="7849B4F9" w14:textId="19A2B808" w:rsidR="00B9575B" w:rsidRDefault="00B9575B" w:rsidP="00790B92">
      <w:pPr>
        <w:pStyle w:val="ListParagraph"/>
        <w:numPr>
          <w:ilvl w:val="0"/>
          <w:numId w:val="44"/>
        </w:numPr>
      </w:pPr>
      <w:r>
        <w:t xml:space="preserve">the design requirements specifically for create, read, update and delete data functionality; </w:t>
      </w:r>
      <w:r w:rsidR="002A0A74">
        <w:t>and</w:t>
      </w:r>
    </w:p>
    <w:p w14:paraId="3EB0ABE5" w14:textId="77777777" w:rsidR="00B9575B" w:rsidRDefault="00B9575B" w:rsidP="00790B92">
      <w:pPr>
        <w:pStyle w:val="ListParagraph"/>
        <w:numPr>
          <w:ilvl w:val="0"/>
          <w:numId w:val="44"/>
        </w:numPr>
      </w:pPr>
      <w:r>
        <w:t>the data provider’s specific business requirements.</w:t>
      </w:r>
    </w:p>
    <w:p w14:paraId="1ABF385A" w14:textId="77777777" w:rsidR="00B9575B" w:rsidRDefault="00B9575B" w:rsidP="009023CD">
      <w:pPr>
        <w:jc w:val="both"/>
      </w:pPr>
      <w:r>
        <w:t xml:space="preserve">Additionally, more </w:t>
      </w:r>
      <w:r w:rsidRPr="00ED7CC8">
        <w:t xml:space="preserve">than one organisation may have a database for information which is </w:t>
      </w:r>
      <w:r w:rsidRPr="00ED7CC8">
        <w:rPr>
          <w:i/>
          <w:iCs/>
        </w:rPr>
        <w:t>conceptually</w:t>
      </w:r>
      <w:r w:rsidRPr="00ED7CC8">
        <w:t xml:space="preserve"> the same</w:t>
      </w:r>
      <w:r>
        <w:t xml:space="preserve">. </w:t>
      </w:r>
      <w:r w:rsidRPr="00ED7CC8">
        <w:t>However, differences in the organisational requirements, or maybe just arbitrary historical reasons, may mean that the private RDBMS schema is different. The "automatic" XML representations of data from these sources will therefore be different, even though the information is logically the same.</w:t>
      </w:r>
    </w:p>
    <w:p w14:paraId="34E1851A" w14:textId="77777777" w:rsidR="00B9575B" w:rsidRDefault="00B9575B" w:rsidP="009023CD">
      <w:pPr>
        <w:jc w:val="both"/>
      </w:pPr>
      <w:r>
        <w:t>Ideally the reasons for rejecting or modifying existing domain models should be documented.</w:t>
      </w:r>
    </w:p>
    <w:p w14:paraId="4ABBF6F5" w14:textId="3862E1F8" w:rsidR="00B9575B" w:rsidRDefault="00B9575B" w:rsidP="009023CD">
      <w:pPr>
        <w:jc w:val="both"/>
      </w:pPr>
      <w:r>
        <w:t xml:space="preserve">It is important that the scope is not too ambitious and </w:t>
      </w:r>
      <w:r w:rsidR="00E80BA6">
        <w:t xml:space="preserve">it is valuable </w:t>
      </w:r>
      <w:r>
        <w:t xml:space="preserve">to re-use other communities work where possible. This is particularly true for components of the ISO19100 standard suite, such as data types relating to identity, geometry, time and quantity. Patterns </w:t>
      </w:r>
      <w:del w:id="690" w:author="Simons, Bruce (L&amp;W, Highett)" w:date="2015-04-07T15:46:00Z">
        <w:r w:rsidDel="00B34499">
          <w:delText>proven to work</w:delText>
        </w:r>
      </w:del>
      <w:ins w:id="691" w:author="Simons, Bruce (L&amp;W, Highett)" w:date="2015-04-07T15:46:00Z">
        <w:r w:rsidR="00B34499">
          <w:t>used</w:t>
        </w:r>
      </w:ins>
      <w:r>
        <w:t xml:space="preserve"> in other domains should be copied, for example ‘geometry is a property of a feature, not vice versa’. They have been proven to work, and users in the domains that use the patterns will already be familiar with them.</w:t>
      </w:r>
    </w:p>
    <w:p w14:paraId="27FDFDE8" w14:textId="44F29669" w:rsidR="00B9575B" w:rsidRPr="00CE0845" w:rsidRDefault="00B9575B" w:rsidP="009023CD">
      <w:pPr>
        <w:jc w:val="both"/>
      </w:pPr>
      <w:r>
        <w:t>D</w:t>
      </w:r>
      <w:r w:rsidRPr="00CE0845">
        <w:t xml:space="preserve">ifferent parts of the model </w:t>
      </w:r>
      <w:r>
        <w:t>may</w:t>
      </w:r>
      <w:r w:rsidRPr="00CE0845">
        <w:t xml:space="preserve"> be subject to different governance and maintenance regimes</w:t>
      </w:r>
      <w:r>
        <w:t xml:space="preserve"> and therefore</w:t>
      </w:r>
      <w:r w:rsidRPr="00CE0845">
        <w:t xml:space="preserve"> should be organized into different packages.</w:t>
      </w:r>
    </w:p>
    <w:p w14:paraId="56026C25" w14:textId="587CFF04" w:rsidR="00B9575B" w:rsidRPr="00CE0845" w:rsidRDefault="00B9575B" w:rsidP="009023CD">
      <w:pPr>
        <w:jc w:val="both"/>
      </w:pPr>
      <w:r w:rsidRPr="00CE0845">
        <w:t>Packaging must take account of various considerations</w:t>
      </w:r>
      <w:r w:rsidR="002A0A74">
        <w:t xml:space="preserve"> including</w:t>
      </w:r>
      <w:r w:rsidRPr="00CE0845">
        <w:t xml:space="preserve">: </w:t>
      </w:r>
    </w:p>
    <w:p w14:paraId="35FBB07E" w14:textId="5629525C" w:rsidR="00B9575B" w:rsidRPr="00CE0845" w:rsidRDefault="00B9575B" w:rsidP="00790B92">
      <w:pPr>
        <w:numPr>
          <w:ilvl w:val="0"/>
          <w:numId w:val="42"/>
        </w:numPr>
        <w:spacing w:before="100" w:beforeAutospacing="1" w:after="100" w:afterAutospacing="1"/>
        <w:jc w:val="both"/>
      </w:pPr>
      <w:r w:rsidRPr="00CE0845">
        <w:rPr>
          <w:rStyle w:val="Strong"/>
        </w:rPr>
        <w:t>stability</w:t>
      </w:r>
      <w:r w:rsidRPr="00CE0845">
        <w:t xml:space="preserve"> - Some parts will be very stable, while others will be expected to be updated more frequently</w:t>
      </w:r>
      <w:r w:rsidR="002A0A74">
        <w:t xml:space="preserve">; and </w:t>
      </w:r>
    </w:p>
    <w:p w14:paraId="13AE9E94" w14:textId="29756CC3" w:rsidR="00B9575B" w:rsidRPr="00CE0845" w:rsidRDefault="00B9575B" w:rsidP="00790B92">
      <w:pPr>
        <w:numPr>
          <w:ilvl w:val="0"/>
          <w:numId w:val="42"/>
        </w:numPr>
        <w:spacing w:before="100" w:beforeAutospacing="1" w:after="100" w:afterAutospacing="1"/>
        <w:jc w:val="both"/>
      </w:pPr>
      <w:r w:rsidRPr="00CE0845">
        <w:rPr>
          <w:rStyle w:val="Strong"/>
        </w:rPr>
        <w:t>delegation</w:t>
      </w:r>
      <w:r w:rsidRPr="00CE0845">
        <w:t xml:space="preserve"> - Some parts are locally governed, while others are </w:t>
      </w:r>
      <w:r>
        <w:t xml:space="preserve">externally governed and </w:t>
      </w:r>
      <w:r w:rsidRPr="00CE0845">
        <w:t>adopted into the model.</w:t>
      </w:r>
      <w:r w:rsidR="00F8627F">
        <w:t xml:space="preserve"> </w:t>
      </w:r>
      <w:r>
        <w:t xml:space="preserve">These </w:t>
      </w:r>
      <w:r w:rsidRPr="00CE0845">
        <w:t>must be managed carefully, and take account of the update cycle of the maintenance organization</w:t>
      </w:r>
      <w:r w:rsidR="00E80BA6">
        <w:t>.</w:t>
      </w:r>
    </w:p>
    <w:p w14:paraId="2D064E36" w14:textId="0A497715" w:rsidR="00B9575B" w:rsidRPr="00CE0845" w:rsidRDefault="00B9575B" w:rsidP="009023CD">
      <w:pPr>
        <w:jc w:val="both"/>
      </w:pPr>
      <w:r w:rsidRPr="00CE0845">
        <w:lastRenderedPageBreak/>
        <w:t xml:space="preserve">In some cases model elements belong in a package that </w:t>
      </w:r>
      <w:r>
        <w:t>should be</w:t>
      </w:r>
      <w:r w:rsidRPr="00CE0845">
        <w:t xml:space="preserve"> under the governance of another organization, but that organization has not (yet) assumed responsibility, or does not provide a convenient interface. In such a circumstance a proxy for the external package may be necessary, but it should not be entangled with the local model. Replacing the local proxy with the authoritative package should not require any other refactoring of the FSDF model.</w:t>
      </w:r>
    </w:p>
    <w:p w14:paraId="65F33B2A" w14:textId="612AFD28" w:rsidR="00B9575B" w:rsidRDefault="00B9575B" w:rsidP="009023CD">
      <w:pPr>
        <w:jc w:val="both"/>
      </w:pPr>
      <w:r w:rsidRPr="00CE0845">
        <w:t xml:space="preserve">Mutual dependencies between packages under different governance arrangements </w:t>
      </w:r>
      <w:r w:rsidR="00E80BA6">
        <w:t>must</w:t>
      </w:r>
      <w:r w:rsidRPr="00CE0845">
        <w:t xml:space="preserve"> be avoided.</w:t>
      </w:r>
    </w:p>
    <w:p w14:paraId="3F31BA63" w14:textId="050CF44F" w:rsidR="00B9575B" w:rsidRDefault="00B9575B" w:rsidP="009023CD">
      <w:pPr>
        <w:jc w:val="both"/>
      </w:pPr>
      <w:r>
        <w:t xml:space="preserve">The main </w:t>
      </w:r>
      <w:r w:rsidR="00E80BA6">
        <w:t xml:space="preserve">focus of design in the </w:t>
      </w:r>
      <w:r>
        <w:t xml:space="preserve">model should be on the </w:t>
      </w:r>
      <w:r w:rsidRPr="006D5A8C">
        <w:rPr>
          <w:b/>
          <w:bCs/>
        </w:rPr>
        <w:t>feature types</w:t>
      </w:r>
      <w:r>
        <w:t xml:space="preserve"> in the application schema</w:t>
      </w:r>
      <w:r w:rsidR="00421A50">
        <w:t>. In</w:t>
      </w:r>
      <w:r w:rsidR="00F8627F">
        <w:t xml:space="preserve"> </w:t>
      </w:r>
      <w:r>
        <w:t>broad terms these scope the packets of information that will be transferred between systems.</w:t>
      </w:r>
    </w:p>
    <w:p w14:paraId="71C832AA" w14:textId="77777777" w:rsidR="006B0755" w:rsidRDefault="00B9575B" w:rsidP="00B9575B">
      <w:pPr>
        <w:pStyle w:val="Heading4"/>
      </w:pPr>
      <w:bookmarkStart w:id="692" w:name="Formalization"/>
      <w:bookmarkEnd w:id="692"/>
      <w:r w:rsidRPr="00195FB1">
        <w:t>Formalization</w:t>
      </w:r>
    </w:p>
    <w:p w14:paraId="284CA7A2" w14:textId="0BA8D38B" w:rsidR="00B9575B" w:rsidRPr="00195FB1" w:rsidRDefault="006B0755" w:rsidP="002E4224">
      <w:pPr>
        <w:jc w:val="both"/>
      </w:pPr>
      <w:r>
        <w:t>Once the design of the model is complete and the feature types have been defined and agreed upon the effort focuses on adding detail and f</w:t>
      </w:r>
      <w:r w:rsidR="003E4573">
        <w:t>ormalising the model</w:t>
      </w:r>
      <w:r w:rsidR="00421A50">
        <w:t>. These includes the following steps:</w:t>
      </w:r>
    </w:p>
    <w:p w14:paraId="1FC7BFB4" w14:textId="5D052209" w:rsidR="00B9575B" w:rsidRDefault="00421A50" w:rsidP="00790B92">
      <w:pPr>
        <w:numPr>
          <w:ilvl w:val="0"/>
          <w:numId w:val="43"/>
        </w:numPr>
        <w:spacing w:before="100" w:beforeAutospacing="1" w:after="100" w:afterAutospacing="1"/>
        <w:jc w:val="both"/>
      </w:pPr>
      <w:r>
        <w:t>f</w:t>
      </w:r>
      <w:r w:rsidR="00B9575B">
        <w:t>ormalize the classes (features, data types) in UML</w:t>
      </w:r>
      <w:r>
        <w:t>;</w:t>
      </w:r>
      <w:r w:rsidR="00F8627F">
        <w:t xml:space="preserve"> </w:t>
      </w:r>
    </w:p>
    <w:p w14:paraId="4D122BAA" w14:textId="25DF506A" w:rsidR="00B9575B" w:rsidRDefault="00421A50" w:rsidP="00790B92">
      <w:pPr>
        <w:numPr>
          <w:ilvl w:val="0"/>
          <w:numId w:val="43"/>
        </w:numPr>
        <w:spacing w:before="100" w:beforeAutospacing="1" w:after="100" w:afterAutospacing="1"/>
        <w:jc w:val="both"/>
      </w:pPr>
      <w:r>
        <w:t>a</w:t>
      </w:r>
      <w:r w:rsidR="00B9575B">
        <w:t>pply the correct stereotypes and tagged values</w:t>
      </w:r>
      <w:ins w:id="693" w:author="Simons, Bruce (L&amp;W, Highett)" w:date="2015-04-07T15:53:00Z">
        <w:r w:rsidR="005C282B">
          <w:rPr>
            <w:rStyle w:val="FootnoteReference"/>
          </w:rPr>
          <w:footnoteReference w:id="33"/>
        </w:r>
      </w:ins>
      <w:r>
        <w:t>;</w:t>
      </w:r>
    </w:p>
    <w:p w14:paraId="4D21F957" w14:textId="4DD2822A" w:rsidR="00B9575B" w:rsidRDefault="00421A50" w:rsidP="00790B92">
      <w:pPr>
        <w:numPr>
          <w:ilvl w:val="0"/>
          <w:numId w:val="43"/>
        </w:numPr>
        <w:spacing w:before="100" w:beforeAutospacing="1" w:after="100" w:afterAutospacing="1"/>
        <w:jc w:val="both"/>
      </w:pPr>
      <w:r>
        <w:t>s</w:t>
      </w:r>
      <w:r w:rsidR="00B9575B">
        <w:t>pecify the specialization (inheritance) relationships</w:t>
      </w:r>
      <w:r>
        <w:t>;</w:t>
      </w:r>
    </w:p>
    <w:p w14:paraId="2B675D9E" w14:textId="1FD875CD" w:rsidR="00B9575B" w:rsidRDefault="00421A50" w:rsidP="00790B92">
      <w:pPr>
        <w:numPr>
          <w:ilvl w:val="0"/>
          <w:numId w:val="43"/>
        </w:numPr>
        <w:spacing w:before="100" w:beforeAutospacing="1" w:after="100" w:afterAutospacing="1"/>
        <w:jc w:val="both"/>
      </w:pPr>
      <w:r>
        <w:t>s</w:t>
      </w:r>
      <w:r w:rsidR="00B9575B">
        <w:t>pecify the association relationships, including their association type, navigability, role-names and cardinality</w:t>
      </w:r>
      <w:r>
        <w:t>;</w:t>
      </w:r>
    </w:p>
    <w:p w14:paraId="377F362A" w14:textId="4E2C0C91" w:rsidR="00B9575B" w:rsidRDefault="00421A50" w:rsidP="00790B92">
      <w:pPr>
        <w:numPr>
          <w:ilvl w:val="0"/>
          <w:numId w:val="43"/>
        </w:numPr>
        <w:spacing w:before="100" w:beforeAutospacing="1" w:after="100" w:afterAutospacing="1"/>
        <w:jc w:val="both"/>
      </w:pPr>
      <w:r>
        <w:t>s</w:t>
      </w:r>
      <w:r w:rsidR="00B9575B">
        <w:t>pecify the class attributes, including their data type and cardinality</w:t>
      </w:r>
      <w:r>
        <w:t>;</w:t>
      </w:r>
    </w:p>
    <w:p w14:paraId="264DB2D7" w14:textId="7CF1A770" w:rsidR="00B9575B" w:rsidRDefault="00421A50" w:rsidP="00790B92">
      <w:pPr>
        <w:numPr>
          <w:ilvl w:val="0"/>
          <w:numId w:val="43"/>
        </w:numPr>
        <w:spacing w:before="100" w:beforeAutospacing="1" w:after="100" w:afterAutospacing="1"/>
        <w:jc w:val="both"/>
      </w:pPr>
      <w:r>
        <w:t>a</w:t>
      </w:r>
      <w:r w:rsidR="00B9575B">
        <w:t xml:space="preserve">rrange the classes into packages where the high level packaging </w:t>
      </w:r>
      <w:del w:id="695" w:author="Simons, Bruce (L&amp;W, Highett)" w:date="2015-04-07T15:48:00Z">
        <w:r w:rsidR="006B0755" w:rsidDel="005C282B">
          <w:delText>reselect</w:delText>
        </w:r>
        <w:r w:rsidR="00B9575B" w:rsidDel="005C282B">
          <w:delText xml:space="preserve"> </w:delText>
        </w:r>
      </w:del>
      <w:ins w:id="696" w:author="Simons, Bruce (L&amp;W, Highett)" w:date="2015-04-07T15:48:00Z">
        <w:r w:rsidR="005C282B">
          <w:t xml:space="preserve">reflect </w:t>
        </w:r>
      </w:ins>
      <w:r w:rsidR="00B9575B">
        <w:t>the governance arrangements</w:t>
      </w:r>
      <w:r>
        <w:t>;</w:t>
      </w:r>
      <w:r w:rsidR="00B9575B">
        <w:t xml:space="preserve"> </w:t>
      </w:r>
    </w:p>
    <w:p w14:paraId="0DD2A3D2" w14:textId="4E3BE9EA" w:rsidR="00B9575B" w:rsidRDefault="00421A50" w:rsidP="00790B92">
      <w:pPr>
        <w:numPr>
          <w:ilvl w:val="0"/>
          <w:numId w:val="43"/>
        </w:numPr>
        <w:spacing w:before="100" w:beforeAutospacing="1" w:after="100" w:afterAutospacing="1"/>
        <w:jc w:val="both"/>
      </w:pPr>
      <w:r>
        <w:t>e</w:t>
      </w:r>
      <w:r w:rsidR="00B9575B">
        <w:t>nter scope notes for each:</w:t>
      </w:r>
    </w:p>
    <w:p w14:paraId="64E36E3A" w14:textId="03E50594" w:rsidR="00B9575B" w:rsidRDefault="00421A50" w:rsidP="00790B92">
      <w:pPr>
        <w:numPr>
          <w:ilvl w:val="1"/>
          <w:numId w:val="43"/>
        </w:numPr>
        <w:spacing w:before="100" w:beforeAutospacing="1" w:after="100" w:afterAutospacing="1"/>
        <w:jc w:val="both"/>
      </w:pPr>
      <w:r>
        <w:t>P</w:t>
      </w:r>
      <w:r w:rsidR="00B9575B">
        <w:t>ackage</w:t>
      </w:r>
      <w:r>
        <w:t>;</w:t>
      </w:r>
      <w:r w:rsidR="00B9575B">
        <w:t xml:space="preserve"> </w:t>
      </w:r>
    </w:p>
    <w:p w14:paraId="04089718" w14:textId="3BEA96EF" w:rsidR="00B9575B" w:rsidRDefault="00421A50" w:rsidP="00790B92">
      <w:pPr>
        <w:numPr>
          <w:ilvl w:val="1"/>
          <w:numId w:val="43"/>
        </w:numPr>
        <w:spacing w:before="100" w:beforeAutospacing="1" w:after="100" w:afterAutospacing="1"/>
        <w:jc w:val="both"/>
      </w:pPr>
      <w:r>
        <w:t>C</w:t>
      </w:r>
      <w:r w:rsidR="00B9575B">
        <w:t>lass</w:t>
      </w:r>
      <w:r>
        <w:t>;</w:t>
      </w:r>
      <w:r w:rsidR="00B9575B">
        <w:t xml:space="preserve"> </w:t>
      </w:r>
    </w:p>
    <w:p w14:paraId="58991609" w14:textId="66EF853D" w:rsidR="00B9575B" w:rsidRDefault="00421A50" w:rsidP="00790B92">
      <w:pPr>
        <w:numPr>
          <w:ilvl w:val="1"/>
          <w:numId w:val="43"/>
        </w:numPr>
        <w:spacing w:before="100" w:beforeAutospacing="1" w:after="100" w:afterAutospacing="1"/>
        <w:jc w:val="both"/>
      </w:pPr>
      <w:r>
        <w:t>A</w:t>
      </w:r>
      <w:r w:rsidR="00B9575B">
        <w:t>ttribute</w:t>
      </w:r>
      <w:r>
        <w:t>;</w:t>
      </w:r>
      <w:r w:rsidR="00B9575B">
        <w:t xml:space="preserve"> </w:t>
      </w:r>
    </w:p>
    <w:p w14:paraId="03EF3875" w14:textId="6E632E95" w:rsidR="00B9575B" w:rsidRDefault="00B9575B" w:rsidP="00790B92">
      <w:pPr>
        <w:numPr>
          <w:ilvl w:val="1"/>
          <w:numId w:val="43"/>
        </w:numPr>
        <w:spacing w:before="100" w:beforeAutospacing="1" w:after="100" w:afterAutospacing="1"/>
        <w:jc w:val="both"/>
      </w:pPr>
      <w:r>
        <w:t>navigable association end</w:t>
      </w:r>
      <w:r w:rsidR="00421A50">
        <w:t>; and</w:t>
      </w:r>
      <w:r>
        <w:t xml:space="preserve"> </w:t>
      </w:r>
    </w:p>
    <w:p w14:paraId="0B55842C" w14:textId="088A2831" w:rsidR="00B9575B" w:rsidRDefault="00CD0CEA" w:rsidP="00790B92">
      <w:pPr>
        <w:numPr>
          <w:ilvl w:val="0"/>
          <w:numId w:val="43"/>
        </w:numPr>
        <w:spacing w:before="100" w:beforeAutospacing="1" w:after="100" w:afterAutospacing="1"/>
        <w:jc w:val="both"/>
      </w:pPr>
      <w:r>
        <w:t>r</w:t>
      </w:r>
      <w:r w:rsidR="00B9575B">
        <w:t xml:space="preserve">ecord other rules and logic using </w:t>
      </w:r>
      <w:r w:rsidR="00B9575B" w:rsidRPr="00CD0CEA">
        <w:rPr>
          <w:rStyle w:val="Strong"/>
          <w:b w:val="0"/>
        </w:rPr>
        <w:t>constraints</w:t>
      </w:r>
      <w:r w:rsidR="00421A50" w:rsidRPr="00CD0CEA">
        <w:rPr>
          <w:rStyle w:val="Strong"/>
          <w:b w:val="0"/>
        </w:rPr>
        <w:t>.</w:t>
      </w:r>
    </w:p>
    <w:p w14:paraId="6ABC5124" w14:textId="79899F5D" w:rsidR="00B9575B" w:rsidRPr="00441199" w:rsidRDefault="00B9575B" w:rsidP="00B9575B">
      <w:pPr>
        <w:pStyle w:val="Heading4"/>
      </w:pPr>
      <w:bookmarkStart w:id="697" w:name="Documentation"/>
      <w:bookmarkStart w:id="698" w:name="Model_harmonization_and_dependencies"/>
      <w:bookmarkEnd w:id="697"/>
      <w:bookmarkEnd w:id="698"/>
      <w:r>
        <w:t xml:space="preserve">Hard-typing or </w:t>
      </w:r>
      <w:r w:rsidR="00CD0CEA">
        <w:t>s</w:t>
      </w:r>
      <w:r>
        <w:t>oft-typing?</w:t>
      </w:r>
      <w:r w:rsidRPr="00441199">
        <w:t xml:space="preserve"> </w:t>
      </w:r>
    </w:p>
    <w:p w14:paraId="5581C504" w14:textId="002BCC51" w:rsidR="00B9575B" w:rsidRPr="001442BB" w:rsidRDefault="00B9575B" w:rsidP="009023CD">
      <w:pPr>
        <w:jc w:val="both"/>
      </w:pPr>
      <w:bookmarkStart w:id="699" w:name="The_Feature_Model"/>
      <w:bookmarkEnd w:id="699"/>
      <w:r w:rsidRPr="001442BB">
        <w:t xml:space="preserve">Using </w:t>
      </w:r>
      <w:r w:rsidRPr="002E4224">
        <w:rPr>
          <w:bCs/>
        </w:rPr>
        <w:t>hard-typing (strong-typing)</w:t>
      </w:r>
      <w:ins w:id="700" w:author="Simons, Bruce (L&amp;W, Highett)" w:date="2015-04-07T15:50:00Z">
        <w:r w:rsidR="005C282B">
          <w:rPr>
            <w:rStyle w:val="FootnoteReference"/>
            <w:bCs/>
          </w:rPr>
          <w:footnoteReference w:id="34"/>
        </w:r>
      </w:ins>
      <w:r w:rsidRPr="00290F27">
        <w:t>,</w:t>
      </w:r>
      <w:r w:rsidRPr="001442BB">
        <w:t xml:space="preserve"> the feature type is assigned or determined first, then the necessary properties listed and values provided. This is the usual GML encoding pattern. </w:t>
      </w:r>
    </w:p>
    <w:p w14:paraId="6E701CB7" w14:textId="6CED123B" w:rsidR="00B9575B" w:rsidRPr="001442BB" w:rsidRDefault="00B9575B" w:rsidP="009023CD">
      <w:pPr>
        <w:jc w:val="both"/>
      </w:pPr>
      <w:r w:rsidRPr="001442BB">
        <w:t xml:space="preserve">When applying a full </w:t>
      </w:r>
      <w:r w:rsidRPr="002E4224">
        <w:rPr>
          <w:bCs/>
        </w:rPr>
        <w:t>soft-typing (weak-typing)</w:t>
      </w:r>
      <w:r w:rsidRPr="001442BB">
        <w:t xml:space="preserve"> pattern, a generic feature has generic properties, and maybe a property that specifies (or refines) the feature-type itself. For maximum flexibility the feature has </w:t>
      </w:r>
      <w:r w:rsidR="003E4573">
        <w:t xml:space="preserve">an </w:t>
      </w:r>
      <w:r w:rsidRPr="001442BB">
        <w:t xml:space="preserve">unlimited number of properties </w:t>
      </w:r>
      <w:del w:id="703" w:author="Simons, Bruce (L&amp;W, Highett)" w:date="2015-04-07T15:51:00Z">
        <w:r w:rsidRPr="001442BB" w:rsidDel="005C282B">
          <w:delText xml:space="preserve">which </w:delText>
        </w:r>
      </w:del>
      <w:ins w:id="704" w:author="Simons, Bruce (L&amp;W, Highett)" w:date="2015-04-07T15:51:00Z">
        <w:r w:rsidR="005C282B">
          <w:t>that</w:t>
        </w:r>
        <w:r w:rsidR="005C282B" w:rsidRPr="001442BB">
          <w:t xml:space="preserve"> </w:t>
        </w:r>
      </w:ins>
      <w:r w:rsidRPr="001442BB">
        <w:t>are soft-typed themselves</w:t>
      </w:r>
      <w:r w:rsidRPr="00290F27">
        <w:t>. In an XML implementation this leads to less tidy instances, where semantic information occurs as element and attribute values rather than in tag names.</w:t>
      </w:r>
    </w:p>
    <w:p w14:paraId="5E0A98C2" w14:textId="77777777" w:rsidR="00B9575B" w:rsidRDefault="00B9575B" w:rsidP="009023CD">
      <w:pPr>
        <w:jc w:val="both"/>
      </w:pPr>
      <w:r w:rsidRPr="003E15CC">
        <w:t xml:space="preserve">It is usual for a domain model to contain a mix of soft and hard typing, determined by how much is known </w:t>
      </w:r>
      <w:r w:rsidRPr="002E4224">
        <w:rPr>
          <w:i/>
        </w:rPr>
        <w:t>a priori</w:t>
      </w:r>
      <w:r w:rsidRPr="003E15CC">
        <w:t xml:space="preserve">, and how much flexibility the use cases require. </w:t>
      </w:r>
      <w:r w:rsidRPr="00290F27">
        <w:t xml:space="preserve">The </w:t>
      </w:r>
      <w:r>
        <w:t>soft</w:t>
      </w:r>
      <w:r w:rsidRPr="00290F27">
        <w:t>-typing approach is particularly suitable for domains where the classification of items of interest emerges from their properties, or where varying or evolving classification methodologies apply.</w:t>
      </w:r>
    </w:p>
    <w:p w14:paraId="5793231E" w14:textId="77777777" w:rsidR="00B9575B" w:rsidRDefault="00B9575B" w:rsidP="009023CD">
      <w:pPr>
        <w:jc w:val="both"/>
      </w:pPr>
      <w:r w:rsidRPr="003E15CC">
        <w:t xml:space="preserve">The use of </w:t>
      </w:r>
      <w:r>
        <w:t>hard</w:t>
      </w:r>
      <w:r w:rsidRPr="003E15CC">
        <w:t xml:space="preserve">- and </w:t>
      </w:r>
      <w:r>
        <w:t>soft</w:t>
      </w:r>
      <w:r w:rsidRPr="003E15CC">
        <w:t xml:space="preserve">-typing patterns have various advantages and disadvantages. </w:t>
      </w:r>
      <w:r>
        <w:t xml:space="preserve">The </w:t>
      </w:r>
      <w:r w:rsidRPr="002E77BA">
        <w:t>more detailed models, with harder typing, lead to type-proliferation and a more onerous governance and maintenance framework, suitable for a smaller community</w:t>
      </w:r>
      <w:r>
        <w:t xml:space="preserve">. Hard-typed data requires less effort to understand by end users. The </w:t>
      </w:r>
      <w:r w:rsidRPr="002E77BA">
        <w:t>more generic models, use softer typing with fewer types and support larger, less specialised communities with less catalogue maintenance, but require that users can cope with higher levels of abstraction</w:t>
      </w:r>
      <w:r>
        <w:t>.</w:t>
      </w:r>
    </w:p>
    <w:p w14:paraId="42B70B2B" w14:textId="789F0808" w:rsidR="00B9575B" w:rsidRPr="00195FB1" w:rsidRDefault="00B9575B" w:rsidP="00B9575B">
      <w:pPr>
        <w:pStyle w:val="Heading4"/>
      </w:pPr>
      <w:r>
        <w:lastRenderedPageBreak/>
        <w:t xml:space="preserve">Logical </w:t>
      </w:r>
      <w:r w:rsidR="00F94A14">
        <w:t>m</w:t>
      </w:r>
      <w:r>
        <w:t xml:space="preserve">odel </w:t>
      </w:r>
      <w:r w:rsidR="00F94A14">
        <w:t>t</w:t>
      </w:r>
      <w:r>
        <w:t>esting</w:t>
      </w:r>
      <w:r w:rsidRPr="00195FB1">
        <w:t xml:space="preserve"> </w:t>
      </w:r>
    </w:p>
    <w:p w14:paraId="03343F3A" w14:textId="5DE1434A" w:rsidR="00B9575B" w:rsidRPr="003E15CC" w:rsidRDefault="00B9575B" w:rsidP="009023CD">
      <w:pPr>
        <w:jc w:val="both"/>
      </w:pPr>
      <w:r>
        <w:t xml:space="preserve">Full testing of the logical model is </w:t>
      </w:r>
      <w:ins w:id="705" w:author="Simons, Bruce (L&amp;W, Highett)" w:date="2015-04-07T15:52:00Z">
        <w:r w:rsidR="005C282B">
          <w:t xml:space="preserve">usually </w:t>
        </w:r>
      </w:ins>
      <w:r>
        <w:t>undertaken after development of the physical model. However, a number of conformance tests can be carried out prior</w:t>
      </w:r>
      <w:r w:rsidR="003E4573">
        <w:t xml:space="preserve"> to this</w:t>
      </w:r>
      <w:r>
        <w:t xml:space="preserve"> to ensure the </w:t>
      </w:r>
      <w:r w:rsidR="00421A50">
        <w:t>f</w:t>
      </w:r>
      <w:r>
        <w:t xml:space="preserve">ormalization rules have been followed. </w:t>
      </w:r>
    </w:p>
    <w:p w14:paraId="066A35F1" w14:textId="0279BECD" w:rsidR="00B9575B" w:rsidRDefault="00421A50" w:rsidP="00B9575B">
      <w:pPr>
        <w:pStyle w:val="Heading3"/>
      </w:pPr>
      <w:bookmarkStart w:id="706" w:name="_Toc403126506"/>
      <w:r>
        <w:t>P</w:t>
      </w:r>
      <w:r w:rsidR="00B9575B">
        <w:t>hysical model</w:t>
      </w:r>
      <w:r w:rsidR="00F94A14">
        <w:t xml:space="preserve"> development</w:t>
      </w:r>
    </w:p>
    <w:p w14:paraId="33A415ED" w14:textId="549FB731" w:rsidR="00B9575B" w:rsidRDefault="00B9575B" w:rsidP="009023CD">
      <w:pPr>
        <w:jc w:val="both"/>
      </w:pPr>
      <w:r>
        <w:t xml:space="preserve">The </w:t>
      </w:r>
      <w:r w:rsidR="003E4573">
        <w:t>p</w:t>
      </w:r>
      <w:r>
        <w:t xml:space="preserve">hysical </w:t>
      </w:r>
      <w:r w:rsidR="003E4573">
        <w:t>m</w:t>
      </w:r>
      <w:r>
        <w:t xml:space="preserve">odel is the platform specific implementation of the </w:t>
      </w:r>
      <w:r w:rsidR="003E4573">
        <w:t>l</w:t>
      </w:r>
      <w:r>
        <w:t xml:space="preserve">ogical </w:t>
      </w:r>
      <w:r w:rsidR="003E4573">
        <w:t>m</w:t>
      </w:r>
      <w:r>
        <w:t xml:space="preserve">odel. For FSDF this is a GML implementation that results in an XML schema. The </w:t>
      </w:r>
      <w:r w:rsidR="003E4573">
        <w:t>p</w:t>
      </w:r>
      <w:r>
        <w:t xml:space="preserve">hysical </w:t>
      </w:r>
      <w:r w:rsidR="003E4573">
        <w:t>m</w:t>
      </w:r>
      <w:r>
        <w:t xml:space="preserve">odel may either represent the </w:t>
      </w:r>
      <w:r w:rsidR="003E4573">
        <w:t xml:space="preserve">entire </w:t>
      </w:r>
      <w:r>
        <w:t xml:space="preserve">logical model or be based on a restricted subset of the logical model </w:t>
      </w:r>
      <w:r w:rsidR="00F94A14">
        <w:t xml:space="preserve">to meet specific </w:t>
      </w:r>
      <w:r>
        <w:t xml:space="preserve">use cases. </w:t>
      </w:r>
      <w:r w:rsidR="00F94A14">
        <w:t xml:space="preserve">In the latter case, the </w:t>
      </w:r>
      <w:r>
        <w:t xml:space="preserve">product model is a profile of the </w:t>
      </w:r>
      <w:r w:rsidR="003E4573">
        <w:t>l</w:t>
      </w:r>
      <w:r>
        <w:t xml:space="preserve">ogical </w:t>
      </w:r>
      <w:r w:rsidR="003E4573">
        <w:t>m</w:t>
      </w:r>
      <w:r>
        <w:t>odel</w:t>
      </w:r>
      <w:ins w:id="707" w:author="Simons, Bruce (L&amp;W, Highett)" w:date="2015-04-07T15:55:00Z">
        <w:r w:rsidR="005C282B">
          <w:rPr>
            <w:rStyle w:val="FootnoteReference"/>
          </w:rPr>
          <w:footnoteReference w:id="35"/>
        </w:r>
      </w:ins>
      <w:r>
        <w:t>.</w:t>
      </w:r>
    </w:p>
    <w:p w14:paraId="38E9F87C" w14:textId="77777777" w:rsidR="00B9575B" w:rsidRDefault="00B9575B" w:rsidP="009023CD">
      <w:pPr>
        <w:jc w:val="both"/>
      </w:pPr>
      <w:r>
        <w:t>ISO19106 defines a profile as:</w:t>
      </w:r>
    </w:p>
    <w:p w14:paraId="02EE7E03" w14:textId="00375CF0" w:rsidR="00B9575B" w:rsidRPr="00A04FA0" w:rsidRDefault="00B9575B" w:rsidP="009023CD">
      <w:pPr>
        <w:ind w:left="720"/>
        <w:jc w:val="both"/>
      </w:pPr>
      <w:r w:rsidRPr="00C40088">
        <w:rPr>
          <w:i/>
        </w:rPr>
        <w:t>"Specifications of the applications of each referenced base standard or profile, stating the choice of classes or conformance subsets, and the selection of options, ranges of parameter values, for profiles;"</w:t>
      </w:r>
      <w:r w:rsidR="00CD0CEA">
        <w:rPr>
          <w:i/>
        </w:rPr>
        <w:t xml:space="preserve"> </w:t>
      </w:r>
      <w:r w:rsidR="00A04FA0" w:rsidRPr="00A04FA0">
        <w:fldChar w:fldCharType="begin"/>
      </w:r>
      <w:r w:rsidR="00A04FA0" w:rsidRPr="00A04FA0">
        <w:instrText xml:space="preserve"> ADDIN EN.CITE &lt;EndNote&gt;&lt;Cite ExcludeAuth="1"&gt;&lt;Author&gt;ISO&lt;/Author&gt;&lt;Year&gt;2004&lt;/Year&gt;&lt;RecNum&gt;841&lt;/RecNum&gt;&lt;Prefix&gt;ISO 19106:&lt;/Prefix&gt;&lt;DisplayText&gt;(ISO 19106:2004)&lt;/DisplayText&gt;&lt;record&gt;&lt;rec-number&gt;841&lt;/rec-number&gt;&lt;foreign-keys&gt;&lt;key app="EN" db-id="rrxt52zwuvxvewefez4vrwzk9v20evxzz2zf"&gt;841&lt;/key&gt;&lt;/foreign-keys&gt;&lt;ref-type name="Standard"&gt;58&lt;/ref-type&gt;&lt;contributors&gt;&lt;authors&gt;&lt;author&gt;ISO&lt;/author&gt;&lt;/authors&gt;&lt;/contributors&gt;&lt;titles&gt;&lt;title&gt;ISO 19106:2004 Geographic information - Profiles&lt;/title&gt;&lt;alt-title&gt;AS/NZS ISO 19110&lt;/alt-title&gt;&lt;/titles&gt;&lt;dates&gt;&lt;year&gt;2004&lt;/year&gt;&lt;/dates&gt;&lt;publisher&gt;International Organization for Standardization (ISO)&lt;/publisher&gt;&lt;urls&gt;&lt;related-urls&gt;&lt;url&gt;http://www.saiglobal.com/online/Script/OpenDoc.asp?name=AS%2FNZS+ISO+19110%3A2006&amp;amp;path=http%3A%2F%2Fwww.saiglobal.com%2FPDFTemp%2Fosu-2009-12-07%2F5626590444%2F19110-2006.pdf\&lt;/url&gt;&lt;/related-urls&gt;&lt;/urls&gt;&lt;/record&gt;&lt;/Cite&gt;&lt;/EndNote&gt;</w:instrText>
      </w:r>
      <w:r w:rsidR="00A04FA0" w:rsidRPr="00A04FA0">
        <w:fldChar w:fldCharType="separate"/>
      </w:r>
      <w:r w:rsidR="00A04FA0" w:rsidRPr="00A04FA0">
        <w:rPr>
          <w:noProof/>
        </w:rPr>
        <w:t>(</w:t>
      </w:r>
      <w:hyperlink w:anchor="_ENREF_10" w:tooltip="ISO, 2004 #841" w:history="1">
        <w:r w:rsidR="00801555" w:rsidRPr="00A04FA0">
          <w:rPr>
            <w:noProof/>
          </w:rPr>
          <w:t>ISO 19106:2004</w:t>
        </w:r>
      </w:hyperlink>
      <w:r w:rsidR="00A04FA0" w:rsidRPr="00A04FA0">
        <w:rPr>
          <w:noProof/>
        </w:rPr>
        <w:t>)</w:t>
      </w:r>
      <w:r w:rsidR="00A04FA0" w:rsidRPr="00A04FA0">
        <w:fldChar w:fldCharType="end"/>
      </w:r>
    </w:p>
    <w:p w14:paraId="1264E381" w14:textId="78ED5020" w:rsidR="00B9575B" w:rsidRDefault="00B9575B" w:rsidP="009023CD">
      <w:pPr>
        <w:jc w:val="both"/>
      </w:pPr>
      <w:r w:rsidRPr="0011080D">
        <w:t xml:space="preserve">A feature model </w:t>
      </w:r>
      <w:r>
        <w:t>generated</w:t>
      </w:r>
      <w:r w:rsidRPr="0011080D">
        <w:t xml:space="preserve"> using the patterns outlined above may be converted to a GML-conformant XML Schema</w:t>
      </w:r>
      <w:ins w:id="709" w:author="Simons, Bruce (L&amp;W, Highett)" w:date="2015-04-07T15:56:00Z">
        <w:r w:rsidR="005C282B">
          <w:rPr>
            <w:rStyle w:val="FootnoteReference"/>
          </w:rPr>
          <w:footnoteReference w:id="36"/>
        </w:r>
      </w:ins>
      <w:r w:rsidRPr="0011080D">
        <w:t>. This defines a document-model for serializing instances of geospatial data, suitable for transfer. The UML-XML encoding rule</w:t>
      </w:r>
      <w:r w:rsidR="003E4573">
        <w:t>s</w:t>
      </w:r>
      <w:r w:rsidRPr="0011080D">
        <w:t xml:space="preserve"> result in an XML encoding </w:t>
      </w:r>
      <w:r>
        <w:t xml:space="preserve">of the </w:t>
      </w:r>
      <w:r w:rsidR="003E4573">
        <w:t>p</w:t>
      </w:r>
      <w:r>
        <w:t xml:space="preserve">hysical </w:t>
      </w:r>
      <w:r w:rsidR="003E4573">
        <w:t>m</w:t>
      </w:r>
      <w:r>
        <w:t xml:space="preserve">odel that shows </w:t>
      </w:r>
      <w:r w:rsidRPr="007B7521">
        <w:t>a literal and explicit relationship to the UML model.</w:t>
      </w:r>
    </w:p>
    <w:p w14:paraId="43787800" w14:textId="7B1BEF60" w:rsidR="00B9575B" w:rsidRDefault="00B9575B" w:rsidP="009023CD">
      <w:pPr>
        <w:jc w:val="both"/>
      </w:pPr>
      <w:r>
        <w:t xml:space="preserve">Documentation of the </w:t>
      </w:r>
      <w:r w:rsidR="003E4573">
        <w:t>p</w:t>
      </w:r>
      <w:r>
        <w:t xml:space="preserve">hysical </w:t>
      </w:r>
      <w:r w:rsidR="003E4573">
        <w:t>m</w:t>
      </w:r>
      <w:r>
        <w:t>odel consists of its UML</w:t>
      </w:r>
      <w:r w:rsidRPr="002C2085">
        <w:t xml:space="preserve"> </w:t>
      </w:r>
      <w:r>
        <w:t xml:space="preserve">representation, its GML-conformant XML schema, and an XML conformance document describing how to configure the XML instances. This latter document details the configuration rules by specifying the </w:t>
      </w:r>
      <w:r w:rsidR="003E4573">
        <w:t>r</w:t>
      </w:r>
      <w:r>
        <w:t xml:space="preserve">equirements </w:t>
      </w:r>
      <w:r w:rsidR="003E4573">
        <w:t>c</w:t>
      </w:r>
      <w:r>
        <w:t xml:space="preserve">lasses’ and </w:t>
      </w:r>
      <w:r w:rsidR="003E4573">
        <w:t>c</w:t>
      </w:r>
      <w:r>
        <w:t xml:space="preserve">onformance </w:t>
      </w:r>
      <w:r w:rsidR="003E4573">
        <w:t>c</w:t>
      </w:r>
      <w:r>
        <w:t xml:space="preserve">lasses, along with supporting XML instance examples. In practice, the </w:t>
      </w:r>
      <w:r w:rsidR="003E4573">
        <w:t>p</w:t>
      </w:r>
      <w:r>
        <w:t xml:space="preserve">hysical </w:t>
      </w:r>
      <w:r w:rsidR="003E4573">
        <w:t>m</w:t>
      </w:r>
      <w:r>
        <w:t>odel documentation is not usually completed until after the testing phase has been completed.</w:t>
      </w:r>
    </w:p>
    <w:p w14:paraId="7FA061F3" w14:textId="6BFC7760" w:rsidR="00B9575B" w:rsidRDefault="00421A50" w:rsidP="00B9575B">
      <w:pPr>
        <w:pStyle w:val="Heading3"/>
      </w:pPr>
      <w:bookmarkStart w:id="711" w:name="_Ref415514702"/>
      <w:r>
        <w:t xml:space="preserve">Test </w:t>
      </w:r>
      <w:r w:rsidR="00B9575B">
        <w:t xml:space="preserve">the </w:t>
      </w:r>
      <w:r>
        <w:t>c</w:t>
      </w:r>
      <w:r w:rsidR="00B9575B">
        <w:t xml:space="preserve">onceptual, </w:t>
      </w:r>
      <w:r>
        <w:t>l</w:t>
      </w:r>
      <w:r w:rsidR="00B9575B">
        <w:t xml:space="preserve">ogical and </w:t>
      </w:r>
      <w:r w:rsidR="00F94A14">
        <w:t>p</w:t>
      </w:r>
      <w:r w:rsidR="00B9575B">
        <w:t xml:space="preserve">hysical </w:t>
      </w:r>
      <w:r w:rsidR="00F94A14">
        <w:t>m</w:t>
      </w:r>
      <w:r w:rsidR="00B9575B">
        <w:t>odels</w:t>
      </w:r>
      <w:bookmarkEnd w:id="706"/>
      <w:bookmarkEnd w:id="711"/>
    </w:p>
    <w:p w14:paraId="46DAB232" w14:textId="2F53AF06" w:rsidR="00B9575B" w:rsidRDefault="00B9575B" w:rsidP="009023CD">
      <w:pPr>
        <w:jc w:val="both"/>
      </w:pPr>
      <w:r>
        <w:t xml:space="preserve">Testing of the modelling process is usually restricted to two </w:t>
      </w:r>
      <w:r w:rsidR="003E4573">
        <w:t>tests</w:t>
      </w:r>
      <w:r>
        <w:t>:</w:t>
      </w:r>
    </w:p>
    <w:p w14:paraId="4EF2F903" w14:textId="7BEC730E" w:rsidR="00B9575B" w:rsidRDefault="00B9575B" w:rsidP="00790B92">
      <w:pPr>
        <w:numPr>
          <w:ilvl w:val="0"/>
          <w:numId w:val="43"/>
        </w:numPr>
        <w:spacing w:after="100" w:afterAutospacing="1"/>
        <w:ind w:left="714" w:hanging="357"/>
        <w:jc w:val="both"/>
      </w:pPr>
      <w:r>
        <w:t xml:space="preserve">Can the data providers existing data be mapped to the </w:t>
      </w:r>
      <w:r w:rsidR="003E4573">
        <w:t>p</w:t>
      </w:r>
      <w:r>
        <w:t xml:space="preserve">hysical </w:t>
      </w:r>
      <w:r w:rsidR="003E4573">
        <w:t>m</w:t>
      </w:r>
      <w:r>
        <w:t>odel?</w:t>
      </w:r>
    </w:p>
    <w:p w14:paraId="5A47C18E" w14:textId="77777777" w:rsidR="00B9575B" w:rsidRDefault="00B9575B" w:rsidP="00790B92">
      <w:pPr>
        <w:numPr>
          <w:ilvl w:val="0"/>
          <w:numId w:val="43"/>
        </w:numPr>
        <w:spacing w:after="100" w:afterAutospacing="1"/>
        <w:ind w:left="714" w:hanging="357"/>
        <w:jc w:val="both"/>
      </w:pPr>
      <w:r>
        <w:t>Do the data documents provide sufficient information to meet the use cases?</w:t>
      </w:r>
    </w:p>
    <w:p w14:paraId="0DD939C8" w14:textId="77777777" w:rsidR="00B9575B" w:rsidRDefault="00B9575B" w:rsidP="009023CD">
      <w:pPr>
        <w:jc w:val="both"/>
      </w:pPr>
      <w:r>
        <w:t>Testing may also extend to establishing services delivering the data, and designing client-based filter queries. It rarely includes performance testing.</w:t>
      </w:r>
    </w:p>
    <w:p w14:paraId="618A7549" w14:textId="77777777" w:rsidR="00B9575B" w:rsidRDefault="00B9575B" w:rsidP="009023CD">
      <w:pPr>
        <w:jc w:val="both"/>
      </w:pPr>
      <w:r>
        <w:t>Mapping existing data for GML applications requires generating XML instance documents that are data-rich and schema compliant.</w:t>
      </w:r>
    </w:p>
    <w:p w14:paraId="17C2643D" w14:textId="77777777" w:rsidR="00B9575B" w:rsidRPr="007B7521" w:rsidRDefault="00B9575B" w:rsidP="009023CD">
      <w:pPr>
        <w:jc w:val="both"/>
      </w:pPr>
      <w:r>
        <w:t>Testing against the use cases is rarely formalised. Rather, it requires domain experts identifying whether the data being provided is likely to meet the specified use case.</w:t>
      </w:r>
      <w:bookmarkStart w:id="712" w:name="Design_your_model"/>
      <w:bookmarkStart w:id="713" w:name="_Toc403126508"/>
      <w:bookmarkStart w:id="714" w:name="_Toc410402476"/>
      <w:bookmarkEnd w:id="712"/>
    </w:p>
    <w:p w14:paraId="178C2F29" w14:textId="77777777" w:rsidR="00B9575B" w:rsidRDefault="00B9575B" w:rsidP="000910DA">
      <w:pPr>
        <w:pStyle w:val="Heading2"/>
        <w:ind w:left="567" w:hanging="567"/>
      </w:pPr>
      <w:bookmarkStart w:id="715" w:name="_Toc415562753"/>
      <w:r>
        <w:t>Data delivery/deployment</w:t>
      </w:r>
      <w:bookmarkEnd w:id="713"/>
      <w:bookmarkEnd w:id="714"/>
      <w:bookmarkEnd w:id="715"/>
    </w:p>
    <w:p w14:paraId="47C43089" w14:textId="5DA2A0FC" w:rsidR="00F94A14" w:rsidRDefault="0083137E" w:rsidP="00F94A14">
      <w:pPr>
        <w:jc w:val="both"/>
      </w:pPr>
      <w:r>
        <w:t>A d</w:t>
      </w:r>
      <w:r w:rsidR="00430E1E">
        <w:t>etailed description</w:t>
      </w:r>
      <w:r>
        <w:t xml:space="preserve"> of the data development process is beyond the scope of this document</w:t>
      </w:r>
      <w:r w:rsidR="00F94A14">
        <w:t>.</w:t>
      </w:r>
      <w:r>
        <w:t xml:space="preserve"> </w:t>
      </w:r>
      <w:r w:rsidR="00F94A14">
        <w:t xml:space="preserve">However this process incorporates, the development of a specific data product by a single provider based on the model, or the </w:t>
      </w:r>
      <w:r w:rsidR="00B9575B">
        <w:t xml:space="preserve">roll-out </w:t>
      </w:r>
      <w:r w:rsidR="00F94A14">
        <w:t xml:space="preserve">of a data exchange schema </w:t>
      </w:r>
      <w:r w:rsidR="00B9575B">
        <w:t xml:space="preserve">to the broader community. </w:t>
      </w:r>
    </w:p>
    <w:p w14:paraId="77F9F7CE" w14:textId="53B48F73" w:rsidR="00B9575B" w:rsidRDefault="001F7B96" w:rsidP="00F94A14">
      <w:pPr>
        <w:jc w:val="both"/>
      </w:pPr>
      <w:r>
        <w:lastRenderedPageBreak/>
        <w:t>As part of the data delivery and deployment process, c</w:t>
      </w:r>
      <w:r w:rsidR="00B9575B" w:rsidRPr="0011080D">
        <w:t xml:space="preserve">ommunication within a specific information community is </w:t>
      </w:r>
      <w:r>
        <w:t xml:space="preserve">centred on the </w:t>
      </w:r>
      <w:r w:rsidR="00B9575B" w:rsidRPr="0011080D">
        <w:t xml:space="preserve">information model and the </w:t>
      </w:r>
      <w:r w:rsidR="00B9575B" w:rsidRPr="00B23D50">
        <w:rPr>
          <w:bCs/>
        </w:rPr>
        <w:t>catalogue of feature types</w:t>
      </w:r>
      <w:r w:rsidR="00B9575B" w:rsidRPr="0011080D">
        <w:t xml:space="preserve"> that is agreed </w:t>
      </w:r>
      <w:ins w:id="716" w:author="Simons, Bruce (L&amp;W, Highett)" w:date="2015-04-07T15:59:00Z">
        <w:r w:rsidR="00807EE7">
          <w:t xml:space="preserve">to </w:t>
        </w:r>
      </w:ins>
      <w:r w:rsidR="00B9575B" w:rsidRPr="0011080D">
        <w:t>by its members</w:t>
      </w:r>
      <w:r w:rsidR="00B9575B">
        <w:t>. Commonly this involves some or all of the following, depending on the size, resources and enthusiasm of the community:</w:t>
      </w:r>
    </w:p>
    <w:p w14:paraId="4BA497B7" w14:textId="2B7469B9" w:rsidR="00B9575B" w:rsidRDefault="00F94A14" w:rsidP="00790B92">
      <w:pPr>
        <w:numPr>
          <w:ilvl w:val="0"/>
          <w:numId w:val="43"/>
        </w:numPr>
        <w:spacing w:after="100" w:afterAutospacing="1"/>
        <w:ind w:left="714" w:hanging="357"/>
        <w:jc w:val="both"/>
      </w:pPr>
      <w:r>
        <w:t>g</w:t>
      </w:r>
      <w:r w:rsidR="00B9575B">
        <w:t xml:space="preserve">enerate and publish appropriate documentation of the information models. If the </w:t>
      </w:r>
      <w:r>
        <w:t>f</w:t>
      </w:r>
      <w:r w:rsidR="00B9575B">
        <w:t>ormali</w:t>
      </w:r>
      <w:r w:rsidR="003E4573">
        <w:t>s</w:t>
      </w:r>
      <w:r w:rsidR="00B9575B">
        <w:t>ation process is followed then this can be auto-generated from the models</w:t>
      </w:r>
      <w:r>
        <w:t>;</w:t>
      </w:r>
    </w:p>
    <w:p w14:paraId="045D2751" w14:textId="69EB43F5" w:rsidR="00B9575B" w:rsidRDefault="00F94A14" w:rsidP="00790B92">
      <w:pPr>
        <w:numPr>
          <w:ilvl w:val="0"/>
          <w:numId w:val="43"/>
        </w:numPr>
        <w:spacing w:after="100" w:afterAutospacing="1"/>
        <w:ind w:left="714" w:hanging="357"/>
        <w:jc w:val="both"/>
      </w:pPr>
      <w:r>
        <w:t>r</w:t>
      </w:r>
      <w:r w:rsidR="00B9575B">
        <w:t xml:space="preserve">egister the models in publicly accessible Feature-type Catalogues, such as file based on-line registries or reusable asset services. </w:t>
      </w:r>
      <w:r w:rsidR="00B9575B" w:rsidRPr="000910DA">
        <w:t>ISO19135</w:t>
      </w:r>
      <w:r w:rsidR="00B9575B" w:rsidRPr="007B7521">
        <w:t xml:space="preserve"> provides a rigorous model for registration, in particular identifying various roles in the management of registers and the lifecycle of registered items</w:t>
      </w:r>
      <w:r>
        <w:t>;</w:t>
      </w:r>
    </w:p>
    <w:p w14:paraId="04BA0E1E" w14:textId="50F001CC" w:rsidR="00B9575B" w:rsidRDefault="00F94A14" w:rsidP="00790B92">
      <w:pPr>
        <w:numPr>
          <w:ilvl w:val="0"/>
          <w:numId w:val="43"/>
        </w:numPr>
        <w:spacing w:after="100" w:afterAutospacing="1"/>
        <w:ind w:left="714" w:hanging="357"/>
        <w:jc w:val="both"/>
      </w:pPr>
      <w:r>
        <w:t>p</w:t>
      </w:r>
      <w:r w:rsidR="00B9575B">
        <w:t>repare and publish supporting documentation, such as the XML conformance rules</w:t>
      </w:r>
      <w:ins w:id="717" w:author="Simons, Bruce (L&amp;W, Highett)" w:date="2015-04-07T15:59:00Z">
        <w:r w:rsidR="00807EE7">
          <w:t xml:space="preserve"> and</w:t>
        </w:r>
      </w:ins>
      <w:del w:id="718" w:author="Simons, Bruce (L&amp;W, Highett)" w:date="2015-04-07T15:59:00Z">
        <w:r w:rsidR="00B9575B" w:rsidDel="00807EE7">
          <w:delText>,</w:delText>
        </w:r>
      </w:del>
      <w:r w:rsidR="00B9575B">
        <w:t xml:space="preserve"> ‘cookbooks’</w:t>
      </w:r>
      <w:r>
        <w:t>;</w:t>
      </w:r>
    </w:p>
    <w:p w14:paraId="70BC5782" w14:textId="18F0E5D8" w:rsidR="00B9575B" w:rsidRDefault="00F94A14" w:rsidP="00790B92">
      <w:pPr>
        <w:numPr>
          <w:ilvl w:val="0"/>
          <w:numId w:val="43"/>
        </w:numPr>
        <w:spacing w:after="100" w:afterAutospacing="1"/>
        <w:ind w:left="714" w:hanging="357"/>
        <w:jc w:val="both"/>
      </w:pPr>
      <w:r>
        <w:t>a</w:t>
      </w:r>
      <w:r w:rsidR="00B9575B">
        <w:t>gree on appropriate governance arrangements</w:t>
      </w:r>
      <w:r>
        <w:t xml:space="preserve">; </w:t>
      </w:r>
    </w:p>
    <w:p w14:paraId="0476026D" w14:textId="1D2839FF" w:rsidR="00B9575B" w:rsidRPr="0011080D" w:rsidRDefault="00F94A14" w:rsidP="00790B92">
      <w:pPr>
        <w:numPr>
          <w:ilvl w:val="0"/>
          <w:numId w:val="43"/>
        </w:numPr>
        <w:spacing w:after="100" w:afterAutospacing="1"/>
        <w:ind w:left="714" w:hanging="357"/>
        <w:jc w:val="both"/>
      </w:pPr>
      <w:r>
        <w:t>e</w:t>
      </w:r>
      <w:r w:rsidR="00B9575B">
        <w:t xml:space="preserve">stablish OGC </w:t>
      </w:r>
      <w:r w:rsidR="00B9575B" w:rsidRPr="0011080D">
        <w:t>Web Feature Services</w:t>
      </w:r>
      <w:r w:rsidR="00B9575B">
        <w:t xml:space="preserve"> using the </w:t>
      </w:r>
      <w:r w:rsidR="003E4573">
        <w:t>p</w:t>
      </w:r>
      <w:r w:rsidR="00B9575B">
        <w:t xml:space="preserve">hysical </w:t>
      </w:r>
      <w:r w:rsidR="003E4573">
        <w:t>m</w:t>
      </w:r>
      <w:r w:rsidR="00B9575B">
        <w:t xml:space="preserve">odel(s) at key data providers. </w:t>
      </w:r>
      <w:r w:rsidR="00B9575B" w:rsidRPr="0011080D">
        <w:t>The OGC Web Feature Service defines an interface for requesting feature data, in which the query is expressed in terms of the GML representations, and services are required to provide a GML-encoded response</w:t>
      </w:r>
      <w:r w:rsidR="000910DA">
        <w:t xml:space="preserve">; and </w:t>
      </w:r>
    </w:p>
    <w:p w14:paraId="3E47CE2A" w14:textId="49BDC85B" w:rsidR="00B9575B" w:rsidRDefault="00F94A14" w:rsidP="00790B92">
      <w:pPr>
        <w:numPr>
          <w:ilvl w:val="0"/>
          <w:numId w:val="43"/>
        </w:numPr>
        <w:spacing w:after="100" w:afterAutospacing="1"/>
        <w:ind w:left="714" w:hanging="357"/>
        <w:jc w:val="both"/>
      </w:pPr>
      <w:r>
        <w:t>c</w:t>
      </w:r>
      <w:r w:rsidR="00B9575B">
        <w:t>reate user clients to consume the service data.</w:t>
      </w:r>
      <w:bookmarkStart w:id="719" w:name="Mapping_to_other_modeling_formalisms"/>
      <w:bookmarkStart w:id="720" w:name="Open_Geospatial_Consortium"/>
      <w:bookmarkEnd w:id="719"/>
      <w:bookmarkEnd w:id="720"/>
    </w:p>
    <w:p w14:paraId="63BCEE6F" w14:textId="77777777" w:rsidR="00AC4A65" w:rsidRPr="00AC4A65" w:rsidRDefault="00AC4A65" w:rsidP="009023CD">
      <w:pPr>
        <w:jc w:val="both"/>
      </w:pPr>
    </w:p>
    <w:p w14:paraId="6213F59C" w14:textId="77777777" w:rsidR="005815F9" w:rsidRDefault="005815F9" w:rsidP="00E2783B">
      <w:pPr>
        <w:pStyle w:val="Heading1"/>
      </w:pPr>
      <w:bookmarkStart w:id="721" w:name="_Toc403126512"/>
      <w:bookmarkStart w:id="722" w:name="_Toc415562754"/>
      <w:r>
        <w:lastRenderedPageBreak/>
        <w:t xml:space="preserve">The </w:t>
      </w:r>
      <w:r w:rsidR="00AC4A65">
        <w:t xml:space="preserve">data specification </w:t>
      </w:r>
      <w:r>
        <w:t>framework</w:t>
      </w:r>
      <w:bookmarkEnd w:id="721"/>
      <w:bookmarkEnd w:id="722"/>
    </w:p>
    <w:p w14:paraId="32C240FB" w14:textId="5604CE92" w:rsidR="00C83B9B" w:rsidRDefault="00C83B9B" w:rsidP="00C83B9B">
      <w:pPr>
        <w:pStyle w:val="Heading2"/>
      </w:pPr>
      <w:bookmarkStart w:id="723" w:name="_Toc410310952"/>
      <w:bookmarkStart w:id="724" w:name="_Toc415562755"/>
      <w:bookmarkStart w:id="725" w:name="_Toc403126513"/>
      <w:r>
        <w:t>Overview</w:t>
      </w:r>
      <w:bookmarkEnd w:id="723"/>
      <w:bookmarkEnd w:id="724"/>
    </w:p>
    <w:bookmarkEnd w:id="725"/>
    <w:p w14:paraId="6143B8D2" w14:textId="00DB5FC2" w:rsidR="00C83B9B" w:rsidRDefault="00C83B9B" w:rsidP="009023CD">
      <w:pPr>
        <w:jc w:val="both"/>
        <w:rPr>
          <w:rFonts w:eastAsia="Times New Roman"/>
        </w:rPr>
      </w:pPr>
      <w:r>
        <w:rPr>
          <w:rFonts w:eastAsia="Times New Roman"/>
        </w:rPr>
        <w:t>The preceding sections of this report have presented the rationale for modelling, together with a description of the modelling process</w:t>
      </w:r>
      <w:r w:rsidR="00F94A14">
        <w:rPr>
          <w:rFonts w:eastAsia="Times New Roman"/>
        </w:rPr>
        <w:t xml:space="preserve">. This section </w:t>
      </w:r>
      <w:r>
        <w:rPr>
          <w:rFonts w:eastAsia="Times New Roman"/>
        </w:rPr>
        <w:t xml:space="preserve">describes </w:t>
      </w:r>
      <w:r w:rsidR="00F94A14">
        <w:rPr>
          <w:rFonts w:eastAsia="Times New Roman"/>
        </w:rPr>
        <w:t xml:space="preserve">a </w:t>
      </w:r>
      <w:r w:rsidR="00006A89">
        <w:rPr>
          <w:rFonts w:eastAsia="Times New Roman"/>
        </w:rPr>
        <w:t xml:space="preserve">proposed </w:t>
      </w:r>
      <w:r>
        <w:rPr>
          <w:rFonts w:eastAsia="Times New Roman"/>
        </w:rPr>
        <w:t>FSDF data specification framework.</w:t>
      </w:r>
    </w:p>
    <w:p w14:paraId="7E162FBF" w14:textId="2821EBB3" w:rsidR="00C83B9B" w:rsidRDefault="00C83B9B" w:rsidP="009023CD">
      <w:pPr>
        <w:jc w:val="both"/>
        <w:rPr>
          <w:rFonts w:eastAsia="Times New Roman"/>
        </w:rPr>
      </w:pPr>
      <w:r>
        <w:rPr>
          <w:rFonts w:eastAsia="Times New Roman"/>
        </w:rPr>
        <w:t xml:space="preserve">The </w:t>
      </w:r>
      <w:r w:rsidR="00F94A14">
        <w:rPr>
          <w:rFonts w:eastAsia="Times New Roman"/>
        </w:rPr>
        <w:t xml:space="preserve">framework </w:t>
      </w:r>
      <w:r>
        <w:rPr>
          <w:rFonts w:eastAsia="Times New Roman"/>
        </w:rPr>
        <w:t xml:space="preserve">is intended to support the long term development and maintenance of a suite of foundation data products. Practically, it provides the ability to: </w:t>
      </w:r>
    </w:p>
    <w:p w14:paraId="34329BF6" w14:textId="385C09EB" w:rsidR="00C83B9B" w:rsidRDefault="00F94A14" w:rsidP="00790B92">
      <w:pPr>
        <w:pStyle w:val="ListParagraph"/>
        <w:numPr>
          <w:ilvl w:val="0"/>
          <w:numId w:val="24"/>
        </w:numPr>
        <w:jc w:val="both"/>
        <w:rPr>
          <w:rFonts w:eastAsia="Times New Roman"/>
        </w:rPr>
      </w:pPr>
      <w:r>
        <w:rPr>
          <w:rFonts w:eastAsia="Times New Roman"/>
        </w:rPr>
        <w:t>c</w:t>
      </w:r>
      <w:r w:rsidR="00C83B9B" w:rsidRPr="00D560E7">
        <w:rPr>
          <w:rFonts w:eastAsia="Times New Roman"/>
        </w:rPr>
        <w:t>apture and model user requirements</w:t>
      </w:r>
      <w:r w:rsidR="00C83B9B">
        <w:rPr>
          <w:rFonts w:eastAsia="Times New Roman"/>
        </w:rPr>
        <w:t xml:space="preserve"> for data products;</w:t>
      </w:r>
    </w:p>
    <w:p w14:paraId="149603A9" w14:textId="3DF558AF" w:rsidR="00C83B9B" w:rsidRDefault="00F94A14" w:rsidP="00790B92">
      <w:pPr>
        <w:pStyle w:val="ListParagraph"/>
        <w:numPr>
          <w:ilvl w:val="0"/>
          <w:numId w:val="24"/>
        </w:numPr>
        <w:jc w:val="both"/>
        <w:rPr>
          <w:rFonts w:eastAsia="Times New Roman"/>
        </w:rPr>
      </w:pPr>
      <w:r>
        <w:rPr>
          <w:rFonts w:eastAsia="Times New Roman"/>
        </w:rPr>
        <w:t>d</w:t>
      </w:r>
      <w:r w:rsidR="00C83B9B" w:rsidRPr="00D560E7">
        <w:rPr>
          <w:rFonts w:eastAsia="Times New Roman"/>
        </w:rPr>
        <w:t xml:space="preserve">ocument current </w:t>
      </w:r>
      <w:r w:rsidR="00C83B9B">
        <w:rPr>
          <w:rFonts w:eastAsia="Times New Roman"/>
        </w:rPr>
        <w:t xml:space="preserve">data </w:t>
      </w:r>
      <w:r w:rsidR="00C83B9B" w:rsidRPr="00D560E7">
        <w:rPr>
          <w:rFonts w:eastAsia="Times New Roman"/>
        </w:rPr>
        <w:t>products</w:t>
      </w:r>
      <w:r w:rsidR="00C83B9B">
        <w:rPr>
          <w:rFonts w:eastAsia="Times New Roman"/>
        </w:rPr>
        <w:t>;</w:t>
      </w:r>
    </w:p>
    <w:p w14:paraId="5A173552" w14:textId="08580306" w:rsidR="00C83B9B" w:rsidRDefault="00F94A14" w:rsidP="00790B92">
      <w:pPr>
        <w:pStyle w:val="ListParagraph"/>
        <w:numPr>
          <w:ilvl w:val="0"/>
          <w:numId w:val="24"/>
        </w:numPr>
        <w:jc w:val="both"/>
        <w:rPr>
          <w:rFonts w:eastAsia="Times New Roman"/>
        </w:rPr>
      </w:pPr>
      <w:r>
        <w:rPr>
          <w:rFonts w:eastAsia="Times New Roman"/>
        </w:rPr>
        <w:t>u</w:t>
      </w:r>
      <w:r w:rsidR="00C83B9B" w:rsidRPr="00D560E7">
        <w:rPr>
          <w:rFonts w:eastAsia="Times New Roman"/>
        </w:rPr>
        <w:t>nambiguously define and document concepts, relationship and classifications used within and across domains</w:t>
      </w:r>
      <w:r w:rsidR="00C83B9B">
        <w:rPr>
          <w:rFonts w:eastAsia="Times New Roman"/>
        </w:rPr>
        <w:t xml:space="preserve"> (FSDF themes);</w:t>
      </w:r>
    </w:p>
    <w:p w14:paraId="47657D34" w14:textId="3378C1AA" w:rsidR="00C83B9B" w:rsidRDefault="00F94A14" w:rsidP="00790B92">
      <w:pPr>
        <w:pStyle w:val="ListParagraph"/>
        <w:numPr>
          <w:ilvl w:val="0"/>
          <w:numId w:val="24"/>
        </w:numPr>
        <w:jc w:val="both"/>
        <w:rPr>
          <w:rFonts w:eastAsia="Times New Roman"/>
        </w:rPr>
      </w:pPr>
      <w:r>
        <w:rPr>
          <w:rFonts w:eastAsia="Times New Roman"/>
        </w:rPr>
        <w:t>d</w:t>
      </w:r>
      <w:r w:rsidR="00C83B9B" w:rsidRPr="00D560E7">
        <w:rPr>
          <w:rFonts w:eastAsia="Times New Roman"/>
        </w:rPr>
        <w:t xml:space="preserve">esign </w:t>
      </w:r>
      <w:r w:rsidR="00C83B9B">
        <w:rPr>
          <w:rFonts w:eastAsia="Times New Roman"/>
        </w:rPr>
        <w:t xml:space="preserve">and implement </w:t>
      </w:r>
      <w:r w:rsidR="00C83B9B" w:rsidRPr="00D560E7">
        <w:rPr>
          <w:rFonts w:eastAsia="Times New Roman"/>
        </w:rPr>
        <w:t>new products meeting articulated requirements, using agreed concepts</w:t>
      </w:r>
      <w:r w:rsidR="00C83B9B">
        <w:rPr>
          <w:rFonts w:eastAsia="Times New Roman"/>
        </w:rPr>
        <w:t>;</w:t>
      </w:r>
    </w:p>
    <w:p w14:paraId="1B811BBE" w14:textId="3AAA7159" w:rsidR="00C83B9B" w:rsidRDefault="00F94A14" w:rsidP="00790B92">
      <w:pPr>
        <w:pStyle w:val="ListParagraph"/>
        <w:numPr>
          <w:ilvl w:val="0"/>
          <w:numId w:val="24"/>
        </w:numPr>
        <w:jc w:val="both"/>
        <w:rPr>
          <w:rFonts w:eastAsia="Times New Roman"/>
        </w:rPr>
      </w:pPr>
      <w:r>
        <w:rPr>
          <w:rFonts w:eastAsia="Times New Roman"/>
        </w:rPr>
        <w:t>s</w:t>
      </w:r>
      <w:r w:rsidR="00C83B9B">
        <w:rPr>
          <w:rFonts w:eastAsia="Times New Roman"/>
        </w:rPr>
        <w:t>upport gap analyses</w:t>
      </w:r>
      <w:r w:rsidR="00C83B9B" w:rsidRPr="00D560E7">
        <w:rPr>
          <w:rFonts w:eastAsia="Times New Roman"/>
        </w:rPr>
        <w:t xml:space="preserve"> between </w:t>
      </w:r>
      <w:r w:rsidR="00D54EFE">
        <w:rPr>
          <w:rFonts w:eastAsia="Times New Roman"/>
        </w:rPr>
        <w:t>current</w:t>
      </w:r>
      <w:r w:rsidR="00C83B9B" w:rsidRPr="00D560E7">
        <w:rPr>
          <w:rFonts w:eastAsia="Times New Roman"/>
        </w:rPr>
        <w:t xml:space="preserve"> and future state</w:t>
      </w:r>
      <w:r w:rsidR="00D54EFE">
        <w:rPr>
          <w:rFonts w:eastAsia="Times New Roman"/>
        </w:rPr>
        <w:t>s</w:t>
      </w:r>
      <w:r w:rsidR="00C83B9B" w:rsidRPr="00D560E7">
        <w:rPr>
          <w:rFonts w:eastAsia="Times New Roman"/>
        </w:rPr>
        <w:t xml:space="preserve"> </w:t>
      </w:r>
      <w:r w:rsidR="00C83B9B">
        <w:rPr>
          <w:rFonts w:eastAsia="Times New Roman"/>
        </w:rPr>
        <w:t xml:space="preserve">for </w:t>
      </w:r>
      <w:r w:rsidR="00C83B9B" w:rsidRPr="00D560E7">
        <w:rPr>
          <w:rFonts w:eastAsia="Times New Roman"/>
        </w:rPr>
        <w:t>spatial products</w:t>
      </w:r>
      <w:r w:rsidR="00C83B9B">
        <w:rPr>
          <w:rFonts w:eastAsia="Times New Roman"/>
        </w:rPr>
        <w:t>; and</w:t>
      </w:r>
    </w:p>
    <w:p w14:paraId="4312186C" w14:textId="37CB2DF6" w:rsidR="00C83B9B" w:rsidRDefault="00F94A14" w:rsidP="00790B92">
      <w:pPr>
        <w:pStyle w:val="ListParagraph"/>
        <w:numPr>
          <w:ilvl w:val="0"/>
          <w:numId w:val="24"/>
        </w:numPr>
        <w:jc w:val="both"/>
        <w:rPr>
          <w:rFonts w:eastAsia="Times New Roman"/>
        </w:rPr>
      </w:pPr>
      <w:r>
        <w:rPr>
          <w:rFonts w:eastAsia="Times New Roman"/>
        </w:rPr>
        <w:t>s</w:t>
      </w:r>
      <w:r w:rsidR="00C83B9B" w:rsidRPr="00D560E7">
        <w:rPr>
          <w:rFonts w:eastAsia="Times New Roman"/>
        </w:rPr>
        <w:t xml:space="preserve">upport evolution </w:t>
      </w:r>
      <w:r w:rsidR="00C83B9B">
        <w:rPr>
          <w:rFonts w:eastAsia="Times New Roman"/>
        </w:rPr>
        <w:t>of a suite of interrelated products.</w:t>
      </w:r>
    </w:p>
    <w:p w14:paraId="304C2E2C" w14:textId="0FF917DB" w:rsidR="00C83B9B" w:rsidRDefault="00C83B9B" w:rsidP="009023CD">
      <w:pPr>
        <w:jc w:val="both"/>
        <w:rPr>
          <w:rFonts w:eastAsia="Times New Roman"/>
        </w:rPr>
      </w:pPr>
      <w:r>
        <w:rPr>
          <w:rFonts w:eastAsia="Times New Roman"/>
        </w:rPr>
        <w:t>Modelling is a critical step in the data specification process, which incorpora</w:t>
      </w:r>
      <w:r w:rsidR="00EA6EE3">
        <w:rPr>
          <w:rFonts w:eastAsia="Times New Roman"/>
        </w:rPr>
        <w:t xml:space="preserve">tes product design and implementation. </w:t>
      </w:r>
      <w:r>
        <w:rPr>
          <w:rFonts w:eastAsia="Times New Roman"/>
        </w:rPr>
        <w:t>Defining the data production process</w:t>
      </w:r>
      <w:ins w:id="726" w:author="Simons, Bruce (L&amp;W, Highett)" w:date="2015-04-07T16:01:00Z">
        <w:r w:rsidR="00592CAA">
          <w:rPr>
            <w:rFonts w:eastAsia="Times New Roman"/>
          </w:rPr>
          <w:t>,</w:t>
        </w:r>
      </w:ins>
      <w:r>
        <w:rPr>
          <w:rFonts w:eastAsia="Times New Roman"/>
        </w:rPr>
        <w:t xml:space="preserve"> i.e. </w:t>
      </w:r>
      <w:r w:rsidR="00B82731">
        <w:rPr>
          <w:rFonts w:eastAsia="Times New Roman"/>
        </w:rPr>
        <w:t>implementing products from models</w:t>
      </w:r>
      <w:r>
        <w:rPr>
          <w:rFonts w:eastAsia="Times New Roman"/>
        </w:rPr>
        <w:t xml:space="preserve">, is touched on </w:t>
      </w:r>
      <w:ins w:id="727" w:author="Simons, Bruce (L&amp;W, Highett)" w:date="2015-04-07T16:02:00Z">
        <w:r w:rsidR="00592CAA">
          <w:rPr>
            <w:rFonts w:eastAsia="Times New Roman"/>
          </w:rPr>
          <w:t xml:space="preserve">only </w:t>
        </w:r>
      </w:ins>
      <w:r>
        <w:rPr>
          <w:rFonts w:eastAsia="Times New Roman"/>
        </w:rPr>
        <w:t xml:space="preserve">lightly in </w:t>
      </w:r>
      <w:r w:rsidR="00F94A14">
        <w:rPr>
          <w:rFonts w:eastAsia="Times New Roman"/>
        </w:rPr>
        <w:t xml:space="preserve">the preceding section, </w:t>
      </w:r>
      <w:r>
        <w:rPr>
          <w:rFonts w:eastAsia="Times New Roman"/>
        </w:rPr>
        <w:t xml:space="preserve">as </w:t>
      </w:r>
      <w:del w:id="728" w:author="Simons, Bruce (L&amp;W, Highett)" w:date="2015-04-07T16:01:00Z">
        <w:r w:rsidDel="00592CAA">
          <w:rPr>
            <w:rFonts w:eastAsia="Times New Roman"/>
          </w:rPr>
          <w:delText xml:space="preserve">the </w:delText>
        </w:r>
      </w:del>
      <w:ins w:id="729" w:author="Simons, Bruce (L&amp;W, Highett)" w:date="2015-04-07T16:01:00Z">
        <w:r w:rsidR="00592CAA">
          <w:rPr>
            <w:rFonts w:eastAsia="Times New Roman"/>
          </w:rPr>
          <w:t xml:space="preserve">this </w:t>
        </w:r>
      </w:ins>
      <w:r>
        <w:rPr>
          <w:rFonts w:eastAsia="Times New Roman"/>
        </w:rPr>
        <w:t xml:space="preserve">document is primarily focussed on the modelling processes. </w:t>
      </w:r>
      <w:r w:rsidR="00F94A14">
        <w:rPr>
          <w:rFonts w:eastAsia="Times New Roman"/>
        </w:rPr>
        <w:t>FSDF mo</w:t>
      </w:r>
      <w:r>
        <w:rPr>
          <w:rFonts w:eastAsia="Times New Roman"/>
        </w:rPr>
        <w:t xml:space="preserve">dels are likely to be utilised in a variety of data production contexts. These may range from an </w:t>
      </w:r>
      <w:r w:rsidRPr="00592CAA">
        <w:rPr>
          <w:rFonts w:eastAsia="Times New Roman"/>
          <w:i/>
          <w:rPrChange w:id="730" w:author="Simons, Bruce (L&amp;W, Highett)" w:date="2015-04-07T16:02:00Z">
            <w:rPr>
              <w:rFonts w:eastAsia="Times New Roman"/>
            </w:rPr>
          </w:rPrChange>
        </w:rPr>
        <w:t>ad hoc</w:t>
      </w:r>
      <w:r>
        <w:rPr>
          <w:rFonts w:eastAsia="Times New Roman"/>
        </w:rPr>
        <w:t xml:space="preserve"> process for a data product developed by a single organisation, or a more formal process defined by the FSDF to meet the needs of an FSDF theme or other defined set</w:t>
      </w:r>
      <w:r w:rsidR="00D54EFE">
        <w:rPr>
          <w:rFonts w:eastAsia="Times New Roman"/>
        </w:rPr>
        <w:t>s</w:t>
      </w:r>
      <w:r>
        <w:rPr>
          <w:rFonts w:eastAsia="Times New Roman"/>
        </w:rPr>
        <w:t xml:space="preserve"> of stakeholders. </w:t>
      </w:r>
    </w:p>
    <w:p w14:paraId="56923A78" w14:textId="3E0104EB" w:rsidR="00F94A14" w:rsidRDefault="00F94A14" w:rsidP="00F94A14">
      <w:pPr>
        <w:jc w:val="both"/>
        <w:rPr>
          <w:rFonts w:eastAsia="Times New Roman"/>
        </w:rPr>
      </w:pPr>
      <w:r>
        <w:rPr>
          <w:rFonts w:eastAsia="Times New Roman"/>
        </w:rPr>
        <w:t xml:space="preserve">The framework of models </w:t>
      </w:r>
      <w:r w:rsidR="0064695E">
        <w:rPr>
          <w:rFonts w:eastAsia="Times New Roman"/>
        </w:rPr>
        <w:t>(</w:t>
      </w:r>
      <w:r>
        <w:rPr>
          <w:rFonts w:eastAsia="Times New Roman"/>
        </w:rPr>
        <w:t>described in section</w:t>
      </w:r>
      <w:r w:rsidR="00F8627F">
        <w:rPr>
          <w:rFonts w:eastAsia="Times New Roman"/>
        </w:rPr>
        <w:t xml:space="preserve"> </w:t>
      </w:r>
      <w:r>
        <w:rPr>
          <w:rFonts w:eastAsia="Times New Roman"/>
        </w:rPr>
        <w:fldChar w:fldCharType="begin"/>
      </w:r>
      <w:r>
        <w:rPr>
          <w:rFonts w:eastAsia="Times New Roman"/>
        </w:rPr>
        <w:instrText xml:space="preserve"> REF _Ref415497788 \w \h </w:instrText>
      </w:r>
      <w:r>
        <w:rPr>
          <w:rFonts w:eastAsia="Times New Roman"/>
        </w:rPr>
      </w:r>
      <w:r>
        <w:rPr>
          <w:rFonts w:eastAsia="Times New Roman"/>
        </w:rPr>
        <w:fldChar w:fldCharType="separate"/>
      </w:r>
      <w:r>
        <w:rPr>
          <w:rFonts w:eastAsia="Times New Roman"/>
        </w:rPr>
        <w:t>3.2</w:t>
      </w:r>
      <w:r>
        <w:rPr>
          <w:rFonts w:eastAsia="Times New Roman"/>
        </w:rPr>
        <w:fldChar w:fldCharType="end"/>
      </w:r>
      <w:r w:rsidR="0064695E">
        <w:rPr>
          <w:rFonts w:eastAsia="Times New Roman"/>
        </w:rPr>
        <w:t xml:space="preserve">, above and section </w:t>
      </w:r>
      <w:r w:rsidR="0064695E">
        <w:rPr>
          <w:rFonts w:eastAsia="Times New Roman"/>
        </w:rPr>
        <w:fldChar w:fldCharType="begin"/>
      </w:r>
      <w:r w:rsidR="0064695E">
        <w:rPr>
          <w:rFonts w:eastAsia="Times New Roman"/>
        </w:rPr>
        <w:instrText xml:space="preserve"> REF _Ref415497836 \w \h </w:instrText>
      </w:r>
      <w:r w:rsidR="0064695E">
        <w:rPr>
          <w:rFonts w:eastAsia="Times New Roman"/>
        </w:rPr>
      </w:r>
      <w:r w:rsidR="0064695E">
        <w:rPr>
          <w:rFonts w:eastAsia="Times New Roman"/>
        </w:rPr>
        <w:fldChar w:fldCharType="separate"/>
      </w:r>
      <w:r w:rsidR="0064695E">
        <w:rPr>
          <w:rFonts w:eastAsia="Times New Roman"/>
        </w:rPr>
        <w:t>4.2</w:t>
      </w:r>
      <w:r w:rsidR="0064695E">
        <w:rPr>
          <w:rFonts w:eastAsia="Times New Roman"/>
        </w:rPr>
        <w:fldChar w:fldCharType="end"/>
      </w:r>
      <w:r w:rsidR="0064695E">
        <w:rPr>
          <w:rFonts w:eastAsia="Times New Roman"/>
        </w:rPr>
        <w:t xml:space="preserve">, below) </w:t>
      </w:r>
      <w:r>
        <w:rPr>
          <w:rFonts w:eastAsia="Times New Roman"/>
        </w:rPr>
        <w:t>is at the heart of the data specification process</w:t>
      </w:r>
      <w:r w:rsidR="0064695E">
        <w:rPr>
          <w:rFonts w:eastAsia="Times New Roman"/>
        </w:rPr>
        <w:t xml:space="preserve">. It </w:t>
      </w:r>
      <w:r>
        <w:rPr>
          <w:rFonts w:eastAsia="Times New Roman"/>
        </w:rPr>
        <w:t xml:space="preserve">defines </w:t>
      </w:r>
      <w:r w:rsidR="0064695E">
        <w:rPr>
          <w:rFonts w:eastAsia="Times New Roman"/>
        </w:rPr>
        <w:t xml:space="preserve">information </w:t>
      </w:r>
      <w:r>
        <w:rPr>
          <w:rFonts w:eastAsia="Times New Roman"/>
        </w:rPr>
        <w:t xml:space="preserve">standards for the FSDF. These include ISO TC211 standards (and parts thereof) used in the FSDF initiative; standardised concepts and relationships within domains (FSDF theme standards); and standardised application schema for FSDF products </w:t>
      </w:r>
      <w:r w:rsidR="00B25711">
        <w:rPr>
          <w:rFonts w:eastAsia="Times New Roman"/>
        </w:rPr>
        <w:t xml:space="preserve">including data exchange schema. </w:t>
      </w:r>
      <w:r>
        <w:rPr>
          <w:rFonts w:eastAsia="Times New Roman"/>
        </w:rPr>
        <w:t xml:space="preserve">As such, it represents a critical component of a national Spatial </w:t>
      </w:r>
      <w:r w:rsidR="0064695E">
        <w:rPr>
          <w:rFonts w:eastAsia="Times New Roman"/>
        </w:rPr>
        <w:t xml:space="preserve">Data </w:t>
      </w:r>
      <w:r>
        <w:rPr>
          <w:rFonts w:eastAsia="Times New Roman"/>
        </w:rPr>
        <w:t>Infrastructure that could potentially be used to support communities and activities beyond the FSDF.</w:t>
      </w:r>
    </w:p>
    <w:p w14:paraId="7594135D" w14:textId="77777777" w:rsidR="00CE4628" w:rsidRDefault="00CE4628" w:rsidP="00CE4628">
      <w:pPr>
        <w:pStyle w:val="Heading3"/>
      </w:pPr>
      <w:bookmarkStart w:id="731" w:name="_Toc410310965"/>
      <w:r>
        <w:t>Framework requirements</w:t>
      </w:r>
      <w:bookmarkEnd w:id="731"/>
      <w:r>
        <w:t xml:space="preserve"> </w:t>
      </w:r>
    </w:p>
    <w:p w14:paraId="4CB7DEA1" w14:textId="426AD696" w:rsidR="000149D2" w:rsidRDefault="000149D2" w:rsidP="009023CD">
      <w:pPr>
        <w:jc w:val="both"/>
        <w:rPr>
          <w:rFonts w:eastAsia="Times New Roman"/>
        </w:rPr>
      </w:pPr>
      <w:r>
        <w:rPr>
          <w:rFonts w:eastAsia="Times New Roman"/>
        </w:rPr>
        <w:t xml:space="preserve">The following </w:t>
      </w:r>
      <w:del w:id="732" w:author="Simons, Bruce (L&amp;W, Highett)" w:date="2015-04-07T16:03:00Z">
        <w:r w:rsidR="00B25711" w:rsidDel="00592CAA">
          <w:rPr>
            <w:rFonts w:eastAsia="Times New Roman"/>
          </w:rPr>
          <w:delText xml:space="preserve">are </w:delText>
        </w:r>
      </w:del>
      <w:r w:rsidR="00B25711">
        <w:rPr>
          <w:rFonts w:eastAsia="Times New Roman"/>
        </w:rPr>
        <w:t xml:space="preserve">principles </w:t>
      </w:r>
      <w:del w:id="733" w:author="Simons, Bruce (L&amp;W, Highett)" w:date="2015-04-07T16:03:00Z">
        <w:r w:rsidR="00B25711" w:rsidDel="00592CAA">
          <w:rPr>
            <w:rFonts w:eastAsia="Times New Roman"/>
          </w:rPr>
          <w:delText xml:space="preserve">that </w:delText>
        </w:r>
      </w:del>
      <w:r w:rsidR="00B25711">
        <w:rPr>
          <w:rFonts w:eastAsia="Times New Roman"/>
        </w:rPr>
        <w:t>guide</w:t>
      </w:r>
      <w:ins w:id="734" w:author="Simons, Bruce (L&amp;W, Highett)" w:date="2015-04-07T16:03:00Z">
        <w:r w:rsidR="00592CAA">
          <w:rPr>
            <w:rFonts w:eastAsia="Times New Roman"/>
          </w:rPr>
          <w:t>d</w:t>
        </w:r>
      </w:ins>
      <w:r w:rsidR="00B25711">
        <w:rPr>
          <w:rFonts w:eastAsia="Times New Roman"/>
        </w:rPr>
        <w:t xml:space="preserve"> the data specification </w:t>
      </w:r>
      <w:r>
        <w:rPr>
          <w:rFonts w:eastAsia="Times New Roman"/>
        </w:rPr>
        <w:t>framework</w:t>
      </w:r>
      <w:r w:rsidR="00B25711">
        <w:rPr>
          <w:rFonts w:eastAsia="Times New Roman"/>
        </w:rPr>
        <w:t xml:space="preserve"> design</w:t>
      </w:r>
      <w:r>
        <w:rPr>
          <w:rFonts w:eastAsia="Times New Roman"/>
        </w:rPr>
        <w:t>:</w:t>
      </w:r>
    </w:p>
    <w:p w14:paraId="62059D9F" w14:textId="63F004A6" w:rsidR="00B82731" w:rsidRDefault="00B25711" w:rsidP="00790B92">
      <w:pPr>
        <w:pStyle w:val="ListParagraph"/>
        <w:numPr>
          <w:ilvl w:val="0"/>
          <w:numId w:val="50"/>
        </w:numPr>
      </w:pPr>
      <w:r>
        <w:rPr>
          <w:b/>
        </w:rPr>
        <w:t>f</w:t>
      </w:r>
      <w:r w:rsidR="00B82731" w:rsidRPr="00B82731">
        <w:rPr>
          <w:b/>
        </w:rPr>
        <w:t>oundation</w:t>
      </w:r>
      <w:r w:rsidR="00B82731">
        <w:rPr>
          <w:b/>
        </w:rPr>
        <w:t>al</w:t>
      </w:r>
      <w:r w:rsidR="00B82731" w:rsidRPr="00592CAA">
        <w:rPr>
          <w:rPrChange w:id="735" w:author="Simons, Bruce (L&amp;W, Highett)" w:date="2015-04-07T16:00:00Z">
            <w:rPr>
              <w:b/>
            </w:rPr>
          </w:rPrChange>
        </w:rPr>
        <w:t xml:space="preserve"> –</w:t>
      </w:r>
      <w:r w:rsidR="00B82731" w:rsidRPr="00592CAA">
        <w:rPr>
          <w:rPrChange w:id="736" w:author="Simons, Bruce (L&amp;W, Highett)" w:date="2015-04-07T16:01:00Z">
            <w:rPr>
              <w:b/>
            </w:rPr>
          </w:rPrChange>
        </w:rPr>
        <w:t xml:space="preserve"> </w:t>
      </w:r>
      <w:r w:rsidR="00B82731" w:rsidRPr="00D560E7">
        <w:t>support the development and delivery of foundation spatial data as a coherent suite of interoperable products</w:t>
      </w:r>
      <w:r w:rsidR="00B82731">
        <w:t>;</w:t>
      </w:r>
    </w:p>
    <w:p w14:paraId="44E4AC77" w14:textId="36F089F9" w:rsidR="00CE4628" w:rsidRDefault="00B25711" w:rsidP="00790B92">
      <w:pPr>
        <w:pStyle w:val="ListParagraph"/>
        <w:numPr>
          <w:ilvl w:val="0"/>
          <w:numId w:val="50"/>
        </w:numPr>
      </w:pPr>
      <w:r>
        <w:rPr>
          <w:b/>
        </w:rPr>
        <w:t>o</w:t>
      </w:r>
      <w:r w:rsidR="00CE4628" w:rsidRPr="00B82731">
        <w:rPr>
          <w:b/>
        </w:rPr>
        <w:t>pen</w:t>
      </w:r>
      <w:r w:rsidR="00CE4628">
        <w:t xml:space="preserve"> </w:t>
      </w:r>
      <w:ins w:id="737" w:author="Simons, Bruce (L&amp;W, Highett)" w:date="2015-04-07T16:01:00Z">
        <w:r w:rsidR="00592CAA" w:rsidRPr="00BC26FC">
          <w:t xml:space="preserve">– </w:t>
        </w:r>
      </w:ins>
      <w:del w:id="738" w:author="Simons, Bruce (L&amp;W, Highett)" w:date="2015-04-07T16:01:00Z">
        <w:r w:rsidR="00CE4628" w:rsidDel="00592CAA">
          <w:delText xml:space="preserve">- </w:delText>
        </w:r>
      </w:del>
      <w:r w:rsidR="00CE4628">
        <w:t>provide open access to FSDF models to enable modellers and other users to access and use models to support data product development, delivery and use</w:t>
      </w:r>
      <w:r w:rsidR="00B82731">
        <w:t>;</w:t>
      </w:r>
    </w:p>
    <w:p w14:paraId="13B9333D" w14:textId="5EDE5926" w:rsidR="00CE4628" w:rsidRDefault="00B25711" w:rsidP="00790B92">
      <w:pPr>
        <w:pStyle w:val="ListParagraph"/>
        <w:numPr>
          <w:ilvl w:val="0"/>
          <w:numId w:val="50"/>
        </w:numPr>
      </w:pPr>
      <w:r>
        <w:rPr>
          <w:b/>
        </w:rPr>
        <w:t>e</w:t>
      </w:r>
      <w:r w:rsidR="00CE4628" w:rsidRPr="00B82731">
        <w:rPr>
          <w:b/>
        </w:rPr>
        <w:t xml:space="preserve">fficient </w:t>
      </w:r>
      <w:ins w:id="739" w:author="Simons, Bruce (L&amp;W, Highett)" w:date="2015-04-07T16:01:00Z">
        <w:r w:rsidR="00592CAA" w:rsidRPr="00BC26FC">
          <w:t xml:space="preserve">– </w:t>
        </w:r>
      </w:ins>
      <w:del w:id="740" w:author="Simons, Bruce (L&amp;W, Highett)" w:date="2015-04-07T16:01:00Z">
        <w:r w:rsidR="00CE4628" w:rsidRPr="00A933B1" w:rsidDel="00592CAA">
          <w:delText xml:space="preserve">- </w:delText>
        </w:r>
      </w:del>
      <w:r w:rsidR="00CE4628" w:rsidRPr="00A933B1">
        <w:t xml:space="preserve">deliver improved efficiency in the geospatial supply chain, by enabling modellers to </w:t>
      </w:r>
      <w:r w:rsidR="00CE4628">
        <w:t xml:space="preserve">discover and </w:t>
      </w:r>
      <w:r w:rsidR="00CE4628" w:rsidRPr="00A933B1">
        <w:t>reuse models to develop foundation products</w:t>
      </w:r>
      <w:r w:rsidR="00CE4628">
        <w:t xml:space="preserve"> that meet user community needs</w:t>
      </w:r>
      <w:r w:rsidR="00B82731">
        <w:t>;</w:t>
      </w:r>
    </w:p>
    <w:p w14:paraId="776CBE16" w14:textId="3F36EFCF" w:rsidR="00CE4628" w:rsidRDefault="00B25711" w:rsidP="00790B92">
      <w:pPr>
        <w:pStyle w:val="ListParagraph"/>
        <w:numPr>
          <w:ilvl w:val="0"/>
          <w:numId w:val="50"/>
        </w:numPr>
      </w:pPr>
      <w:r>
        <w:rPr>
          <w:b/>
        </w:rPr>
        <w:t>f</w:t>
      </w:r>
      <w:r w:rsidR="00CE4628" w:rsidRPr="00B82731">
        <w:rPr>
          <w:b/>
        </w:rPr>
        <w:t xml:space="preserve">ederated </w:t>
      </w:r>
      <w:ins w:id="741" w:author="Simons, Bruce (L&amp;W, Highett)" w:date="2015-04-07T16:01:00Z">
        <w:r w:rsidR="00592CAA" w:rsidRPr="00BC26FC">
          <w:t xml:space="preserve">– </w:t>
        </w:r>
      </w:ins>
      <w:del w:id="742" w:author="Simons, Bruce (L&amp;W, Highett)" w:date="2015-04-07T16:01:00Z">
        <w:r w:rsidR="00CE4628" w:rsidDel="00592CAA">
          <w:delText xml:space="preserve">- </w:delText>
        </w:r>
      </w:del>
      <w:r w:rsidR="00CE4628">
        <w:t>enable the governance of modular interrelated models under federated governance</w:t>
      </w:r>
      <w:r w:rsidR="00B82731">
        <w:t>;</w:t>
      </w:r>
    </w:p>
    <w:p w14:paraId="21C5490E" w14:textId="7E0EE26A" w:rsidR="00CE4628" w:rsidRDefault="00B25711" w:rsidP="00790B92">
      <w:pPr>
        <w:pStyle w:val="ListParagraph"/>
        <w:numPr>
          <w:ilvl w:val="0"/>
          <w:numId w:val="50"/>
        </w:numPr>
      </w:pPr>
      <w:r>
        <w:rPr>
          <w:b/>
        </w:rPr>
        <w:t>f</w:t>
      </w:r>
      <w:r w:rsidR="00CE4628" w:rsidRPr="00B82731">
        <w:rPr>
          <w:b/>
        </w:rPr>
        <w:t>lexible</w:t>
      </w:r>
      <w:r w:rsidR="00CE4628">
        <w:t xml:space="preserve"> </w:t>
      </w:r>
      <w:ins w:id="743" w:author="Simons, Bruce (L&amp;W, Highett)" w:date="2015-04-07T16:01:00Z">
        <w:r w:rsidR="00592CAA" w:rsidRPr="00BC26FC">
          <w:t xml:space="preserve">– </w:t>
        </w:r>
      </w:ins>
      <w:del w:id="744" w:author="Simons, Bruce (L&amp;W, Highett)" w:date="2015-04-07T16:01:00Z">
        <w:r w:rsidR="00CE4628" w:rsidDel="00592CAA">
          <w:delText>-</w:delText>
        </w:r>
      </w:del>
      <w:r w:rsidR="00CE4628">
        <w:t>provide</w:t>
      </w:r>
      <w:r w:rsidR="00B82731">
        <w:t>s</w:t>
      </w:r>
      <w:r w:rsidR="00CE4628">
        <w:t xml:space="preserve"> a flexible framework enabling different approaches to the development and governance of models</w:t>
      </w:r>
      <w:r w:rsidR="00B82731">
        <w:t xml:space="preserve">; </w:t>
      </w:r>
    </w:p>
    <w:p w14:paraId="289069B1" w14:textId="3F9AB3CD" w:rsidR="00CE4628" w:rsidRDefault="00B25711" w:rsidP="00790B92">
      <w:pPr>
        <w:pStyle w:val="ListParagraph"/>
        <w:numPr>
          <w:ilvl w:val="0"/>
          <w:numId w:val="50"/>
        </w:numPr>
      </w:pPr>
      <w:r>
        <w:rPr>
          <w:b/>
        </w:rPr>
        <w:t>t</w:t>
      </w:r>
      <w:r w:rsidR="00CE4628" w:rsidRPr="00B82731">
        <w:rPr>
          <w:b/>
        </w:rPr>
        <w:t xml:space="preserve">ransparent and accountable governance </w:t>
      </w:r>
      <w:r w:rsidR="00CE4628">
        <w:t>of models through their entire life-cycle. Model governance should reflect and facilitate broader FSDF and spatial community governance arrangements and the federated governance of spatial information resources</w:t>
      </w:r>
      <w:r w:rsidR="00B82731">
        <w:t xml:space="preserve">; and </w:t>
      </w:r>
    </w:p>
    <w:p w14:paraId="47336957" w14:textId="229E789D" w:rsidR="00CE4628" w:rsidRDefault="00B25711" w:rsidP="00790B92">
      <w:pPr>
        <w:pStyle w:val="ListParagraph"/>
        <w:numPr>
          <w:ilvl w:val="0"/>
          <w:numId w:val="50"/>
        </w:numPr>
      </w:pPr>
      <w:r>
        <w:rPr>
          <w:b/>
        </w:rPr>
        <w:t>e</w:t>
      </w:r>
      <w:r w:rsidR="00CE4628" w:rsidRPr="00B82731">
        <w:rPr>
          <w:b/>
        </w:rPr>
        <w:t xml:space="preserve">ffective change management </w:t>
      </w:r>
      <w:r w:rsidR="00CE4628" w:rsidRPr="006D743F">
        <w:t>to</w:t>
      </w:r>
      <w:r w:rsidR="00CE4628" w:rsidRPr="00B82731">
        <w:rPr>
          <w:b/>
        </w:rPr>
        <w:t xml:space="preserve"> </w:t>
      </w:r>
      <w:r w:rsidR="00CE4628">
        <w:t xml:space="preserve">address </w:t>
      </w:r>
      <w:r w:rsidR="00CE4628" w:rsidRPr="001E452B">
        <w:t>continual change in inter-dependent models</w:t>
      </w:r>
      <w:r w:rsidR="00CE4628">
        <w:t xml:space="preserve"> and drive the development of improved products that meet new requirements and exploit emerging technology paradigms.</w:t>
      </w:r>
    </w:p>
    <w:p w14:paraId="006434B5" w14:textId="77777777" w:rsidR="00C83B9B" w:rsidRDefault="00C83B9B" w:rsidP="00C83B9B">
      <w:pPr>
        <w:pStyle w:val="Heading3"/>
        <w:rPr>
          <w:rFonts w:eastAsia="Times New Roman"/>
        </w:rPr>
      </w:pPr>
      <w:r>
        <w:rPr>
          <w:rFonts w:eastAsia="Times New Roman"/>
        </w:rPr>
        <w:lastRenderedPageBreak/>
        <w:t>Key components</w:t>
      </w:r>
    </w:p>
    <w:p w14:paraId="1F46BA14" w14:textId="3A13734A" w:rsidR="00C83B9B" w:rsidRDefault="007608C4" w:rsidP="009023CD">
      <w:pPr>
        <w:jc w:val="both"/>
        <w:rPr>
          <w:rFonts w:eastAsia="Times New Roman"/>
        </w:rPr>
      </w:pPr>
      <w:r>
        <w:rPr>
          <w:rFonts w:eastAsia="Times New Roman"/>
        </w:rPr>
        <w:t xml:space="preserve">As shown in </w:t>
      </w:r>
      <w:r>
        <w:rPr>
          <w:rFonts w:eastAsia="Times New Roman"/>
        </w:rPr>
        <w:fldChar w:fldCharType="begin"/>
      </w:r>
      <w:r>
        <w:rPr>
          <w:rFonts w:eastAsia="Times New Roman"/>
        </w:rPr>
        <w:instrText xml:space="preserve"> REF _Ref415499529 \h </w:instrText>
      </w:r>
      <w:r>
        <w:rPr>
          <w:rFonts w:eastAsia="Times New Roman"/>
        </w:rPr>
      </w:r>
      <w:r>
        <w:rPr>
          <w:rFonts w:eastAsia="Times New Roman"/>
        </w:rPr>
        <w:fldChar w:fldCharType="separate"/>
      </w:r>
      <w:r>
        <w:t xml:space="preserve">Figure </w:t>
      </w:r>
      <w:r>
        <w:rPr>
          <w:noProof/>
        </w:rPr>
        <w:t>10</w:t>
      </w:r>
      <w:r>
        <w:rPr>
          <w:rFonts w:eastAsia="Times New Roman"/>
        </w:rPr>
        <w:fldChar w:fldCharType="end"/>
      </w:r>
      <w:r>
        <w:rPr>
          <w:rFonts w:eastAsia="Times New Roman"/>
        </w:rPr>
        <w:t xml:space="preserve">, </w:t>
      </w:r>
      <w:ins w:id="745" w:author="Simons, Bruce (L&amp;W, Highett)" w:date="2015-04-07T16:00:00Z">
        <w:r w:rsidR="00592CAA">
          <w:rPr>
            <w:rFonts w:eastAsia="Times New Roman"/>
          </w:rPr>
          <w:t>t</w:t>
        </w:r>
      </w:ins>
      <w:del w:id="746" w:author="Simons, Bruce (L&amp;W, Highett)" w:date="2015-04-07T16:00:00Z">
        <w:r w:rsidR="00C83B9B" w:rsidDel="00592CAA">
          <w:rPr>
            <w:rFonts w:eastAsia="Times New Roman"/>
          </w:rPr>
          <w:delText>T</w:delText>
        </w:r>
      </w:del>
      <w:r w:rsidR="00C83B9B">
        <w:rPr>
          <w:rFonts w:eastAsia="Times New Roman"/>
        </w:rPr>
        <w:t>he framework comprises three interrelated components:</w:t>
      </w:r>
    </w:p>
    <w:p w14:paraId="775D5F31" w14:textId="482689A1" w:rsidR="00C83B9B" w:rsidRDefault="00B82731" w:rsidP="00790B92">
      <w:pPr>
        <w:pStyle w:val="ListParagraph"/>
        <w:numPr>
          <w:ilvl w:val="0"/>
          <w:numId w:val="19"/>
        </w:numPr>
      </w:pPr>
      <w:r>
        <w:t>i</w:t>
      </w:r>
      <w:r w:rsidR="00C83B9B">
        <w:t>nterconnected suite of models –</w:t>
      </w:r>
      <w:r w:rsidR="00F8627F">
        <w:t xml:space="preserve"> </w:t>
      </w:r>
      <w:r w:rsidR="007D60B8">
        <w:t>the modular interdependent suite</w:t>
      </w:r>
      <w:r w:rsidR="00C83B9B">
        <w:t xml:space="preserve"> of models that define foundational spatial data and the way in which it is used</w:t>
      </w:r>
      <w:r w:rsidR="007D60B8">
        <w:t>;</w:t>
      </w:r>
    </w:p>
    <w:p w14:paraId="5419BF6E" w14:textId="7BB6B762" w:rsidR="00C83B9B" w:rsidRDefault="00B82731" w:rsidP="00790B92">
      <w:pPr>
        <w:pStyle w:val="ListParagraph"/>
        <w:numPr>
          <w:ilvl w:val="0"/>
          <w:numId w:val="19"/>
        </w:numPr>
      </w:pPr>
      <w:r>
        <w:t>m</w:t>
      </w:r>
      <w:r w:rsidR="00C83B9B">
        <w:t>odelling tools and processes</w:t>
      </w:r>
      <w:r w:rsidR="007D60B8">
        <w:t xml:space="preserve"> </w:t>
      </w:r>
      <w:r w:rsidR="00C83B9B">
        <w:t>– the tools, systems and components used to cr</w:t>
      </w:r>
      <w:r w:rsidR="007D60B8">
        <w:t xml:space="preserve">eate, access and exploit models; and </w:t>
      </w:r>
    </w:p>
    <w:p w14:paraId="7AD1B6B3" w14:textId="472B8806" w:rsidR="00C83B9B" w:rsidRDefault="00C83B9B" w:rsidP="00790B92">
      <w:pPr>
        <w:pStyle w:val="ListParagraph"/>
        <w:numPr>
          <w:ilvl w:val="0"/>
          <w:numId w:val="19"/>
        </w:numPr>
      </w:pPr>
      <w:r>
        <w:t xml:space="preserve">Model governance </w:t>
      </w:r>
      <w:r w:rsidR="007D60B8">
        <w:t xml:space="preserve">- </w:t>
      </w:r>
      <w:r>
        <w:t>the roles, processes</w:t>
      </w:r>
      <w:r w:rsidR="007D60B8">
        <w:t>,</w:t>
      </w:r>
      <w:r>
        <w:t xml:space="preserve"> rules and mechanism </w:t>
      </w:r>
      <w:r w:rsidR="007D60B8">
        <w:t xml:space="preserve">for the </w:t>
      </w:r>
      <w:r>
        <w:t>govern</w:t>
      </w:r>
      <w:r w:rsidR="007D60B8">
        <w:t xml:space="preserve">ance of </w:t>
      </w:r>
      <w:r>
        <w:t>models throughout their entire lifecycle from creation, publication, use and retirement.</w:t>
      </w:r>
    </w:p>
    <w:p w14:paraId="2421C011" w14:textId="16B69B11" w:rsidR="007608C4" w:rsidRDefault="007608C4" w:rsidP="00B25711">
      <w:pPr>
        <w:jc w:val="both"/>
      </w:pPr>
      <w:r>
        <w:t xml:space="preserve">These components </w:t>
      </w:r>
      <w:r w:rsidR="007D60B8">
        <w:t xml:space="preserve">and there interactions are shown in </w:t>
      </w:r>
      <w:r>
        <w:t>articulated in more detail in the next sections of the document.</w:t>
      </w:r>
    </w:p>
    <w:p w14:paraId="1938CCF7" w14:textId="77777777" w:rsidR="00E213DD" w:rsidRDefault="00E213DD" w:rsidP="00E213DD">
      <w:pPr>
        <w:pStyle w:val="Heading2"/>
      </w:pPr>
      <w:bookmarkStart w:id="747" w:name="_Toc410310967"/>
      <w:bookmarkStart w:id="748" w:name="_Ref415497836"/>
      <w:bookmarkStart w:id="749" w:name="_Toc415562756"/>
      <w:r>
        <w:t>The FSDF model suite</w:t>
      </w:r>
      <w:bookmarkEnd w:id="747"/>
      <w:bookmarkEnd w:id="748"/>
      <w:bookmarkEnd w:id="749"/>
    </w:p>
    <w:p w14:paraId="331BED95" w14:textId="77777777" w:rsidR="00E213DD" w:rsidRDefault="00E213DD" w:rsidP="00E213DD">
      <w:pPr>
        <w:pStyle w:val="Heading3"/>
      </w:pPr>
      <w:r>
        <w:t xml:space="preserve">structure and hierarchy </w:t>
      </w:r>
    </w:p>
    <w:p w14:paraId="51763C67" w14:textId="77777777" w:rsidR="00E213DD" w:rsidRDefault="00E213DD" w:rsidP="00E213DD">
      <w:pPr>
        <w:jc w:val="both"/>
      </w:pPr>
      <w:r>
        <w:t>The FSDF model suite comprises a hierarchy of inter-dependent models. Independently governed models are inter-related within the FSDF framework to achieve interoperability (based on ISO 19100 series and OGC standards) and harmonisation between foundation data within and across themes.</w:t>
      </w:r>
    </w:p>
    <w:p w14:paraId="3FF81C00" w14:textId="77777777" w:rsidR="00E213DD" w:rsidRDefault="00E213DD" w:rsidP="00E213DD">
      <w:pPr>
        <w:jc w:val="both"/>
      </w:pPr>
      <w:r>
        <w:t xml:space="preserve">The models have been described in section </w:t>
      </w:r>
      <w:r>
        <w:fldChar w:fldCharType="begin"/>
      </w:r>
      <w:r>
        <w:instrText xml:space="preserve"> REF _Ref415497788 \r \h </w:instrText>
      </w:r>
      <w:r>
        <w:fldChar w:fldCharType="separate"/>
      </w:r>
      <w:r>
        <w:t>3.2</w:t>
      </w:r>
      <w:r>
        <w:fldChar w:fldCharType="end"/>
      </w:r>
      <w:r>
        <w:t xml:space="preserve"> from a technical modelling perspective, as part of the modelling process description. The following describes the FSDF model suite from a more generic functional perspective.</w:t>
      </w:r>
    </w:p>
    <w:p w14:paraId="2C570B03" w14:textId="77777777" w:rsidR="00E213DD" w:rsidRDefault="00E213DD" w:rsidP="00E213DD">
      <w:pPr>
        <w:pStyle w:val="Heading4"/>
      </w:pPr>
      <w:r w:rsidRPr="00943CC0">
        <w:t xml:space="preserve">FSDF </w:t>
      </w:r>
      <w:r>
        <w:t xml:space="preserve">Core </w:t>
      </w:r>
      <w:r w:rsidRPr="00943CC0">
        <w:t>Common Model</w:t>
      </w:r>
      <w:r>
        <w:t>s</w:t>
      </w:r>
      <w:r w:rsidRPr="00943CC0">
        <w:t xml:space="preserve"> </w:t>
      </w:r>
    </w:p>
    <w:p w14:paraId="224E31DB" w14:textId="2886F5AC" w:rsidR="00E213DD" w:rsidRDefault="00E213DD" w:rsidP="00E213DD">
      <w:pPr>
        <w:jc w:val="both"/>
      </w:pPr>
      <w:r w:rsidRPr="00D560E7">
        <w:rPr>
          <w:b/>
        </w:rPr>
        <w:t>Role</w:t>
      </w:r>
      <w:r>
        <w:t xml:space="preserve"> – these models standardise FSDF wide concerns. The FSDF common models includes dimension of data to be standardised across the FSDF, potentially including such things as spatial and temporal reference systems, together with any meta</w:t>
      </w:r>
      <w:ins w:id="750" w:author="Simons, Bruce (L&amp;W, Highett)" w:date="2015-04-08T09:26:00Z">
        <w:r w:rsidR="00EF0CBA">
          <w:t>-</w:t>
        </w:r>
      </w:ins>
      <w:r>
        <w:t xml:space="preserve">models or design patterns that can be applied across all the themes. Core common models also include a range of context models that define aspects of the FSDF. </w:t>
      </w:r>
    </w:p>
    <w:p w14:paraId="2CDB6824" w14:textId="7027DBFA" w:rsidR="00E213DD" w:rsidRDefault="00E213DD" w:rsidP="00E213DD">
      <w:pPr>
        <w:jc w:val="both"/>
      </w:pPr>
      <w:r w:rsidRPr="00D560E7">
        <w:rPr>
          <w:b/>
        </w:rPr>
        <w:t xml:space="preserve">Structure </w:t>
      </w:r>
      <w:r w:rsidRPr="00E76D94">
        <w:t>–models are arranged in the following hierarchical package structure</w:t>
      </w:r>
      <w:r w:rsidR="00B1154B">
        <w:t>:</w:t>
      </w:r>
      <w:r>
        <w:rPr>
          <w:b/>
        </w:rPr>
        <w:t xml:space="preserve"> </w:t>
      </w:r>
    </w:p>
    <w:p w14:paraId="7836EECA" w14:textId="77777777" w:rsidR="00E213DD" w:rsidRDefault="00E213DD" w:rsidP="00E213DD">
      <w:pPr>
        <w:pStyle w:val="ListParagraph"/>
        <w:numPr>
          <w:ilvl w:val="0"/>
          <w:numId w:val="28"/>
        </w:numPr>
      </w:pPr>
      <w:r>
        <w:t xml:space="preserve">FSDF Core Common Definition Model </w:t>
      </w:r>
    </w:p>
    <w:p w14:paraId="6E73A0AF" w14:textId="77777777" w:rsidR="00E213DD" w:rsidRDefault="00E213DD" w:rsidP="00E213DD">
      <w:pPr>
        <w:pStyle w:val="ListParagraph"/>
        <w:numPr>
          <w:ilvl w:val="1"/>
          <w:numId w:val="28"/>
        </w:numPr>
      </w:pPr>
      <w:r>
        <w:t>FSDF Core Context Model – comprising models of key FSDF concepts and processes – e.g. governance structures, and modelling processes.</w:t>
      </w:r>
    </w:p>
    <w:p w14:paraId="64E84997" w14:textId="77777777" w:rsidR="00E213DD" w:rsidRDefault="00E213DD" w:rsidP="00E213DD">
      <w:pPr>
        <w:pStyle w:val="ListParagraph"/>
        <w:numPr>
          <w:ilvl w:val="2"/>
          <w:numId w:val="28"/>
        </w:numPr>
      </w:pPr>
      <w:r>
        <w:t xml:space="preserve">FSDF Core Conceptual Model- conceptual model of a potential geospatial information design pattern for FSDF foundation products </w:t>
      </w:r>
    </w:p>
    <w:p w14:paraId="3E5C14F9" w14:textId="77777777" w:rsidR="00E213DD" w:rsidRDefault="00E213DD" w:rsidP="00E213DD">
      <w:pPr>
        <w:pStyle w:val="ListParagraph"/>
        <w:numPr>
          <w:ilvl w:val="2"/>
          <w:numId w:val="28"/>
        </w:numPr>
      </w:pPr>
      <w:r>
        <w:t xml:space="preserve">FSDF Domain Model – model ok key FSDF initiative concepts </w:t>
      </w:r>
    </w:p>
    <w:p w14:paraId="6D9D7C9B" w14:textId="219F5949" w:rsidR="00E213DD" w:rsidRDefault="00E213DD" w:rsidP="00E213DD">
      <w:pPr>
        <w:pStyle w:val="ListParagraph"/>
        <w:numPr>
          <w:ilvl w:val="2"/>
          <w:numId w:val="28"/>
        </w:numPr>
      </w:pPr>
      <w:r>
        <w:t xml:space="preserve">FSDF Modelling –use case and process models that describe the data specification framework </w:t>
      </w:r>
    </w:p>
    <w:p w14:paraId="79310235" w14:textId="682EB066" w:rsidR="00E213DD" w:rsidRDefault="00E213DD" w:rsidP="00E213DD">
      <w:pPr>
        <w:pStyle w:val="ListParagraph"/>
        <w:numPr>
          <w:ilvl w:val="2"/>
          <w:numId w:val="28"/>
        </w:numPr>
      </w:pPr>
      <w:r>
        <w:t xml:space="preserve">FSDF Governance Model </w:t>
      </w:r>
    </w:p>
    <w:p w14:paraId="4DC23294" w14:textId="77777777" w:rsidR="00E213DD" w:rsidRDefault="00E213DD" w:rsidP="00E213DD">
      <w:pPr>
        <w:pStyle w:val="ListParagraph"/>
        <w:numPr>
          <w:ilvl w:val="0"/>
          <w:numId w:val="27"/>
        </w:numPr>
      </w:pPr>
      <w:r>
        <w:t>FSDF Core Definition Model - logical models (application schema) of reusable design pattern and standardised aspects of FSDF data.</w:t>
      </w:r>
    </w:p>
    <w:p w14:paraId="670279AE" w14:textId="07E8CA36" w:rsidR="00E213DD" w:rsidRDefault="00E213DD" w:rsidP="00E213DD">
      <w:pPr>
        <w:jc w:val="both"/>
      </w:pPr>
      <w:r w:rsidRPr="00D560E7">
        <w:rPr>
          <w:b/>
        </w:rPr>
        <w:t>Current status</w:t>
      </w:r>
      <w:r>
        <w:t xml:space="preserve"> – to date a conceptual and logical model describing important, broadly applicable design pattern for foundation spatial data has been developed. This was initially developed as part of FSDF Administrative Boundary Theme logical modelling efforts and then promoted as an FSDF core common model given its broad applicability. Discussions related to standardisation of foundation data products are yet to be commenced. </w:t>
      </w:r>
    </w:p>
    <w:p w14:paraId="6503081D" w14:textId="77777777" w:rsidR="00E213DD" w:rsidRDefault="00E213DD" w:rsidP="00E213DD">
      <w:pPr>
        <w:pStyle w:val="Heading4"/>
      </w:pPr>
      <w:r>
        <w:t>FSDF t</w:t>
      </w:r>
      <w:r w:rsidRPr="00943CC0">
        <w:t>hematic models</w:t>
      </w:r>
    </w:p>
    <w:p w14:paraId="405B1CB2" w14:textId="32A9E4CB" w:rsidR="00E213DD" w:rsidRDefault="00E213DD" w:rsidP="00E213DD">
      <w:pPr>
        <w:jc w:val="both"/>
      </w:pPr>
      <w:r w:rsidRPr="00D560E7">
        <w:rPr>
          <w:b/>
        </w:rPr>
        <w:t>Role</w:t>
      </w:r>
      <w:r>
        <w:t xml:space="preserve"> </w:t>
      </w:r>
      <w:ins w:id="751" w:author="Simons, Bruce (L&amp;W, Highett)" w:date="2015-04-08T09:26:00Z">
        <w:r w:rsidR="00EF0CBA">
          <w:t xml:space="preserve">– </w:t>
        </w:r>
      </w:ins>
      <w:del w:id="752" w:author="Simons, Bruce (L&amp;W, Highett)" w:date="2015-04-08T09:26:00Z">
        <w:r w:rsidDel="00EF0CBA">
          <w:delText xml:space="preserve">- </w:delText>
        </w:r>
      </w:del>
      <w:r>
        <w:t xml:space="preserve">defines the user requirements use cases, key concepts and relationships for domains or FSDF Themes, together with product models. </w:t>
      </w:r>
    </w:p>
    <w:p w14:paraId="409B4397" w14:textId="4E960E82" w:rsidR="00E213DD" w:rsidRDefault="00E213DD" w:rsidP="00E213DD">
      <w:pPr>
        <w:jc w:val="both"/>
      </w:pPr>
      <w:r w:rsidRPr="00D560E7">
        <w:rPr>
          <w:b/>
        </w:rPr>
        <w:lastRenderedPageBreak/>
        <w:t>Structure</w:t>
      </w:r>
      <w:r w:rsidR="00F8627F">
        <w:rPr>
          <w:b/>
        </w:rPr>
        <w:t xml:space="preserve"> </w:t>
      </w:r>
      <w:ins w:id="753" w:author="Simons, Bruce (L&amp;W, Highett)" w:date="2015-04-08T09:26:00Z">
        <w:r w:rsidR="00EF0CBA">
          <w:t xml:space="preserve">– </w:t>
        </w:r>
      </w:ins>
      <w:del w:id="754" w:author="Simons, Bruce (L&amp;W, Highett)" w:date="2015-04-08T09:26:00Z">
        <w:r w:rsidDel="00EF0CBA">
          <w:rPr>
            <w:b/>
          </w:rPr>
          <w:delText>-</w:delText>
        </w:r>
        <w:r w:rsidR="00F8627F" w:rsidDel="00EF0CBA">
          <w:rPr>
            <w:b/>
          </w:rPr>
          <w:delText xml:space="preserve"> </w:delText>
        </w:r>
      </w:del>
      <w:r>
        <w:t xml:space="preserve">thematic models </w:t>
      </w:r>
      <w:r w:rsidRPr="00E76D94">
        <w:t xml:space="preserve">are </w:t>
      </w:r>
      <w:r>
        <w:t>organised in a series of packages with one package for each FSDF Theme. Each theme package contains the following hierarchical package structur</w:t>
      </w:r>
      <w:r w:rsidR="00C050FF">
        <w:t>e</w:t>
      </w:r>
      <w:r>
        <w:t>:</w:t>
      </w:r>
    </w:p>
    <w:p w14:paraId="07FBF4DD" w14:textId="6888F1E7" w:rsidR="00E213DD" w:rsidRDefault="00E213DD" w:rsidP="00E213DD">
      <w:pPr>
        <w:pStyle w:val="ListParagraph"/>
        <w:numPr>
          <w:ilvl w:val="0"/>
          <w:numId w:val="28"/>
        </w:numPr>
      </w:pPr>
      <w:r>
        <w:t xml:space="preserve">FSDF Requirements Model: </w:t>
      </w:r>
    </w:p>
    <w:p w14:paraId="6E261643" w14:textId="7A86CACC" w:rsidR="00E213DD" w:rsidRDefault="00E213DD" w:rsidP="00E213DD">
      <w:pPr>
        <w:pStyle w:val="ListParagraph"/>
        <w:numPr>
          <w:ilvl w:val="1"/>
          <w:numId w:val="22"/>
        </w:numPr>
      </w:pPr>
      <w:r>
        <w:t>Use cases and other requirements that guide the development of FSDF thematic models. conceptual model – abstract definition of the key concepts in the language of the domain; and</w:t>
      </w:r>
    </w:p>
    <w:p w14:paraId="553D9D62" w14:textId="04FAA259" w:rsidR="00C050FF" w:rsidRDefault="00C050FF" w:rsidP="00E213DD">
      <w:pPr>
        <w:pStyle w:val="ListParagraph"/>
        <w:numPr>
          <w:ilvl w:val="0"/>
          <w:numId w:val="21"/>
        </w:numPr>
      </w:pPr>
      <w:r>
        <w:t xml:space="preserve">FSDF Conceptual Model – key concepts and relationships agreed by each FSDF Theme. These are unpopulated as FSDF theme have not yet engaged around conceptual model development. However, these models can include concepts that be implemented in a </w:t>
      </w:r>
      <w:del w:id="755" w:author="Simons, Bruce (L&amp;W, Highett)" w:date="2015-04-08T07:57:00Z">
        <w:r w:rsidDel="001236F2">
          <w:delText>fodunation</w:delText>
        </w:r>
      </w:del>
      <w:ins w:id="756" w:author="Simons, Bruce (L&amp;W, Highett)" w:date="2015-04-08T07:57:00Z">
        <w:r w:rsidR="001236F2">
          <w:t>foundation</w:t>
        </w:r>
      </w:ins>
      <w:r>
        <w:t xml:space="preserve"> spatial product as well as informative concepts such as business drivers, or legislative constraints that inform data product design. </w:t>
      </w:r>
    </w:p>
    <w:p w14:paraId="4AA7C700" w14:textId="77777777" w:rsidR="00C050FF" w:rsidRDefault="00C050FF" w:rsidP="00E213DD">
      <w:pPr>
        <w:pStyle w:val="ListParagraph"/>
        <w:numPr>
          <w:ilvl w:val="0"/>
          <w:numId w:val="21"/>
        </w:numPr>
      </w:pPr>
      <w:r>
        <w:t xml:space="preserve">FSDF Logical model - </w:t>
      </w:r>
      <w:r w:rsidR="00E213DD">
        <w:t xml:space="preserve">defines concepts and relationships for the FSDF theme, using the ISO19100 </w:t>
      </w:r>
      <w:r>
        <w:t>standards framework</w:t>
      </w:r>
      <w:r w:rsidR="00E213DD">
        <w:t>.</w:t>
      </w:r>
    </w:p>
    <w:p w14:paraId="4630FBA8" w14:textId="2B4A2748" w:rsidR="00E213DD" w:rsidRDefault="00C050FF" w:rsidP="00E213DD">
      <w:pPr>
        <w:pStyle w:val="ListParagraph"/>
        <w:numPr>
          <w:ilvl w:val="0"/>
          <w:numId w:val="21"/>
        </w:numPr>
      </w:pPr>
      <w:r>
        <w:t xml:space="preserve">FSDF product models – as series of packages containing ‘as is’ foundation spatial data product models and designs for ‘to be’ implemented data products </w:t>
      </w:r>
    </w:p>
    <w:p w14:paraId="49608554" w14:textId="77777777" w:rsidR="00E213DD" w:rsidRDefault="00E213DD" w:rsidP="00E213DD">
      <w:pPr>
        <w:jc w:val="both"/>
      </w:pPr>
      <w:r w:rsidRPr="00D560E7">
        <w:rPr>
          <w:b/>
        </w:rPr>
        <w:t>Structure</w:t>
      </w:r>
      <w:r>
        <w:t xml:space="preserve"> – a data product package is located within each of the FSDF Theme packages. A separate package is used for each foundation product. </w:t>
      </w:r>
    </w:p>
    <w:p w14:paraId="56D1B36C" w14:textId="60316C8E" w:rsidR="00C050FF" w:rsidRDefault="00E213DD" w:rsidP="00E213DD">
      <w:r w:rsidRPr="003E15C8">
        <w:rPr>
          <w:b/>
        </w:rPr>
        <w:t>Contents</w:t>
      </w:r>
      <w:r>
        <w:t xml:space="preserve"> </w:t>
      </w:r>
      <w:r w:rsidR="00C050FF">
        <w:t>–</w:t>
      </w:r>
      <w:r>
        <w:t xml:space="preserve"> </w:t>
      </w:r>
      <w:r w:rsidR="00C050FF">
        <w:t>Modelling has</w:t>
      </w:r>
      <w:r w:rsidR="00F8627F">
        <w:t xml:space="preserve"> </w:t>
      </w:r>
      <w:r w:rsidR="00C050FF">
        <w:t>been focussed on the FSDF Administrative Boundary and Place Names Themes</w:t>
      </w:r>
      <w:r w:rsidR="00B1154B">
        <w:rPr>
          <w:rStyle w:val="FootnoteReference"/>
        </w:rPr>
        <w:footnoteReference w:id="37"/>
      </w:r>
      <w:r w:rsidR="00B1154B">
        <w:t xml:space="preserve">: </w:t>
      </w:r>
    </w:p>
    <w:p w14:paraId="020F1AD6" w14:textId="573B51A3" w:rsidR="00B1154B" w:rsidRDefault="00B1154B" w:rsidP="00B1154B">
      <w:pPr>
        <w:pStyle w:val="ListParagraph"/>
        <w:numPr>
          <w:ilvl w:val="0"/>
          <w:numId w:val="28"/>
        </w:numPr>
      </w:pPr>
      <w:r>
        <w:t xml:space="preserve">FSDF Administrative Boundaries – logical models for the theme as well as a ‘to be’ model for an administrative boundary product have been developed. </w:t>
      </w:r>
    </w:p>
    <w:p w14:paraId="2839F629" w14:textId="631E5BA0" w:rsidR="00E213DD" w:rsidRDefault="00B1154B" w:rsidP="00B1154B">
      <w:pPr>
        <w:pStyle w:val="ListParagraph"/>
        <w:numPr>
          <w:ilvl w:val="0"/>
          <w:numId w:val="28"/>
        </w:numPr>
      </w:pPr>
      <w:r>
        <w:t>FSDF Place Names Themes - logical models for the theme as well as a nat</w:t>
      </w:r>
      <w:r w:rsidR="00E213DD">
        <w:t>io</w:t>
      </w:r>
      <w:r>
        <w:t>nal gazetteer product (as is) model</w:t>
      </w:r>
      <w:r w:rsidR="00F8627F">
        <w:t xml:space="preserve"> </w:t>
      </w:r>
      <w:r>
        <w:t xml:space="preserve">has been developed </w:t>
      </w:r>
    </w:p>
    <w:p w14:paraId="2C0EB38A" w14:textId="77777777" w:rsidR="00E213DD" w:rsidRDefault="00E213DD" w:rsidP="00E213DD">
      <w:pPr>
        <w:pStyle w:val="Heading4"/>
        <w:rPr>
          <w:ins w:id="757" w:author="Simons, Bruce (L&amp;W, Highett)" w:date="2015-04-08T07:57:00Z"/>
        </w:rPr>
      </w:pPr>
      <w:commentRangeStart w:id="758"/>
      <w:r>
        <w:t>ISO models</w:t>
      </w:r>
      <w:commentRangeEnd w:id="758"/>
      <w:r>
        <w:rPr>
          <w:rStyle w:val="CommentReference"/>
        </w:rPr>
        <w:commentReference w:id="758"/>
      </w:r>
      <w:r>
        <w:t xml:space="preserve"> – Hollow World</w:t>
      </w:r>
    </w:p>
    <w:p w14:paraId="4E933C30" w14:textId="6B59DA10" w:rsidR="008050F5" w:rsidRDefault="00272DC2" w:rsidP="001236F2">
      <w:pPr>
        <w:rPr>
          <w:ins w:id="759" w:author="Simons, Bruce (L&amp;W, Highett)" w:date="2015-04-08T08:18:00Z"/>
        </w:rPr>
        <w:pPrChange w:id="760" w:author="Simons, Bruce (L&amp;W, Highett)" w:date="2015-04-08T07:57:00Z">
          <w:pPr>
            <w:pStyle w:val="Heading4"/>
          </w:pPr>
        </w:pPrChange>
      </w:pPr>
      <w:ins w:id="761" w:author="Simons, Bruce (L&amp;W, Highett)" w:date="2015-04-08T08:10:00Z">
        <w:r>
          <w:t xml:space="preserve">To ensure </w:t>
        </w:r>
        <w:r>
          <w:t>conformance with the GML standard</w:t>
        </w:r>
        <w:r>
          <w:t xml:space="preserve"> and </w:t>
        </w:r>
        <w:r>
          <w:t xml:space="preserve">syntactic interoperability </w:t>
        </w:r>
      </w:ins>
      <w:ins w:id="762" w:author="Simons, Bruce (L&amp;W, Highett)" w:date="2015-04-08T08:11:00Z">
        <w:r>
          <w:t>information modelling requires r</w:t>
        </w:r>
      </w:ins>
      <w:ins w:id="763" w:author="Simons, Bruce (L&amp;W, Highett)" w:date="2015-04-08T08:06:00Z">
        <w:r>
          <w:t>e-u</w:t>
        </w:r>
      </w:ins>
      <w:ins w:id="764" w:author="Simons, Bruce (L&amp;W, Highett)" w:date="2015-04-08T08:05:00Z">
        <w:r>
          <w:t xml:space="preserve">sing </w:t>
        </w:r>
      </w:ins>
      <w:ins w:id="765" w:author="Simons, Bruce (L&amp;W, Highett)" w:date="2015-04-08T08:12:00Z">
        <w:r>
          <w:t xml:space="preserve">packages from the </w:t>
        </w:r>
      </w:ins>
      <w:ins w:id="766" w:author="Simons, Bruce (L&amp;W, Highett)" w:date="2015-04-08T08:14:00Z">
        <w:r>
          <w:t>ISO/</w:t>
        </w:r>
        <w:r>
          <w:t xml:space="preserve">TC211 </w:t>
        </w:r>
      </w:ins>
      <w:ins w:id="767" w:author="Simons, Bruce (L&amp;W, Highett)" w:date="2015-04-08T08:12:00Z">
        <w:r>
          <w:t xml:space="preserve">ISO Harmonized Model </w:t>
        </w:r>
      </w:ins>
      <w:ins w:id="768" w:author="Simons, Bruce (L&amp;W, Highett)" w:date="2015-04-08T08:07:00Z">
        <w:r>
          <w:t>(</w:t>
        </w:r>
      </w:ins>
      <w:ins w:id="769" w:author="Simons, Bruce (L&amp;W, Highett)" w:date="2015-04-08T08:12:00Z">
        <w:r>
          <w:t xml:space="preserve">the </w:t>
        </w:r>
      </w:ins>
      <w:ins w:id="770" w:author="Simons, Bruce (L&amp;W, Highett)" w:date="2015-04-08T08:07:00Z">
        <w:r>
          <w:t xml:space="preserve">ISO 19100 </w:t>
        </w:r>
      </w:ins>
      <w:ins w:id="771" w:author="Simons, Bruce (L&amp;W, Highett)" w:date="2015-04-08T08:15:00Z">
        <w:r>
          <w:t>framework</w:t>
        </w:r>
        <w:r>
          <w:rPr>
            <w:rStyle w:val="FootnoteReference"/>
          </w:rPr>
          <w:footnoteReference w:id="38"/>
        </w:r>
      </w:ins>
      <w:ins w:id="773" w:author="Simons, Bruce (L&amp;W, Highett)" w:date="2015-04-08T08:07:00Z">
        <w:r>
          <w:t>)</w:t>
        </w:r>
      </w:ins>
      <w:ins w:id="774" w:author="Simons, Bruce (L&amp;W, Highett)" w:date="2015-04-08T08:09:00Z">
        <w:r>
          <w:t>.</w:t>
        </w:r>
      </w:ins>
      <w:ins w:id="775" w:author="Simons, Bruce (L&amp;W, Highett)" w:date="2015-04-08T08:11:00Z">
        <w:r>
          <w:t xml:space="preserve"> </w:t>
        </w:r>
      </w:ins>
      <w:ins w:id="776" w:author="Simons, Bruce (L&amp;W, Highett)" w:date="2015-04-08T08:16:00Z">
        <w:r w:rsidR="008050F5">
          <w:t>HollowWorld</w:t>
        </w:r>
        <w:r w:rsidR="008050F5">
          <w:rPr>
            <w:rStyle w:val="FootnoteReference"/>
          </w:rPr>
          <w:footnoteReference w:id="39"/>
        </w:r>
        <w:r w:rsidR="008050F5">
          <w:t xml:space="preserve"> provides a UML environment </w:t>
        </w:r>
      </w:ins>
      <w:ins w:id="778" w:author="Simons, Bruce (L&amp;W, Highett)" w:date="2015-04-08T08:24:00Z">
        <w:r w:rsidR="008050F5">
          <w:t xml:space="preserve">of the </w:t>
        </w:r>
        <w:r w:rsidR="008050F5">
          <w:t xml:space="preserve">ISO </w:t>
        </w:r>
        <w:r w:rsidR="008050F5">
          <w:t>Harmonized Model</w:t>
        </w:r>
        <w:r w:rsidR="008050F5">
          <w:t xml:space="preserve"> </w:t>
        </w:r>
      </w:ins>
      <w:ins w:id="779" w:author="Simons, Bruce (L&amp;W, Highett)" w:date="2015-04-08T08:23:00Z">
        <w:r w:rsidR="008050F5">
          <w:t>augmented with UML representations of components provided in ISO 19136 (GML)</w:t>
        </w:r>
      </w:ins>
      <w:ins w:id="780" w:author="Simons, Bruce (L&amp;W, Highett)" w:date="2015-04-08T08:24:00Z">
        <w:r w:rsidR="008050F5">
          <w:t>. Use of HollowWorld</w:t>
        </w:r>
      </w:ins>
      <w:ins w:id="781" w:author="Simons, Bruce (L&amp;W, Highett)" w:date="2015-04-08T08:17:00Z">
        <w:r w:rsidR="008050F5">
          <w:t xml:space="preserve"> enable</w:t>
        </w:r>
      </w:ins>
      <w:ins w:id="782" w:author="Simons, Bruce (L&amp;W, Highett)" w:date="2015-04-08T08:24:00Z">
        <w:r w:rsidR="008050F5">
          <w:t>s</w:t>
        </w:r>
      </w:ins>
      <w:ins w:id="783" w:author="Simons, Bruce (L&amp;W, Highett)" w:date="2015-04-08T08:17:00Z">
        <w:r w:rsidR="008050F5">
          <w:t xml:space="preserve"> specialists in a domain that utilizes geospatial information to develop an information model for their application domain, which conforms to international standards for interoperab</w:t>
        </w:r>
        <w:r w:rsidR="008050F5">
          <w:t>ility</w:t>
        </w:r>
        <w:r w:rsidR="008050F5">
          <w:t xml:space="preserve">. A model </w:t>
        </w:r>
      </w:ins>
      <w:ins w:id="784" w:author="Simons, Bruce (L&amp;W, Highett)" w:date="2015-04-08T08:21:00Z">
        <w:r w:rsidR="008050F5">
          <w:t xml:space="preserve">strictly adhering to the </w:t>
        </w:r>
      </w:ins>
      <w:ins w:id="785" w:author="Simons, Bruce (L&amp;W, Highett)" w:date="2015-04-08T08:22:00Z">
        <w:r w:rsidR="008050F5">
          <w:t>modelling profile</w:t>
        </w:r>
      </w:ins>
      <w:ins w:id="786" w:author="Simons, Bruce (L&amp;W, Highett)" w:date="2015-04-08T08:21:00Z">
        <w:r w:rsidR="008050F5">
          <w:t xml:space="preserve"> </w:t>
        </w:r>
      </w:ins>
      <w:ins w:id="787" w:author="Simons, Bruce (L&amp;W, Highett)" w:date="2015-04-08T08:17:00Z">
        <w:r w:rsidR="008050F5">
          <w:t>in this framework</w:t>
        </w:r>
      </w:ins>
      <w:ins w:id="788" w:author="Simons, Bruce (L&amp;W, Highett)" w:date="2015-04-08T08:27:00Z">
        <w:r w:rsidR="00FB7EF3">
          <w:t xml:space="preserve"> (by appropriate re-use of classes</w:t>
        </w:r>
      </w:ins>
      <w:ins w:id="789" w:author="Simons, Bruce (L&amp;W, Highett)" w:date="2015-04-08T08:29:00Z">
        <w:r w:rsidR="00175B3B">
          <w:t>,</w:t>
        </w:r>
      </w:ins>
      <w:ins w:id="790" w:author="Simons, Bruce (L&amp;W, Highett)" w:date="2015-04-08T08:27:00Z">
        <w:r w:rsidR="00FB7EF3">
          <w:t xml:space="preserve"> data types, stereotypes, tagged values and the like)</w:t>
        </w:r>
      </w:ins>
      <w:ins w:id="791" w:author="Simons, Bruce (L&amp;W, Highett)" w:date="2015-04-08T08:17:00Z">
        <w:r w:rsidR="008050F5">
          <w:t xml:space="preserve"> can</w:t>
        </w:r>
      </w:ins>
      <w:ins w:id="792" w:author="Simons, Bruce (L&amp;W, Highett)" w:date="2015-04-08T08:20:00Z">
        <w:r w:rsidR="008050F5">
          <w:t xml:space="preserve"> use</w:t>
        </w:r>
      </w:ins>
      <w:ins w:id="793" w:author="Simons, Bruce (L&amp;W, Highett)" w:date="2015-04-08T08:17:00Z">
        <w:r w:rsidR="008050F5">
          <w:t xml:space="preserve"> </w:t>
        </w:r>
      </w:ins>
      <w:ins w:id="794" w:author="Simons, Bruce (L&amp;W, Highett)" w:date="2015-04-08T08:20:00Z">
        <w:r w:rsidR="008050F5">
          <w:t xml:space="preserve">rule-based processing </w:t>
        </w:r>
        <w:r w:rsidR="008050F5">
          <w:t xml:space="preserve">to </w:t>
        </w:r>
      </w:ins>
      <w:ins w:id="795" w:author="Simons, Bruce (L&amp;W, Highett)" w:date="2015-04-08T08:17:00Z">
        <w:r w:rsidR="008050F5">
          <w:t>transform it</w:t>
        </w:r>
        <w:r w:rsidR="008050F5">
          <w:t xml:space="preserve"> into a GML-conformant XML Schema</w:t>
        </w:r>
      </w:ins>
      <w:ins w:id="796" w:author="Simons, Bruce (L&amp;W, Highett)" w:date="2015-04-08T08:18:00Z">
        <w:r w:rsidR="008050F5">
          <w:t>.</w:t>
        </w:r>
      </w:ins>
      <w:ins w:id="797" w:author="Simons, Bruce (L&amp;W, Highett)" w:date="2015-04-08T08:17:00Z">
        <w:r w:rsidR="008050F5">
          <w:t xml:space="preserve"> </w:t>
        </w:r>
      </w:ins>
    </w:p>
    <w:p w14:paraId="53ABC331" w14:textId="0A2265A7" w:rsidR="00C64C5A" w:rsidRDefault="00175B3B" w:rsidP="001236F2">
      <w:pPr>
        <w:rPr>
          <w:ins w:id="798" w:author="Simons, Bruce (L&amp;W, Highett)" w:date="2015-04-08T08:47:00Z"/>
        </w:rPr>
        <w:pPrChange w:id="799" w:author="Simons, Bruce (L&amp;W, Highett)" w:date="2015-04-08T07:57:00Z">
          <w:pPr>
            <w:pStyle w:val="Heading4"/>
          </w:pPr>
        </w:pPrChange>
      </w:pPr>
      <w:ins w:id="800" w:author="Simons, Bruce (L&amp;W, Highett)" w:date="2015-04-08T08:29:00Z">
        <w:r>
          <w:t xml:space="preserve">However, there are a number of challenges with the use of HollowWorld. </w:t>
        </w:r>
      </w:ins>
      <w:ins w:id="801" w:author="Simons, Bruce (L&amp;W, Highett)" w:date="2015-04-08T08:31:00Z">
        <w:r>
          <w:t>The ISO 19100 suite of standards have been developed over time</w:t>
        </w:r>
      </w:ins>
      <w:ins w:id="802" w:author="Simons, Bruce (L&amp;W, Highett)" w:date="2015-04-08T08:34:00Z">
        <w:r>
          <w:t>, with some more well-developed than others</w:t>
        </w:r>
      </w:ins>
      <w:ins w:id="803" w:author="Simons, Bruce (L&amp;W, Highett)" w:date="2015-04-08T08:31:00Z">
        <w:r>
          <w:t>. Consequently</w:t>
        </w:r>
      </w:ins>
      <w:ins w:id="804" w:author="Simons, Bruce (L&amp;W, Highett)" w:date="2015-04-08T08:33:00Z">
        <w:r>
          <w:t>,</w:t>
        </w:r>
      </w:ins>
      <w:ins w:id="805" w:author="Simons, Bruce (L&amp;W, Highett)" w:date="2015-04-08T08:31:00Z">
        <w:r>
          <w:t xml:space="preserve"> there are inconsistencies between the earlier and later packa</w:t>
        </w:r>
      </w:ins>
      <w:ins w:id="806" w:author="Simons, Bruce (L&amp;W, Highett)" w:date="2015-04-08T08:32:00Z">
        <w:r>
          <w:t xml:space="preserve">ges. In addition, there are a </w:t>
        </w:r>
      </w:ins>
      <w:ins w:id="807" w:author="Simons, Bruce (L&amp;W, Highett)" w:date="2015-04-08T08:44:00Z">
        <w:r w:rsidR="00C64C5A">
          <w:t>considerable</w:t>
        </w:r>
      </w:ins>
      <w:ins w:id="808" w:author="Simons, Bruce (L&amp;W, Highett)" w:date="2015-04-08T08:32:00Z">
        <w:r>
          <w:t xml:space="preserve"> dependencies between the packages</w:t>
        </w:r>
      </w:ins>
      <w:ins w:id="809" w:author="Simons, Bruce (L&amp;W, Highett)" w:date="2015-04-08T08:43:00Z">
        <w:r w:rsidR="00C64C5A">
          <w:t xml:space="preserve"> (</w:t>
        </w:r>
        <w:r w:rsidR="00C64C5A" w:rsidRPr="00C64C5A">
          <w:rPr>
            <w:noProof/>
          </w:rPr>
          <w:t xml:space="preserve">Coetzee </w:t>
        </w:r>
        <w:r w:rsidR="00C64C5A">
          <w:rPr>
            <w:noProof/>
          </w:rPr>
          <w:t>2011</w:t>
        </w:r>
        <w:r w:rsidR="00C64C5A">
          <w:rPr>
            <w:noProof/>
          </w:rPr>
          <w:t>)</w:t>
        </w:r>
      </w:ins>
      <w:ins w:id="810" w:author="Simons, Bruce (L&amp;W, Highett)" w:date="2015-04-08T08:33:00Z">
        <w:r>
          <w:t>.</w:t>
        </w:r>
      </w:ins>
      <w:ins w:id="811" w:author="Simons, Bruce (L&amp;W, Highett)" w:date="2015-04-08T08:32:00Z">
        <w:r>
          <w:t xml:space="preserve"> </w:t>
        </w:r>
      </w:ins>
      <w:ins w:id="812" w:author="Simons, Bruce (L&amp;W, Highett)" w:date="2015-04-08T08:45:00Z">
        <w:r w:rsidR="00C64C5A">
          <w:t>Of particular concern are the circular dependencies</w:t>
        </w:r>
      </w:ins>
      <w:ins w:id="813" w:author="Simons, Bruce (L&amp;W, Highett)" w:date="2015-04-08T08:46:00Z">
        <w:r w:rsidR="00C64C5A">
          <w:t>,</w:t>
        </w:r>
      </w:ins>
      <w:ins w:id="814" w:author="Simons, Bruce (L&amp;W, Highett)" w:date="2015-04-08T08:45:00Z">
        <w:r w:rsidR="00C64C5A">
          <w:t xml:space="preserve"> where</w:t>
        </w:r>
      </w:ins>
      <w:ins w:id="815" w:author="Simons, Bruce (L&amp;W, Highett)" w:date="2015-04-08T08:33:00Z">
        <w:r>
          <w:t xml:space="preserve"> </w:t>
        </w:r>
      </w:ins>
      <w:ins w:id="816" w:author="Simons, Bruce (L&amp;W, Highett)" w:date="2015-04-08T08:32:00Z">
        <w:r>
          <w:t>packages</w:t>
        </w:r>
      </w:ins>
      <w:ins w:id="817" w:author="Simons, Bruce (L&amp;W, Highett)" w:date="2015-04-08T08:35:00Z">
        <w:r>
          <w:t xml:space="preserve"> </w:t>
        </w:r>
        <w:r w:rsidR="00C64C5A">
          <w:t>refer</w:t>
        </w:r>
        <w:r>
          <w:t xml:space="preserve"> to other packages</w:t>
        </w:r>
      </w:ins>
      <w:ins w:id="818" w:author="Simons, Bruce (L&amp;W, Highett)" w:date="2015-04-08T08:46:00Z">
        <w:r w:rsidR="00C64C5A">
          <w:t xml:space="preserve"> that in turn, either directly or indirectly, refer back to the original package. </w:t>
        </w:r>
      </w:ins>
      <w:ins w:id="819" w:author="Simons, Bruce (L&amp;W, Highett)" w:date="2015-04-08T08:59:00Z">
        <w:r w:rsidR="00920DDD">
          <w:t xml:space="preserve">These dependencies can be strict </w:t>
        </w:r>
      </w:ins>
      <w:ins w:id="820" w:author="Simons, Bruce (L&amp;W, Highett)" w:date="2015-04-08T09:00:00Z">
        <w:r w:rsidR="00920DDD">
          <w:t>d</w:t>
        </w:r>
      </w:ins>
      <w:ins w:id="821" w:author="Simons, Bruce (L&amp;W, Highett)" w:date="2015-04-08T08:59:00Z">
        <w:r w:rsidR="00920DDD">
          <w:t>ependencies, where an element in the package is re-used</w:t>
        </w:r>
      </w:ins>
      <w:ins w:id="822" w:author="Simons, Bruce (L&amp;W, Highett)" w:date="2015-04-08T09:00:00Z">
        <w:r w:rsidR="00920DDD">
          <w:t xml:space="preserve">, or </w:t>
        </w:r>
      </w:ins>
      <w:ins w:id="823" w:author="Simons, Bruce (L&amp;W, Highett)" w:date="2015-04-08T09:01:00Z">
        <w:r w:rsidR="00920DDD">
          <w:t>merely referential dependencies.</w:t>
        </w:r>
      </w:ins>
    </w:p>
    <w:p w14:paraId="3AF56A29" w14:textId="7978E21D" w:rsidR="00272DC2" w:rsidRPr="001236F2" w:rsidRDefault="00920DDD" w:rsidP="008050F5">
      <w:pPr>
        <w:pPrChange w:id="824" w:author="Simons, Bruce (L&amp;W, Highett)" w:date="2015-04-08T08:25:00Z">
          <w:pPr>
            <w:pStyle w:val="Heading4"/>
          </w:pPr>
        </w:pPrChange>
      </w:pPr>
      <w:ins w:id="825" w:author="Simons, Bruce (L&amp;W, Highett)" w:date="2015-04-08T08:47:00Z">
        <w:r>
          <w:t xml:space="preserve">Navigating the </w:t>
        </w:r>
      </w:ins>
      <w:ins w:id="826" w:author="Simons, Bruce (L&amp;W, Highett)" w:date="2015-04-08T08:54:00Z">
        <w:r>
          <w:t>ISO Harmonized Model</w:t>
        </w:r>
        <w:r>
          <w:t xml:space="preserve"> issues requires care, and can present a considerable challenge to novice modellers. </w:t>
        </w:r>
      </w:ins>
      <w:ins w:id="827" w:author="Simons, Bruce (L&amp;W, Highett)" w:date="2015-04-08T08:56:00Z">
        <w:r>
          <w:t>Providing</w:t>
        </w:r>
      </w:ins>
      <w:ins w:id="828" w:author="Simons, Bruce (L&amp;W, Highett)" w:date="2015-04-08T08:54:00Z">
        <w:r>
          <w:t xml:space="preserve"> the FSDF models </w:t>
        </w:r>
      </w:ins>
      <w:ins w:id="829" w:author="Simons, Bruce (L&amp;W, Highett)" w:date="2015-04-08T09:02:00Z">
        <w:r>
          <w:t xml:space="preserve">along </w:t>
        </w:r>
      </w:ins>
      <w:ins w:id="830" w:author="Simons, Bruce (L&amp;W, Highett)" w:date="2015-04-08T08:54:00Z">
        <w:r>
          <w:t xml:space="preserve">with </w:t>
        </w:r>
      </w:ins>
      <w:ins w:id="831" w:author="Simons, Bruce (L&amp;W, Highett)" w:date="2015-04-08T08:57:00Z">
        <w:r>
          <w:t xml:space="preserve">only </w:t>
        </w:r>
      </w:ins>
      <w:ins w:id="832" w:author="Simons, Bruce (L&amp;W, Highett)" w:date="2015-04-08T08:54:00Z">
        <w:r>
          <w:t>th</w:t>
        </w:r>
      </w:ins>
      <w:ins w:id="833" w:author="Simons, Bruce (L&amp;W, Highett)" w:date="2015-04-08T08:57:00Z">
        <w:r>
          <w:t>e</w:t>
        </w:r>
      </w:ins>
      <w:ins w:id="834" w:author="Simons, Bruce (L&amp;W, Highett)" w:date="2015-04-08T08:54:00Z">
        <w:r>
          <w:t xml:space="preserve"> </w:t>
        </w:r>
      </w:ins>
      <w:ins w:id="835" w:author="Simons, Bruce (L&amp;W, Highett)" w:date="2015-04-08T08:59:00Z">
        <w:r>
          <w:t>strict dependency</w:t>
        </w:r>
      </w:ins>
      <w:ins w:id="836" w:author="Simons, Bruce (L&amp;W, Highett)" w:date="2015-04-08T08:58:00Z">
        <w:r>
          <w:t xml:space="preserve"> </w:t>
        </w:r>
      </w:ins>
      <w:ins w:id="837" w:author="Simons, Bruce (L&amp;W, Highett)" w:date="2015-04-08T08:54:00Z">
        <w:r>
          <w:t>ISO packages</w:t>
        </w:r>
      </w:ins>
      <w:ins w:id="838" w:author="Simons, Bruce (L&amp;W, Highett)" w:date="2015-04-08T08:56:00Z">
        <w:r>
          <w:t xml:space="preserve"> </w:t>
        </w:r>
      </w:ins>
      <w:ins w:id="839" w:author="Simons, Bruce (L&amp;W, Highett)" w:date="2015-04-08T09:02:00Z">
        <w:r>
          <w:t xml:space="preserve">via a model registry facility </w:t>
        </w:r>
      </w:ins>
      <w:ins w:id="840" w:author="Simons, Bruce (L&amp;W, Highett)" w:date="2015-04-08T09:11:00Z">
        <w:r w:rsidR="00A72A2A">
          <w:t xml:space="preserve">(see Section 4.3, below) </w:t>
        </w:r>
      </w:ins>
      <w:ins w:id="841" w:author="Simons, Bruce (L&amp;W, Highett)" w:date="2015-04-08T09:02:00Z">
        <w:r>
          <w:t>has removed some of these challenges.</w:t>
        </w:r>
      </w:ins>
    </w:p>
    <w:p w14:paraId="4B0A8C93" w14:textId="77777777" w:rsidR="00E213DD" w:rsidRDefault="00E213DD" w:rsidP="00E213DD">
      <w:pPr>
        <w:pStyle w:val="Heading3"/>
        <w:rPr>
          <w:highlight w:val="yellow"/>
        </w:rPr>
      </w:pPr>
      <w:commentRangeStart w:id="842"/>
      <w:r w:rsidRPr="00795227">
        <w:rPr>
          <w:highlight w:val="yellow"/>
        </w:rPr>
        <w:lastRenderedPageBreak/>
        <w:t xml:space="preserve">dependencies between </w:t>
      </w:r>
      <w:commentRangeStart w:id="843"/>
      <w:r w:rsidRPr="00795227">
        <w:rPr>
          <w:highlight w:val="yellow"/>
        </w:rPr>
        <w:t>models</w:t>
      </w:r>
      <w:commentRangeEnd w:id="842"/>
      <w:r w:rsidR="0021482E">
        <w:rPr>
          <w:rStyle w:val="CommentReference"/>
          <w:rFonts w:eastAsia="Calibri"/>
          <w:b w:val="0"/>
          <w:bCs w:val="0"/>
          <w:caps w:val="0"/>
          <w:color w:val="000000"/>
        </w:rPr>
        <w:commentReference w:id="842"/>
      </w:r>
      <w:commentRangeEnd w:id="843"/>
      <w:r w:rsidR="00047360">
        <w:rPr>
          <w:rStyle w:val="CommentReference"/>
          <w:rFonts w:eastAsia="Calibri"/>
          <w:b w:val="0"/>
          <w:bCs w:val="0"/>
          <w:caps w:val="0"/>
          <w:color w:val="000000"/>
        </w:rPr>
        <w:commentReference w:id="843"/>
      </w:r>
    </w:p>
    <w:p w14:paraId="349E05AB" w14:textId="1E6A70D4" w:rsidR="009679EC" w:rsidRPr="009679EC" w:rsidRDefault="009679EC" w:rsidP="009679EC">
      <w:pPr>
        <w:rPr>
          <w:highlight w:val="yellow"/>
        </w:rPr>
      </w:pPr>
      <w:r>
        <w:rPr>
          <w:highlight w:val="yellow"/>
        </w:rPr>
        <w:t xml:space="preserve">Models will be interconnected using a variety of mechanisms to support different purposes </w:t>
      </w:r>
    </w:p>
    <w:p w14:paraId="6EBFBC44" w14:textId="77777777" w:rsidR="00E213DD" w:rsidRPr="00795227" w:rsidRDefault="00E213DD" w:rsidP="00E213DD">
      <w:pPr>
        <w:jc w:val="both"/>
        <w:rPr>
          <w:highlight w:val="yellow"/>
        </w:rPr>
      </w:pPr>
      <w:r w:rsidRPr="00795227">
        <w:rPr>
          <w:highlight w:val="yellow"/>
        </w:rPr>
        <w:t xml:space="preserve">Dependencies between models will be documented using – dependencies, imports </w:t>
      </w:r>
    </w:p>
    <w:p w14:paraId="4CA666E0" w14:textId="77777777" w:rsidR="00E213DD" w:rsidRPr="00795227" w:rsidRDefault="00E213DD" w:rsidP="00E213DD">
      <w:pPr>
        <w:pStyle w:val="ListParagraph"/>
        <w:numPr>
          <w:ilvl w:val="0"/>
          <w:numId w:val="23"/>
        </w:numPr>
        <w:rPr>
          <w:highlight w:val="yellow"/>
        </w:rPr>
      </w:pPr>
      <w:r w:rsidRPr="00795227">
        <w:rPr>
          <w:highlight w:val="yellow"/>
        </w:rPr>
        <w:t xml:space="preserve">ISO to core </w:t>
      </w:r>
    </w:p>
    <w:p w14:paraId="26C5880D" w14:textId="77777777" w:rsidR="00E213DD" w:rsidRPr="00795227" w:rsidRDefault="00E213DD" w:rsidP="00E213DD">
      <w:pPr>
        <w:pStyle w:val="ListParagraph"/>
        <w:numPr>
          <w:ilvl w:val="0"/>
          <w:numId w:val="23"/>
        </w:numPr>
        <w:rPr>
          <w:highlight w:val="yellow"/>
        </w:rPr>
      </w:pPr>
      <w:r w:rsidRPr="00795227">
        <w:rPr>
          <w:highlight w:val="yellow"/>
        </w:rPr>
        <w:t xml:space="preserve">ISO to thematic logical models </w:t>
      </w:r>
    </w:p>
    <w:p w14:paraId="03012B0D" w14:textId="1EADF360" w:rsidR="00E213DD" w:rsidRPr="00795227" w:rsidRDefault="00E213DD" w:rsidP="00E213DD">
      <w:pPr>
        <w:pStyle w:val="ListParagraph"/>
        <w:numPr>
          <w:ilvl w:val="0"/>
          <w:numId w:val="23"/>
        </w:numPr>
        <w:rPr>
          <w:highlight w:val="yellow"/>
        </w:rPr>
      </w:pPr>
      <w:r w:rsidRPr="00795227">
        <w:rPr>
          <w:highlight w:val="yellow"/>
        </w:rPr>
        <w:t>Thematic logical models</w:t>
      </w:r>
      <w:r w:rsidR="00F8627F">
        <w:rPr>
          <w:highlight w:val="yellow"/>
        </w:rPr>
        <w:t xml:space="preserve"> </w:t>
      </w:r>
      <w:r w:rsidRPr="00795227">
        <w:rPr>
          <w:highlight w:val="yellow"/>
        </w:rPr>
        <w:t>to thematic logical model</w:t>
      </w:r>
    </w:p>
    <w:p w14:paraId="5EDD3A68" w14:textId="77777777" w:rsidR="00E213DD" w:rsidRPr="00795227" w:rsidRDefault="00E213DD" w:rsidP="00E213DD">
      <w:pPr>
        <w:pStyle w:val="ListParagraph"/>
        <w:numPr>
          <w:ilvl w:val="0"/>
          <w:numId w:val="23"/>
        </w:numPr>
        <w:rPr>
          <w:highlight w:val="yellow"/>
        </w:rPr>
      </w:pPr>
      <w:r w:rsidRPr="00795227">
        <w:rPr>
          <w:highlight w:val="yellow"/>
        </w:rPr>
        <w:t>Thematic logical model to product model</w:t>
      </w:r>
    </w:p>
    <w:p w14:paraId="681699D3" w14:textId="77777777" w:rsidR="00E213DD" w:rsidRPr="00795227" w:rsidRDefault="00E213DD" w:rsidP="00E213DD">
      <w:pPr>
        <w:pStyle w:val="ListParagraph"/>
        <w:numPr>
          <w:ilvl w:val="0"/>
          <w:numId w:val="23"/>
        </w:numPr>
        <w:rPr>
          <w:highlight w:val="yellow"/>
        </w:rPr>
      </w:pPr>
      <w:r w:rsidRPr="00795227">
        <w:rPr>
          <w:highlight w:val="yellow"/>
        </w:rPr>
        <w:t>Product model to application schema</w:t>
      </w:r>
    </w:p>
    <w:p w14:paraId="2637343C" w14:textId="77777777" w:rsidR="00E213DD" w:rsidRDefault="00E213DD" w:rsidP="00B25711">
      <w:pPr>
        <w:jc w:val="both"/>
      </w:pPr>
    </w:p>
    <w:p w14:paraId="2F850BFF" w14:textId="77777777" w:rsidR="007608C4" w:rsidRDefault="007608C4" w:rsidP="009023CD">
      <w:pPr>
        <w:ind w:left="360"/>
        <w:jc w:val="both"/>
      </w:pPr>
    </w:p>
    <w:p w14:paraId="68862A5D" w14:textId="77777777" w:rsidR="007608C4" w:rsidRDefault="007608C4" w:rsidP="0004436C">
      <w:pPr>
        <w:jc w:val="both"/>
        <w:sectPr w:rsidR="007608C4" w:rsidSect="00322CE4">
          <w:pgSz w:w="11906" w:h="16838" w:code="9"/>
          <w:pgMar w:top="1134" w:right="1134" w:bottom="1134" w:left="1134" w:header="510" w:footer="624" w:gutter="0"/>
          <w:cols w:space="284"/>
          <w:docGrid w:linePitch="360"/>
        </w:sectPr>
      </w:pPr>
    </w:p>
    <w:p w14:paraId="5A5AE5C4" w14:textId="0C08021C" w:rsidR="00C83B9B" w:rsidRDefault="007608C4" w:rsidP="009023CD">
      <w:pPr>
        <w:ind w:left="360"/>
        <w:jc w:val="both"/>
      </w:pPr>
      <w:r w:rsidRPr="007608C4">
        <w:rPr>
          <w:noProof/>
        </w:rPr>
        <w:lastRenderedPageBreak/>
        <mc:AlternateContent>
          <mc:Choice Requires="wpg">
            <w:drawing>
              <wp:anchor distT="0" distB="0" distL="114300" distR="114300" simplePos="0" relativeHeight="251741184" behindDoc="0" locked="0" layoutInCell="1" allowOverlap="1" wp14:anchorId="1E8D7E6F" wp14:editId="2088019B">
                <wp:simplePos x="0" y="0"/>
                <wp:positionH relativeFrom="column">
                  <wp:posOffset>385379</wp:posOffset>
                </wp:positionH>
                <wp:positionV relativeFrom="paragraph">
                  <wp:posOffset>-119589</wp:posOffset>
                </wp:positionV>
                <wp:extent cx="9036498" cy="5386809"/>
                <wp:effectExtent l="0" t="0" r="12700" b="23495"/>
                <wp:wrapNone/>
                <wp:docPr id="12" name="Group 2"/>
                <wp:cNvGraphicFramePr/>
                <a:graphic xmlns:a="http://schemas.openxmlformats.org/drawingml/2006/main">
                  <a:graphicData uri="http://schemas.microsoft.com/office/word/2010/wordprocessingGroup">
                    <wpg:wgp>
                      <wpg:cNvGrpSpPr/>
                      <wpg:grpSpPr>
                        <a:xfrm>
                          <a:off x="0" y="0"/>
                          <a:ext cx="9036498" cy="5386809"/>
                          <a:chOff x="0" y="0"/>
                          <a:chExt cx="9036498" cy="5386809"/>
                        </a:xfrm>
                      </wpg:grpSpPr>
                      <wpg:grpSp>
                        <wpg:cNvPr id="14" name="Group 14"/>
                        <wpg:cNvGrpSpPr/>
                        <wpg:grpSpPr>
                          <a:xfrm>
                            <a:off x="1187625" y="1930425"/>
                            <a:ext cx="3128543" cy="2664296"/>
                            <a:chOff x="1187625" y="1930425"/>
                            <a:chExt cx="3128543" cy="2664296"/>
                          </a:xfrm>
                        </wpg:grpSpPr>
                        <wpg:grpSp>
                          <wpg:cNvPr id="60" name="Group 60"/>
                          <wpg:cNvGrpSpPr/>
                          <wpg:grpSpPr>
                            <a:xfrm>
                              <a:off x="1187625" y="1930425"/>
                              <a:ext cx="2664296" cy="2664296"/>
                              <a:chOff x="1187625" y="1930425"/>
                              <a:chExt cx="2664296" cy="2664296"/>
                            </a:xfrm>
                          </wpg:grpSpPr>
                          <wps:wsp>
                            <wps:cNvPr id="61" name="Right Arrow 61"/>
                            <wps:cNvSpPr/>
                            <wps:spPr>
                              <a:xfrm rot="10800000">
                                <a:off x="1907705" y="3370585"/>
                                <a:ext cx="936104" cy="2160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2" name="Group 62"/>
                            <wpg:cNvGrpSpPr/>
                            <wpg:grpSpPr>
                              <a:xfrm>
                                <a:off x="1187625" y="1930425"/>
                                <a:ext cx="2664296" cy="2664296"/>
                                <a:chOff x="1187625" y="1930425"/>
                                <a:chExt cx="2664296" cy="2664296"/>
                              </a:xfrm>
                            </wpg:grpSpPr>
                            <wps:wsp>
                              <wps:cNvPr id="63" name="Rectangle 63"/>
                              <wps:cNvSpPr/>
                              <wps:spPr>
                                <a:xfrm>
                                  <a:off x="1187625" y="3244571"/>
                                  <a:ext cx="648072" cy="504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8A593"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 xml:space="preserve">Model </w:t>
                                    </w:r>
                                  </w:p>
                                  <w:p w14:paraId="66B4C55A"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registry</w:t>
                                    </w:r>
                                  </w:p>
                                </w:txbxContent>
                              </wps:txbx>
                              <wps:bodyPr rtlCol="0" anchor="ctr"/>
                            </wps:wsp>
                            <wps:wsp>
                              <wps:cNvPr id="192" name="Rectangle 192"/>
                              <wps:cNvSpPr/>
                              <wps:spPr>
                                <a:xfrm>
                                  <a:off x="3131841" y="1930425"/>
                                  <a:ext cx="720080" cy="26642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8405B"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Modelling tools &amp;</w:t>
                                    </w:r>
                                  </w:p>
                                  <w:p w14:paraId="15C9E3F0"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processes</w:t>
                                    </w:r>
                                  </w:p>
                                </w:txbxContent>
                              </wps:txbx>
                              <wps:bodyPr lIns="0" rIns="0" rtlCol="0" anchor="ctr"/>
                            </wps:wsp>
                            <wps:wsp>
                              <wps:cNvPr id="193" name="Rectangle 193"/>
                              <wps:cNvSpPr/>
                              <wps:spPr>
                                <a:xfrm>
                                  <a:off x="1897221" y="3165705"/>
                                  <a:ext cx="916305" cy="638810"/>
                                </a:xfrm>
                                <a:prstGeom prst="rect">
                                  <a:avLst/>
                                </a:prstGeom>
                              </wps:spPr>
                              <wps:txbx>
                                <w:txbxContent>
                                  <w:p w14:paraId="47297D57" w14:textId="77777777" w:rsidR="002C1A41" w:rsidRDefault="002C1A41" w:rsidP="007608C4">
                                    <w:pPr>
                                      <w:pStyle w:val="NormalWeb"/>
                                      <w:spacing w:after="0"/>
                                      <w:jc w:val="center"/>
                                      <w:rPr>
                                        <w:rFonts w:asciiTheme="minorHAnsi" w:hAnsi="Calibri" w:cstheme="minorBidi"/>
                                        <w:b/>
                                        <w:bCs/>
                                        <w:color w:val="000000" w:themeColor="text1"/>
                                        <w:kern w:val="24"/>
                                      </w:rPr>
                                    </w:pPr>
                                    <w:r>
                                      <w:rPr>
                                        <w:rFonts w:asciiTheme="minorHAnsi" w:hAnsi="Calibri" w:cstheme="minorBidi"/>
                                        <w:b/>
                                        <w:bCs/>
                                        <w:color w:val="000000" w:themeColor="text1"/>
                                        <w:kern w:val="24"/>
                                      </w:rPr>
                                      <w:t>Model</w:t>
                                    </w:r>
                                  </w:p>
                                  <w:p w14:paraId="3C972C7F" w14:textId="483CB2EF" w:rsidR="002C1A41" w:rsidRDefault="002C1A41" w:rsidP="007608C4">
                                    <w:pPr>
                                      <w:pStyle w:val="NormalWeb"/>
                                      <w:spacing w:after="0"/>
                                      <w:jc w:val="center"/>
                                    </w:pPr>
                                    <w:r>
                                      <w:rPr>
                                        <w:rFonts w:asciiTheme="minorHAnsi" w:hAnsi="Calibri" w:cstheme="minorBidi"/>
                                        <w:b/>
                                        <w:bCs/>
                                        <w:color w:val="000000" w:themeColor="text1"/>
                                        <w:kern w:val="24"/>
                                      </w:rPr>
                                      <w:t xml:space="preserve"> </w:t>
                                    </w:r>
                                  </w:p>
                                  <w:p w14:paraId="0E92D5E3" w14:textId="77777777" w:rsidR="002C1A41" w:rsidRDefault="002C1A41" w:rsidP="007608C4">
                                    <w:pPr>
                                      <w:pStyle w:val="NormalWeb"/>
                                      <w:spacing w:after="0"/>
                                      <w:jc w:val="center"/>
                                    </w:pPr>
                                    <w:r>
                                      <w:rPr>
                                        <w:rFonts w:asciiTheme="minorHAnsi" w:hAnsi="Calibri" w:cstheme="minorBidi"/>
                                        <w:b/>
                                        <w:bCs/>
                                        <w:color w:val="000000" w:themeColor="text1"/>
                                        <w:kern w:val="24"/>
                                      </w:rPr>
                                      <w:t>governance</w:t>
                                    </w:r>
                                  </w:p>
                                </w:txbxContent>
                              </wps:txbx>
                              <wps:bodyPr wrap="none">
                                <a:spAutoFit/>
                              </wps:bodyPr>
                            </wps:wsp>
                          </wpg:grpSp>
                        </wpg:grpSp>
                        <wps:wsp>
                          <wps:cNvPr id="194" name="Left-Right Arrow 194"/>
                          <wps:cNvSpPr/>
                          <wps:spPr>
                            <a:xfrm>
                              <a:off x="3916523" y="2238417"/>
                              <a:ext cx="346702" cy="2009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Left-Right Arrow 195"/>
                          <wps:cNvSpPr/>
                          <wps:spPr>
                            <a:xfrm>
                              <a:off x="3912186" y="4243108"/>
                              <a:ext cx="403982" cy="2009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6" name="Group 196"/>
                        <wpg:cNvGrpSpPr/>
                        <wpg:grpSpPr>
                          <a:xfrm>
                            <a:off x="3674968" y="3298577"/>
                            <a:ext cx="5361530" cy="2088232"/>
                            <a:chOff x="3674968" y="3298577"/>
                            <a:chExt cx="4896545" cy="2088232"/>
                          </a:xfrm>
                        </wpg:grpSpPr>
                        <wps:wsp>
                          <wps:cNvPr id="197" name="TextBox 143"/>
                          <wps:cNvSpPr txBox="1"/>
                          <wps:spPr>
                            <a:xfrm>
                              <a:off x="3853640" y="3353018"/>
                              <a:ext cx="2123915" cy="461665"/>
                            </a:xfrm>
                            <a:prstGeom prst="rect">
                              <a:avLst/>
                            </a:prstGeom>
                            <a:noFill/>
                          </wps:spPr>
                          <wps:txbx>
                            <w:txbxContent>
                              <w:p w14:paraId="2ED7BBF9" w14:textId="77777777" w:rsidR="002C1A41" w:rsidRDefault="002C1A41" w:rsidP="007608C4">
                                <w:pPr>
                                  <w:pStyle w:val="NormalWeb"/>
                                  <w:spacing w:after="0"/>
                                </w:pPr>
                                <w:r>
                                  <w:rPr>
                                    <w:rFonts w:asciiTheme="minorHAnsi" w:hAnsi="Calibri" w:cstheme="minorBidi"/>
                                    <w:b/>
                                    <w:bCs/>
                                    <w:color w:val="000000" w:themeColor="text1"/>
                                    <w:kern w:val="24"/>
                                  </w:rPr>
                                  <w:t xml:space="preserve">Agency </w:t>
                                </w:r>
                              </w:p>
                              <w:p w14:paraId="25530B96" w14:textId="77777777" w:rsidR="002C1A41" w:rsidRDefault="002C1A41" w:rsidP="007608C4">
                                <w:pPr>
                                  <w:pStyle w:val="NormalWeb"/>
                                  <w:spacing w:after="0"/>
                                </w:pPr>
                                <w:r>
                                  <w:rPr>
                                    <w:rFonts w:asciiTheme="minorHAnsi" w:hAnsi="Calibri" w:cstheme="minorBidi"/>
                                    <w:b/>
                                    <w:bCs/>
                                    <w:color w:val="000000" w:themeColor="text1"/>
                                    <w:kern w:val="24"/>
                                  </w:rPr>
                                  <w:t>environment</w:t>
                                </w:r>
                              </w:p>
                            </w:txbxContent>
                          </wps:txbx>
                          <wps:bodyPr wrap="square" rtlCol="0">
                            <a:spAutoFit/>
                          </wps:bodyPr>
                        </wps:wsp>
                        <wps:wsp>
                          <wps:cNvPr id="198" name="Rectangle 198"/>
                          <wps:cNvSpPr/>
                          <wps:spPr>
                            <a:xfrm>
                              <a:off x="3674968" y="3298577"/>
                              <a:ext cx="4896545" cy="2088232"/>
                            </a:xfrm>
                            <a:prstGeom prst="rect">
                              <a:avLst/>
                            </a:prstGeom>
                            <a:noFill/>
                            <a:ln w="3175">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9" name="Group 199"/>
                        <wpg:cNvGrpSpPr/>
                        <wpg:grpSpPr>
                          <a:xfrm>
                            <a:off x="4798003" y="2969025"/>
                            <a:ext cx="4097700" cy="1409672"/>
                            <a:chOff x="4798003" y="2969025"/>
                            <a:chExt cx="4097700" cy="1409672"/>
                          </a:xfrm>
                        </wpg:grpSpPr>
                        <wps:wsp>
                          <wps:cNvPr id="200" name="Rounded Rectangle 200"/>
                          <wps:cNvSpPr/>
                          <wps:spPr>
                            <a:xfrm>
                              <a:off x="4932041" y="3946649"/>
                              <a:ext cx="1296144" cy="43204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51ED38F"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Placenames Product model (PN PM)</w:t>
                                </w:r>
                              </w:p>
                            </w:txbxContent>
                          </wps:txbx>
                          <wps:bodyPr rtlCol="0" anchor="ctr"/>
                        </wps:wsp>
                        <wps:wsp>
                          <wps:cNvPr id="201" name="Elbow Connector 201"/>
                          <wps:cNvCnPr>
                            <a:stCxn id="304" idx="2"/>
                            <a:endCxn id="200" idx="0"/>
                          </wps:cNvCnPr>
                          <wps:spPr>
                            <a:xfrm rot="16200000" flipH="1">
                              <a:off x="4700246" y="3066782"/>
                              <a:ext cx="977624" cy="782109"/>
                            </a:xfrm>
                            <a:prstGeom prst="bentConnector3">
                              <a:avLst>
                                <a:gd name="adj1" fmla="val 50000"/>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202" name="TextBox 51"/>
                          <wps:cNvSpPr txBox="1"/>
                          <wps:spPr>
                            <a:xfrm>
                              <a:off x="7527913" y="4000433"/>
                              <a:ext cx="1367790" cy="254000"/>
                            </a:xfrm>
                            <a:prstGeom prst="rect">
                              <a:avLst/>
                            </a:prstGeom>
                            <a:noFill/>
                          </wps:spPr>
                          <wps:txbx>
                            <w:txbxContent>
                              <w:p w14:paraId="3AE554F6" w14:textId="77777777" w:rsidR="002C1A41" w:rsidRDefault="002C1A41" w:rsidP="007608C4">
                                <w:pPr>
                                  <w:pStyle w:val="NormalWeb"/>
                                  <w:spacing w:after="0"/>
                                </w:pPr>
                                <w:r>
                                  <w:rPr>
                                    <w:rFonts w:asciiTheme="minorHAnsi" w:hAnsi="Calibri" w:cstheme="minorBidi"/>
                                    <w:color w:val="000000" w:themeColor="text1"/>
                                    <w:kern w:val="24"/>
                                    <w:sz w:val="21"/>
                                    <w:szCs w:val="21"/>
                                  </w:rPr>
                                  <w:t>FSDF Data custodian</w:t>
                                </w:r>
                              </w:p>
                            </w:txbxContent>
                          </wps:txbx>
                          <wps:bodyPr wrap="square" rtlCol="0">
                            <a:spAutoFit/>
                          </wps:bodyPr>
                        </wps:wsp>
                      </wpg:grpSp>
                      <wpg:grpSp>
                        <wpg:cNvPr id="203" name="Group 203"/>
                        <wpg:cNvGrpSpPr/>
                        <wpg:grpSpPr>
                          <a:xfrm>
                            <a:off x="4427985" y="4378697"/>
                            <a:ext cx="4575957" cy="792088"/>
                            <a:chOff x="4427985" y="4378697"/>
                            <a:chExt cx="4575957" cy="792088"/>
                          </a:xfrm>
                        </wpg:grpSpPr>
                        <wps:wsp>
                          <wps:cNvPr id="204" name="Rounded Rectangle 204"/>
                          <wps:cNvSpPr/>
                          <wps:spPr>
                            <a:xfrm>
                              <a:off x="4427985" y="4810745"/>
                              <a:ext cx="1080120" cy="3600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4BD84CF"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 xml:space="preserve">GML Schema </w:t>
                                </w:r>
                              </w:p>
                              <w:p w14:paraId="459CC673"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(XSD)</w:t>
                                </w:r>
                              </w:p>
                            </w:txbxContent>
                          </wps:txbx>
                          <wps:bodyPr tIns="0" bIns="0" rtlCol="0" anchor="ctr"/>
                        </wps:wsp>
                        <wps:wsp>
                          <wps:cNvPr id="205" name="Rounded Rectangle 205"/>
                          <wps:cNvSpPr/>
                          <wps:spPr>
                            <a:xfrm>
                              <a:off x="5796137" y="4810745"/>
                              <a:ext cx="1080120" cy="3600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E052419"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 xml:space="preserve">RDF Schema </w:t>
                                </w:r>
                              </w:p>
                            </w:txbxContent>
                          </wps:txbx>
                          <wps:bodyPr tIns="0" bIns="0" rtlCol="0" anchor="ctr"/>
                        </wps:wsp>
                        <wps:wsp>
                          <wps:cNvPr id="206" name="Elbow Connector 206"/>
                          <wps:cNvCnPr>
                            <a:stCxn id="200" idx="2"/>
                            <a:endCxn id="205" idx="0"/>
                          </wps:cNvCnPr>
                          <wps:spPr>
                            <a:xfrm rot="16200000" flipH="1">
                              <a:off x="5742131" y="4216679"/>
                              <a:ext cx="432048" cy="756084"/>
                            </a:xfrm>
                            <a:prstGeom prst="bentConnector3">
                              <a:avLst>
                                <a:gd name="adj1" fmla="val 50000"/>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207" name="Elbow Connector 207"/>
                          <wps:cNvCnPr>
                            <a:stCxn id="200" idx="2"/>
                            <a:endCxn id="204" idx="0"/>
                          </wps:cNvCnPr>
                          <wps:spPr>
                            <a:xfrm rot="5400000">
                              <a:off x="5058055" y="4288687"/>
                              <a:ext cx="432048" cy="612068"/>
                            </a:xfrm>
                            <a:prstGeom prst="bentConnector3">
                              <a:avLst>
                                <a:gd name="adj1" fmla="val 50000"/>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208" name="TextBox 89"/>
                          <wps:cNvSpPr txBox="1"/>
                          <wps:spPr>
                            <a:xfrm>
                              <a:off x="7528287" y="4916869"/>
                              <a:ext cx="1475655" cy="253916"/>
                            </a:xfrm>
                            <a:prstGeom prst="rect">
                              <a:avLst/>
                            </a:prstGeom>
                            <a:noFill/>
                          </wps:spPr>
                          <wps:txbx>
                            <w:txbxContent>
                              <w:p w14:paraId="0AF849E0" w14:textId="77777777" w:rsidR="002C1A41" w:rsidRDefault="002C1A41" w:rsidP="007608C4">
                                <w:pPr>
                                  <w:pStyle w:val="NormalWeb"/>
                                  <w:spacing w:after="0"/>
                                </w:pPr>
                                <w:r>
                                  <w:rPr>
                                    <w:rFonts w:asciiTheme="minorHAnsi" w:hAnsi="Calibri" w:cstheme="minorBidi"/>
                                    <w:color w:val="000000" w:themeColor="text1"/>
                                    <w:kern w:val="24"/>
                                    <w:sz w:val="21"/>
                                    <w:szCs w:val="21"/>
                                  </w:rPr>
                                  <w:t>(FSDF service provider)</w:t>
                                </w:r>
                              </w:p>
                            </w:txbxContent>
                          </wps:txbx>
                          <wps:bodyPr wrap="square" rtlCol="0">
                            <a:spAutoFit/>
                          </wps:bodyPr>
                        </wps:wsp>
                      </wpg:grpSp>
                      <wpg:grpSp>
                        <wpg:cNvPr id="209" name="Group 209"/>
                        <wpg:cNvGrpSpPr/>
                        <wpg:grpSpPr>
                          <a:xfrm>
                            <a:off x="7375189" y="688143"/>
                            <a:ext cx="1473277" cy="493281"/>
                            <a:chOff x="7375189" y="688143"/>
                            <a:chExt cx="1473277" cy="493281"/>
                          </a:xfrm>
                        </wpg:grpSpPr>
                        <wps:wsp>
                          <wps:cNvPr id="210" name="TextBox 85"/>
                          <wps:cNvSpPr txBox="1"/>
                          <wps:spPr>
                            <a:xfrm>
                              <a:off x="7380313" y="688143"/>
                              <a:ext cx="1004955" cy="307777"/>
                            </a:xfrm>
                            <a:prstGeom prst="rect">
                              <a:avLst/>
                            </a:prstGeom>
                            <a:noFill/>
                          </wps:spPr>
                          <wps:txbx>
                            <w:txbxContent>
                              <w:p w14:paraId="3A328A25" w14:textId="77777777" w:rsidR="002C1A41" w:rsidRDefault="002C1A41" w:rsidP="007608C4">
                                <w:pPr>
                                  <w:pStyle w:val="NormalWeb"/>
                                  <w:spacing w:after="0"/>
                                </w:pPr>
                                <w:r>
                                  <w:rPr>
                                    <w:rFonts w:asciiTheme="minorHAnsi" w:hAnsi="Calibri" w:cstheme="minorBidi"/>
                                    <w:color w:val="000000" w:themeColor="text1"/>
                                    <w:kern w:val="24"/>
                                    <w:sz w:val="28"/>
                                    <w:szCs w:val="28"/>
                                  </w:rPr>
                                  <w:t xml:space="preserve">ISO TC 211 </w:t>
                                </w:r>
                              </w:p>
                            </w:txbxContent>
                          </wps:txbx>
                          <wps:bodyPr wrap="square" rtlCol="0">
                            <a:spAutoFit/>
                          </wps:bodyPr>
                        </wps:wsp>
                        <wps:wsp>
                          <wps:cNvPr id="211" name="TextBox 88"/>
                          <wps:cNvSpPr txBox="1"/>
                          <wps:spPr>
                            <a:xfrm>
                              <a:off x="7375189" y="903929"/>
                              <a:ext cx="1438275" cy="277495"/>
                            </a:xfrm>
                            <a:prstGeom prst="rect">
                              <a:avLst/>
                            </a:prstGeom>
                            <a:noFill/>
                          </wps:spPr>
                          <wps:txbx>
                            <w:txbxContent>
                              <w:p w14:paraId="22912FA0" w14:textId="5BA95363" w:rsidR="002C1A41" w:rsidRDefault="002C1A41" w:rsidP="007608C4">
                                <w:pPr>
                                  <w:pStyle w:val="NormalWeb"/>
                                  <w:spacing w:after="0"/>
                                </w:pPr>
                                <w:r>
                                  <w:rPr>
                                    <w:rFonts w:asciiTheme="minorHAnsi" w:hAnsi="Calibri" w:cstheme="minorBidi"/>
                                    <w:color w:val="000000" w:themeColor="text1"/>
                                    <w:kern w:val="24"/>
                                  </w:rPr>
                                  <w:t xml:space="preserve">OGC &amp; Domain WG </w:t>
                                </w:r>
                              </w:p>
                            </w:txbxContent>
                          </wps:txbx>
                          <wps:bodyPr wrap="square" rtlCol="0">
                            <a:spAutoFit/>
                          </wps:bodyPr>
                        </wps:wsp>
                        <wps:wsp>
                          <wps:cNvPr id="212" name="TextBox 146"/>
                          <wps:cNvSpPr txBox="1"/>
                          <wps:spPr>
                            <a:xfrm>
                              <a:off x="8202135" y="706290"/>
                              <a:ext cx="646331" cy="276999"/>
                            </a:xfrm>
                            <a:prstGeom prst="rect">
                              <a:avLst/>
                            </a:prstGeom>
                            <a:noFill/>
                          </wps:spPr>
                          <wps:txbx>
                            <w:txbxContent>
                              <w:p w14:paraId="4F84D238" w14:textId="77777777" w:rsidR="002C1A41" w:rsidRDefault="002C1A41" w:rsidP="007608C4">
                                <w:pPr>
                                  <w:pStyle w:val="NormalWeb"/>
                                  <w:spacing w:after="0"/>
                                </w:pPr>
                                <w:r>
                                  <w:rPr>
                                    <w:rFonts w:asciiTheme="minorHAnsi" w:hAnsi="Calibri" w:cstheme="minorBidi"/>
                                    <w:color w:val="000000" w:themeColor="text1"/>
                                    <w:kern w:val="24"/>
                                  </w:rPr>
                                  <w:t>AS/NZS</w:t>
                                </w:r>
                              </w:p>
                            </w:txbxContent>
                          </wps:txbx>
                          <wps:bodyPr wrap="square" rtlCol="0">
                            <a:spAutoFit/>
                          </wps:bodyPr>
                        </wps:wsp>
                      </wpg:grpSp>
                      <wps:wsp>
                        <wps:cNvPr id="213" name="TextBox 138"/>
                        <wps:cNvSpPr txBox="1"/>
                        <wps:spPr>
                          <a:xfrm>
                            <a:off x="7384269" y="0"/>
                            <a:ext cx="1619672" cy="369332"/>
                          </a:xfrm>
                          <a:prstGeom prst="rect">
                            <a:avLst/>
                          </a:prstGeom>
                          <a:noFill/>
                        </wps:spPr>
                        <wps:txbx>
                          <w:txbxContent>
                            <w:p w14:paraId="449A4D06" w14:textId="77777777" w:rsidR="002C1A41" w:rsidRDefault="002C1A41" w:rsidP="007608C4">
                              <w:pPr>
                                <w:pStyle w:val="NormalWeb"/>
                                <w:spacing w:after="0"/>
                                <w:jc w:val="center"/>
                              </w:pPr>
                              <w:r>
                                <w:rPr>
                                  <w:rFonts w:asciiTheme="minorHAnsi" w:hAnsi="Calibri" w:cstheme="minorBidi"/>
                                  <w:b/>
                                  <w:bCs/>
                                  <w:color w:val="000000" w:themeColor="text1"/>
                                  <w:kern w:val="24"/>
                                  <w:sz w:val="36"/>
                                  <w:szCs w:val="36"/>
                                </w:rPr>
                                <w:t>Governance</w:t>
                              </w:r>
                            </w:p>
                          </w:txbxContent>
                        </wps:txbx>
                        <wps:bodyPr wrap="square" rtlCol="0">
                          <a:spAutoFit/>
                        </wps:bodyPr>
                      </wps:wsp>
                      <wpg:grpSp>
                        <wpg:cNvPr id="214" name="Group 214"/>
                        <wpg:cNvGrpSpPr/>
                        <wpg:grpSpPr>
                          <a:xfrm>
                            <a:off x="1043608" y="1642393"/>
                            <a:ext cx="7992888" cy="3744416"/>
                            <a:chOff x="1043608" y="1642393"/>
                            <a:chExt cx="7992888" cy="3744416"/>
                          </a:xfrm>
                        </wpg:grpSpPr>
                        <wps:wsp>
                          <wps:cNvPr id="297" name="TextBox 143"/>
                          <wps:cNvSpPr txBox="1"/>
                          <wps:spPr>
                            <a:xfrm>
                              <a:off x="1115616" y="1714401"/>
                              <a:ext cx="1296143" cy="461665"/>
                            </a:xfrm>
                            <a:prstGeom prst="rect">
                              <a:avLst/>
                            </a:prstGeom>
                            <a:noFill/>
                          </wps:spPr>
                          <wps:txbx>
                            <w:txbxContent>
                              <w:p w14:paraId="33C28F8B" w14:textId="77777777" w:rsidR="002C1A41" w:rsidRDefault="002C1A41" w:rsidP="007608C4">
                                <w:pPr>
                                  <w:pStyle w:val="NormalWeb"/>
                                  <w:spacing w:after="0"/>
                                </w:pPr>
                                <w:r>
                                  <w:rPr>
                                    <w:rFonts w:asciiTheme="minorHAnsi" w:hAnsi="Calibri" w:cstheme="minorBidi"/>
                                    <w:b/>
                                    <w:bCs/>
                                    <w:color w:val="000000" w:themeColor="text1"/>
                                    <w:kern w:val="24"/>
                                  </w:rPr>
                                  <w:t>FSDF environment</w:t>
                                </w:r>
                              </w:p>
                            </w:txbxContent>
                          </wps:txbx>
                          <wps:bodyPr wrap="square" rtlCol="0">
                            <a:spAutoFit/>
                          </wps:bodyPr>
                        </wps:wsp>
                        <wps:wsp>
                          <wps:cNvPr id="298" name="Rectangle 298"/>
                          <wps:cNvSpPr/>
                          <wps:spPr>
                            <a:xfrm>
                              <a:off x="1043608" y="1642393"/>
                              <a:ext cx="7992888" cy="3744416"/>
                            </a:xfrm>
                            <a:prstGeom prst="rect">
                              <a:avLst/>
                            </a:prstGeom>
                            <a:noFill/>
                            <a:ln w="3175">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99" name="Group 299"/>
                        <wpg:cNvGrpSpPr/>
                        <wpg:grpSpPr>
                          <a:xfrm>
                            <a:off x="1511660" y="3748627"/>
                            <a:ext cx="2484276" cy="1333600"/>
                            <a:chOff x="1511660" y="3748627"/>
                            <a:chExt cx="2484276" cy="1333600"/>
                          </a:xfrm>
                        </wpg:grpSpPr>
                        <wps:wsp>
                          <wps:cNvPr id="300" name="Shape 71"/>
                          <wps:cNvCnPr>
                            <a:stCxn id="63" idx="2"/>
                          </wps:cNvCnPr>
                          <wps:spPr>
                            <a:xfrm rot="16200000" flipH="1">
                              <a:off x="2186735" y="3073552"/>
                              <a:ext cx="1134126" cy="2484276"/>
                            </a:xfrm>
                            <a:prstGeom prst="bentConnector2">
                              <a:avLst/>
                            </a:prstGeom>
                            <a:ln w="31750">
                              <a:tailEnd type="arrow"/>
                            </a:ln>
                          </wps:spPr>
                          <wps:style>
                            <a:lnRef idx="1">
                              <a:schemeClr val="accent1"/>
                            </a:lnRef>
                            <a:fillRef idx="0">
                              <a:schemeClr val="accent1"/>
                            </a:fillRef>
                            <a:effectRef idx="0">
                              <a:schemeClr val="accent1"/>
                            </a:effectRef>
                            <a:fontRef idx="minor">
                              <a:schemeClr val="tx1"/>
                            </a:fontRef>
                          </wps:style>
                          <wps:bodyPr/>
                        </wps:wsp>
                        <wps:wsp>
                          <wps:cNvPr id="301" name="TextBox 48"/>
                          <wps:cNvSpPr txBox="1"/>
                          <wps:spPr>
                            <a:xfrm>
                              <a:off x="1725556" y="4666729"/>
                              <a:ext cx="1334276" cy="415498"/>
                            </a:xfrm>
                            <a:prstGeom prst="rect">
                              <a:avLst/>
                            </a:prstGeom>
                            <a:noFill/>
                          </wps:spPr>
                          <wps:txbx>
                            <w:txbxContent>
                              <w:p w14:paraId="6BAAD280" w14:textId="77777777" w:rsidR="002C1A41" w:rsidRDefault="002C1A41" w:rsidP="007608C4">
                                <w:pPr>
                                  <w:pStyle w:val="NormalWeb"/>
                                  <w:spacing w:after="0"/>
                                </w:pPr>
                                <w:r>
                                  <w:rPr>
                                    <w:rFonts w:asciiTheme="minorHAnsi" w:hAnsi="Calibri" w:cstheme="minorBidi"/>
                                    <w:color w:val="000000" w:themeColor="text1"/>
                                    <w:kern w:val="24"/>
                                    <w:sz w:val="21"/>
                                    <w:szCs w:val="21"/>
                                  </w:rPr>
                                  <w:t xml:space="preserve">Data modellers and database developers </w:t>
                                </w:r>
                              </w:p>
                            </w:txbxContent>
                          </wps:txbx>
                          <wps:bodyPr wrap="square" rtlCol="0">
                            <a:spAutoFit/>
                          </wps:bodyPr>
                        </wps:wsp>
                      </wpg:grpSp>
                      <wpg:grpSp>
                        <wpg:cNvPr id="302" name="Group 302"/>
                        <wpg:cNvGrpSpPr/>
                        <wpg:grpSpPr>
                          <a:xfrm>
                            <a:off x="4030549" y="1422891"/>
                            <a:ext cx="4958447" cy="1546134"/>
                            <a:chOff x="4030549" y="1422891"/>
                            <a:chExt cx="4958447" cy="1546134"/>
                          </a:xfrm>
                        </wpg:grpSpPr>
                        <wpg:grpSp>
                          <wpg:cNvPr id="303" name="Group 303"/>
                          <wpg:cNvGrpSpPr/>
                          <wpg:grpSpPr>
                            <a:xfrm>
                              <a:off x="4030549" y="2320953"/>
                              <a:ext cx="4958447" cy="648072"/>
                              <a:chOff x="4030549" y="2320953"/>
                              <a:chExt cx="4958447" cy="648072"/>
                            </a:xfrm>
                          </wpg:grpSpPr>
                          <wps:wsp>
                            <wps:cNvPr id="304" name="Rounded Rectangle 304"/>
                            <wps:cNvSpPr/>
                            <wps:spPr>
                              <a:xfrm>
                                <a:off x="4030549" y="2608985"/>
                                <a:ext cx="1534907" cy="3600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112B9F43" w14:textId="77777777" w:rsidR="002C1A41" w:rsidRDefault="002C1A41" w:rsidP="007608C4">
                                  <w:pPr>
                                    <w:pStyle w:val="NormalWeb"/>
                                    <w:spacing w:after="0"/>
                                    <w:jc w:val="center"/>
                                  </w:pPr>
                                  <w:r>
                                    <w:rPr>
                                      <w:rFonts w:asciiTheme="minorHAnsi" w:hAnsi="Calibri" w:cstheme="minorBidi"/>
                                      <w:color w:val="000000" w:themeColor="dark1"/>
                                      <w:kern w:val="24"/>
                                      <w:sz w:val="22"/>
                                      <w:szCs w:val="22"/>
                                    </w:rPr>
                                    <w:t xml:space="preserve">FSDF Placenames Theme Logical Model </w:t>
                                  </w:r>
                                </w:p>
                              </w:txbxContent>
                            </wps:txbx>
                            <wps:bodyPr tIns="0" bIns="0" rtlCol="0" anchor="ctr"/>
                          </wps:wsp>
                          <wps:wsp>
                            <wps:cNvPr id="305" name="Rounded Rectangle 305"/>
                            <wps:cNvSpPr/>
                            <wps:spPr>
                              <a:xfrm>
                                <a:off x="6040054" y="2608985"/>
                                <a:ext cx="1325602" cy="3600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2D20717" w14:textId="77777777" w:rsidR="002C1A41" w:rsidRDefault="002C1A41" w:rsidP="007608C4">
                                  <w:pPr>
                                    <w:pStyle w:val="NormalWeb"/>
                                    <w:spacing w:after="0"/>
                                    <w:jc w:val="center"/>
                                  </w:pPr>
                                  <w:r>
                                    <w:rPr>
                                      <w:rFonts w:asciiTheme="minorHAnsi" w:hAnsi="Calibri" w:cstheme="minorBidi"/>
                                      <w:color w:val="000000" w:themeColor="dark1"/>
                                      <w:kern w:val="24"/>
                                      <w:sz w:val="22"/>
                                      <w:szCs w:val="22"/>
                                    </w:rPr>
                                    <w:t xml:space="preserve">FSDF Theme </w:t>
                                  </w:r>
                                  <w:r>
                                    <w:rPr>
                                      <w:rFonts w:asciiTheme="minorHAnsi" w:hAnsi="Calibri" w:cstheme="minorBidi"/>
                                      <w:i/>
                                      <w:iCs/>
                                      <w:color w:val="000000" w:themeColor="dark1"/>
                                      <w:kern w:val="24"/>
                                      <w:sz w:val="22"/>
                                      <w:szCs w:val="22"/>
                                    </w:rPr>
                                    <w:t>n</w:t>
                                  </w:r>
                                </w:p>
                                <w:p w14:paraId="6E66D2EC" w14:textId="77777777" w:rsidR="002C1A41" w:rsidRDefault="002C1A41" w:rsidP="007608C4">
                                  <w:pPr>
                                    <w:pStyle w:val="NormalWeb"/>
                                    <w:spacing w:after="0"/>
                                    <w:jc w:val="center"/>
                                  </w:pPr>
                                  <w:r>
                                    <w:rPr>
                                      <w:rFonts w:asciiTheme="minorHAnsi" w:hAnsi="Calibri" w:cstheme="minorBidi"/>
                                      <w:color w:val="000000" w:themeColor="dark1"/>
                                      <w:kern w:val="24"/>
                                      <w:sz w:val="21"/>
                                      <w:szCs w:val="21"/>
                                    </w:rPr>
                                    <w:t xml:space="preserve">Logical </w:t>
                                  </w:r>
                                  <w:r>
                                    <w:rPr>
                                      <w:rFonts w:asciiTheme="minorHAnsi" w:hAnsi="Calibri" w:cstheme="minorBidi"/>
                                      <w:color w:val="000000" w:themeColor="dark1"/>
                                      <w:kern w:val="24"/>
                                      <w:sz w:val="22"/>
                                      <w:szCs w:val="22"/>
                                    </w:rPr>
                                    <w:t xml:space="preserve">model </w:t>
                                  </w:r>
                                </w:p>
                              </w:txbxContent>
                            </wps:txbx>
                            <wps:bodyPr tIns="0" bIns="0" rtlCol="0" anchor="ctr"/>
                          </wps:wsp>
                          <wps:wsp>
                            <wps:cNvPr id="306" name="Shape 24"/>
                            <wps:cNvCnPr>
                              <a:stCxn id="317" idx="2"/>
                              <a:endCxn id="304" idx="0"/>
                            </wps:cNvCnPr>
                            <wps:spPr>
                              <a:xfrm rot="5400000">
                                <a:off x="5073718" y="2045239"/>
                                <a:ext cx="288032" cy="839461"/>
                              </a:xfrm>
                              <a:prstGeom prst="bentConnector3">
                                <a:avLst>
                                  <a:gd name="adj1" fmla="val 50000"/>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307" name="Elbow Connector 307"/>
                            <wps:cNvCnPr>
                              <a:stCxn id="317" idx="2"/>
                              <a:endCxn id="305" idx="0"/>
                            </wps:cNvCnPr>
                            <wps:spPr>
                              <a:xfrm rot="16200000" flipH="1">
                                <a:off x="6026143" y="1932273"/>
                                <a:ext cx="288032" cy="1065391"/>
                              </a:xfrm>
                              <a:prstGeom prst="bentConnector3">
                                <a:avLst>
                                  <a:gd name="adj1" fmla="val 50000"/>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a:stCxn id="304" idx="3"/>
                              <a:endCxn id="305" idx="1"/>
                            </wps:cNvCnPr>
                            <wps:spPr>
                              <a:xfrm>
                                <a:off x="5565456" y="2789005"/>
                                <a:ext cx="47459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09" name="TextBox 50"/>
                            <wps:cNvSpPr txBox="1"/>
                            <wps:spPr>
                              <a:xfrm>
                                <a:off x="7513256" y="2662795"/>
                                <a:ext cx="1475740" cy="254000"/>
                              </a:xfrm>
                              <a:prstGeom prst="rect">
                                <a:avLst/>
                              </a:prstGeom>
                              <a:noFill/>
                            </wps:spPr>
                            <wps:txbx>
                              <w:txbxContent>
                                <w:p w14:paraId="6C13D970" w14:textId="77777777" w:rsidR="002C1A41" w:rsidRDefault="002C1A41" w:rsidP="007608C4">
                                  <w:pPr>
                                    <w:pStyle w:val="NormalWeb"/>
                                    <w:spacing w:after="0"/>
                                  </w:pPr>
                                  <w:r>
                                    <w:rPr>
                                      <w:rFonts w:asciiTheme="minorHAnsi" w:hAnsi="Calibri" w:cstheme="minorBidi"/>
                                      <w:color w:val="000000" w:themeColor="text1"/>
                                      <w:kern w:val="24"/>
                                      <w:sz w:val="21"/>
                                      <w:szCs w:val="21"/>
                                    </w:rPr>
                                    <w:t>FSDF Theme sponsor</w:t>
                                  </w:r>
                                </w:p>
                              </w:txbxContent>
                            </wps:txbx>
                            <wps:bodyPr wrap="square" rtlCol="0">
                              <a:spAutoFit/>
                            </wps:bodyPr>
                          </wps:wsp>
                        </wpg:grpSp>
                        <wps:wsp>
                          <wps:cNvPr id="310" name="Shape 24"/>
                          <wps:cNvCnPr/>
                          <wps:spPr>
                            <a:xfrm rot="5400000">
                              <a:off x="4285738" y="1532565"/>
                              <a:ext cx="1180696" cy="961348"/>
                            </a:xfrm>
                            <a:prstGeom prst="bentConnector3">
                              <a:avLst>
                                <a:gd name="adj1" fmla="val 26716"/>
                              </a:avLst>
                            </a:prstGeom>
                            <a:ln>
                              <a:tailEnd type="none"/>
                            </a:ln>
                          </wps:spPr>
                          <wps:style>
                            <a:lnRef idx="1">
                              <a:schemeClr val="accent1"/>
                            </a:lnRef>
                            <a:fillRef idx="0">
                              <a:schemeClr val="accent1"/>
                            </a:fillRef>
                            <a:effectRef idx="0">
                              <a:schemeClr val="accent1"/>
                            </a:effectRef>
                            <a:fontRef idx="minor">
                              <a:schemeClr val="tx1"/>
                            </a:fontRef>
                          </wps:style>
                          <wps:bodyPr/>
                        </wps:wsp>
                      </wpg:grpSp>
                      <wpg:grpSp>
                        <wpg:cNvPr id="311" name="Group 311"/>
                        <wpg:cNvGrpSpPr/>
                        <wpg:grpSpPr>
                          <a:xfrm>
                            <a:off x="3863228" y="388344"/>
                            <a:ext cx="3013024" cy="1038025"/>
                            <a:chOff x="3863228" y="388344"/>
                            <a:chExt cx="3013024" cy="1038025"/>
                          </a:xfrm>
                        </wpg:grpSpPr>
                        <wps:wsp>
                          <wps:cNvPr id="312" name="Rounded Rectangle 312"/>
                          <wps:cNvSpPr/>
                          <wps:spPr>
                            <a:xfrm>
                              <a:off x="5003304" y="388344"/>
                              <a:ext cx="1008112" cy="48509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6987252" w14:textId="77777777" w:rsidR="002C1A41" w:rsidRDefault="002C1A41" w:rsidP="007608C4">
                                <w:pPr>
                                  <w:pStyle w:val="NormalWeb"/>
                                  <w:spacing w:after="0"/>
                                  <w:jc w:val="center"/>
                                </w:pPr>
                                <w:r>
                                  <w:rPr>
                                    <w:rFonts w:asciiTheme="minorHAnsi" w:hAnsi="Calibri" w:cstheme="minorBidi"/>
                                    <w:b/>
                                    <w:bCs/>
                                    <w:color w:val="000000" w:themeColor="dark1"/>
                                    <w:kern w:val="24"/>
                                  </w:rPr>
                                  <w:t>W3C standards</w:t>
                                </w:r>
                              </w:p>
                            </w:txbxContent>
                          </wps:txbx>
                          <wps:bodyPr rtlCol="0" anchor="ctr"/>
                        </wps:wsp>
                        <wps:wsp>
                          <wps:cNvPr id="313" name="Rounded Rectangle 313"/>
                          <wps:cNvSpPr/>
                          <wps:spPr>
                            <a:xfrm>
                              <a:off x="5868140" y="761595"/>
                              <a:ext cx="1008112" cy="43204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84574CA" w14:textId="77777777" w:rsidR="002C1A41" w:rsidRDefault="002C1A41" w:rsidP="007608C4">
                                <w:pPr>
                                  <w:pStyle w:val="NormalWeb"/>
                                  <w:spacing w:after="0"/>
                                  <w:jc w:val="center"/>
                                </w:pPr>
                                <w:r>
                                  <w:rPr>
                                    <w:rFonts w:asciiTheme="minorHAnsi" w:hAnsi="Calibri" w:cstheme="minorBidi"/>
                                    <w:b/>
                                    <w:bCs/>
                                    <w:color w:val="000000" w:themeColor="dark1"/>
                                    <w:kern w:val="24"/>
                                  </w:rPr>
                                  <w:t>AS/NZ standards</w:t>
                                </w:r>
                              </w:p>
                            </w:txbxContent>
                          </wps:txbx>
                          <wps:bodyPr tIns="0" bIns="0" rtlCol="0" anchor="ctr"/>
                        </wps:wsp>
                        <wps:wsp>
                          <wps:cNvPr id="314" name="Rounded Rectangle 314"/>
                          <wps:cNvSpPr/>
                          <wps:spPr>
                            <a:xfrm>
                              <a:off x="3863228" y="761594"/>
                              <a:ext cx="1296144" cy="43204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C825258" w14:textId="1CD04642" w:rsidR="002C1A41" w:rsidRDefault="002C1A41" w:rsidP="007608C4">
                                <w:pPr>
                                  <w:pStyle w:val="NormalWeb"/>
                                  <w:spacing w:after="0"/>
                                  <w:jc w:val="center"/>
                                  <w:rPr>
                                    <w:rFonts w:asciiTheme="minorHAnsi" w:hAnsi="Calibri" w:cstheme="minorBidi"/>
                                    <w:b/>
                                    <w:bCs/>
                                    <w:color w:val="000000" w:themeColor="dark1"/>
                                    <w:kern w:val="24"/>
                                  </w:rPr>
                                </w:pPr>
                                <w:r w:rsidRPr="007608C4">
                                  <w:rPr>
                                    <w:rFonts w:asciiTheme="minorHAnsi" w:hAnsi="Calibri" w:cstheme="minorBidi"/>
                                    <w:b/>
                                    <w:bCs/>
                                    <w:color w:val="000000" w:themeColor="dark1"/>
                                    <w:kern w:val="24"/>
                                  </w:rPr>
                                  <w:t>ISO 191</w:t>
                                </w:r>
                                <w:r>
                                  <w:rPr>
                                    <w:rFonts w:asciiTheme="minorHAnsi" w:hAnsi="Calibri" w:cstheme="minorBidi"/>
                                    <w:b/>
                                    <w:bCs/>
                                    <w:color w:val="000000" w:themeColor="dark1"/>
                                    <w:kern w:val="24"/>
                                  </w:rPr>
                                  <w:t>00</w:t>
                                </w:r>
                              </w:p>
                              <w:p w14:paraId="5E18FAD2" w14:textId="7E9DB6BB" w:rsidR="002C1A41" w:rsidRPr="007608C4" w:rsidRDefault="002C1A41" w:rsidP="007608C4">
                                <w:pPr>
                                  <w:pStyle w:val="NormalWeb"/>
                                  <w:spacing w:after="0"/>
                                  <w:jc w:val="center"/>
                                </w:pPr>
                                <w:r w:rsidRPr="007608C4">
                                  <w:rPr>
                                    <w:rFonts w:asciiTheme="minorHAnsi" w:hAnsi="Calibri" w:cstheme="minorBidi"/>
                                    <w:b/>
                                    <w:bCs/>
                                    <w:color w:val="000000" w:themeColor="dark1"/>
                                    <w:kern w:val="24"/>
                                  </w:rPr>
                                  <w:t>standards</w:t>
                                </w:r>
                              </w:p>
                            </w:txbxContent>
                          </wps:txbx>
                          <wps:bodyPr tIns="0" bIns="0" rtlCol="0" anchor="ctr"/>
                        </wps:wsp>
                        <wps:wsp>
                          <wps:cNvPr id="315" name="Rounded Rectangle 315"/>
                          <wps:cNvSpPr/>
                          <wps:spPr>
                            <a:xfrm>
                              <a:off x="5040578" y="994321"/>
                              <a:ext cx="936104" cy="43204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AD885DE" w14:textId="77777777" w:rsidR="002C1A41" w:rsidRDefault="002C1A41" w:rsidP="007608C4">
                                <w:pPr>
                                  <w:pStyle w:val="NormalWeb"/>
                                  <w:spacing w:after="0"/>
                                  <w:jc w:val="center"/>
                                </w:pPr>
                                <w:r>
                                  <w:rPr>
                                    <w:rFonts w:asciiTheme="minorHAnsi" w:hAnsi="Calibri" w:cstheme="minorBidi"/>
                                    <w:b/>
                                    <w:bCs/>
                                    <w:color w:val="000000" w:themeColor="dark1"/>
                                    <w:kern w:val="24"/>
                                  </w:rPr>
                                  <w:t>OGC standards</w:t>
                                </w:r>
                              </w:p>
                            </w:txbxContent>
                          </wps:txbx>
                          <wps:bodyPr tIns="0" bIns="0" rtlCol="0" anchor="ctr"/>
                        </wps:wsp>
                      </wpg:grpSp>
                      <wpg:grpSp>
                        <wpg:cNvPr id="316" name="Group 316"/>
                        <wpg:cNvGrpSpPr/>
                        <wpg:grpSpPr>
                          <a:xfrm>
                            <a:off x="4572001" y="1426367"/>
                            <a:ext cx="4246731" cy="864098"/>
                            <a:chOff x="4572001" y="1426367"/>
                            <a:chExt cx="4246731" cy="864098"/>
                          </a:xfrm>
                        </wpg:grpSpPr>
                        <wps:wsp>
                          <wps:cNvPr id="317" name="Rounded Rectangle 317"/>
                          <wps:cNvSpPr/>
                          <wps:spPr>
                            <a:xfrm>
                              <a:off x="4572001" y="1858417"/>
                              <a:ext cx="2160240" cy="432048"/>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0293641" w14:textId="09F0F1A2" w:rsidR="002C1A41" w:rsidRDefault="002C1A41" w:rsidP="007608C4">
                                <w:pPr>
                                  <w:pStyle w:val="NormalWeb"/>
                                  <w:spacing w:after="0"/>
                                  <w:jc w:val="center"/>
                                </w:pPr>
                                <w:r>
                                  <w:rPr>
                                    <w:rFonts w:asciiTheme="minorHAnsi" w:hAnsi="Calibri" w:cstheme="minorBidi"/>
                                    <w:b/>
                                    <w:bCs/>
                                    <w:color w:val="000000" w:themeColor="dark1"/>
                                    <w:kern w:val="24"/>
                                  </w:rPr>
                                  <w:t xml:space="preserve">FSDF Core </w:t>
                                </w:r>
                              </w:p>
                              <w:p w14:paraId="58134376" w14:textId="77777777" w:rsidR="002C1A41" w:rsidRDefault="002C1A41" w:rsidP="007608C4">
                                <w:pPr>
                                  <w:pStyle w:val="NormalWeb"/>
                                  <w:spacing w:after="0"/>
                                  <w:jc w:val="center"/>
                                </w:pPr>
                                <w:r>
                                  <w:rPr>
                                    <w:rFonts w:asciiTheme="minorHAnsi" w:hAnsi="Calibri" w:cstheme="minorBidi"/>
                                    <w:b/>
                                    <w:bCs/>
                                    <w:color w:val="000000" w:themeColor="dark1"/>
                                    <w:kern w:val="24"/>
                                  </w:rPr>
                                  <w:t xml:space="preserve">Common model </w:t>
                                </w:r>
                              </w:p>
                            </w:txbxContent>
                          </wps:txbx>
                          <wps:bodyPr tIns="0" bIns="0" rtlCol="0" anchor="ctr"/>
                        </wps:wsp>
                        <wps:wsp>
                          <wps:cNvPr id="318" name="TextBox 48"/>
                          <wps:cNvSpPr txBox="1"/>
                          <wps:spPr>
                            <a:xfrm>
                              <a:off x="7528286" y="1912278"/>
                              <a:ext cx="1290446" cy="253916"/>
                            </a:xfrm>
                            <a:prstGeom prst="rect">
                              <a:avLst/>
                            </a:prstGeom>
                            <a:noFill/>
                          </wps:spPr>
                          <wps:txbx>
                            <w:txbxContent>
                              <w:p w14:paraId="5E5B8281" w14:textId="77777777" w:rsidR="002C1A41" w:rsidRDefault="002C1A41" w:rsidP="007608C4">
                                <w:pPr>
                                  <w:pStyle w:val="NormalWeb"/>
                                  <w:spacing w:after="0"/>
                                </w:pPr>
                                <w:r>
                                  <w:rPr>
                                    <w:rFonts w:asciiTheme="minorHAnsi" w:hAnsi="Calibri" w:cstheme="minorBidi"/>
                                    <w:color w:val="000000" w:themeColor="text1"/>
                                    <w:kern w:val="24"/>
                                    <w:sz w:val="21"/>
                                    <w:szCs w:val="21"/>
                                  </w:rPr>
                                  <w:t>ANZLIC</w:t>
                                </w:r>
                              </w:p>
                            </w:txbxContent>
                          </wps:txbx>
                          <wps:bodyPr wrap="square" rtlCol="0">
                            <a:spAutoFit/>
                          </wps:bodyPr>
                        </wps:wsp>
                        <wps:wsp>
                          <wps:cNvPr id="319" name="Shape 24"/>
                          <wps:cNvCnPr>
                            <a:endCxn id="317" idx="0"/>
                          </wps:cNvCnPr>
                          <wps:spPr>
                            <a:xfrm rot="16200000" flipH="1">
                              <a:off x="5288417" y="1494712"/>
                              <a:ext cx="432049" cy="295360"/>
                            </a:xfrm>
                            <a:prstGeom prst="bentConnector3">
                              <a:avLst>
                                <a:gd name="adj1" fmla="val 70749"/>
                              </a:avLst>
                            </a:prstGeom>
                            <a:ln>
                              <a:tailEnd type="none"/>
                            </a:ln>
                          </wps:spPr>
                          <wps:style>
                            <a:lnRef idx="1">
                              <a:schemeClr val="accent1"/>
                            </a:lnRef>
                            <a:fillRef idx="0">
                              <a:schemeClr val="accent1"/>
                            </a:fillRef>
                            <a:effectRef idx="0">
                              <a:schemeClr val="accent1"/>
                            </a:effectRef>
                            <a:fontRef idx="minor">
                              <a:schemeClr val="tx1"/>
                            </a:fontRef>
                          </wps:style>
                          <wps:bodyPr/>
                        </wps:wsp>
                      </wpg:grpSp>
                      <wpg:grpSp>
                        <wpg:cNvPr id="320" name="Group 320"/>
                        <wpg:cNvGrpSpPr/>
                        <wpg:grpSpPr>
                          <a:xfrm>
                            <a:off x="0" y="3208060"/>
                            <a:ext cx="1183310" cy="577081"/>
                            <a:chOff x="0" y="3208060"/>
                            <a:chExt cx="1183310" cy="577081"/>
                          </a:xfrm>
                        </wpg:grpSpPr>
                        <wps:wsp>
                          <wps:cNvPr id="321" name="TextBox 110"/>
                          <wps:cNvSpPr txBox="1"/>
                          <wps:spPr>
                            <a:xfrm>
                              <a:off x="0" y="3208060"/>
                              <a:ext cx="615874" cy="577081"/>
                            </a:xfrm>
                            <a:prstGeom prst="rect">
                              <a:avLst/>
                            </a:prstGeom>
                            <a:noFill/>
                          </wps:spPr>
                          <wps:txbx>
                            <w:txbxContent>
                              <w:p w14:paraId="6281F067" w14:textId="77777777" w:rsidR="002C1A41" w:rsidRDefault="002C1A41" w:rsidP="007608C4">
                                <w:pPr>
                                  <w:pStyle w:val="NormalWeb"/>
                                  <w:spacing w:after="0"/>
                                </w:pPr>
                                <w:r>
                                  <w:rPr>
                                    <w:rFonts w:asciiTheme="minorHAnsi" w:hAnsi="Calibri" w:cstheme="minorBidi"/>
                                    <w:color w:val="000000" w:themeColor="text1"/>
                                    <w:kern w:val="24"/>
                                    <w:sz w:val="21"/>
                                    <w:szCs w:val="21"/>
                                  </w:rPr>
                                  <w:t>FSDF</w:t>
                                </w:r>
                              </w:p>
                              <w:p w14:paraId="2DF0810D" w14:textId="77777777" w:rsidR="002C1A41" w:rsidRDefault="002C1A41" w:rsidP="007608C4">
                                <w:pPr>
                                  <w:pStyle w:val="NormalWeb"/>
                                  <w:spacing w:after="0"/>
                                </w:pPr>
                                <w:r>
                                  <w:rPr>
                                    <w:rFonts w:asciiTheme="minorHAnsi" w:hAnsi="Calibri" w:cstheme="minorBidi"/>
                                    <w:color w:val="000000" w:themeColor="text1"/>
                                    <w:kern w:val="24"/>
                                    <w:sz w:val="21"/>
                                    <w:szCs w:val="21"/>
                                  </w:rPr>
                                  <w:t>product</w:t>
                                </w:r>
                              </w:p>
                              <w:p w14:paraId="7E939D32" w14:textId="77777777" w:rsidR="002C1A41" w:rsidRDefault="002C1A41" w:rsidP="007608C4">
                                <w:pPr>
                                  <w:pStyle w:val="NormalWeb"/>
                                  <w:spacing w:after="0"/>
                                </w:pPr>
                                <w:r>
                                  <w:rPr>
                                    <w:rFonts w:asciiTheme="minorHAnsi" w:hAnsi="Calibri" w:cstheme="minorBidi"/>
                                    <w:color w:val="000000" w:themeColor="text1"/>
                                    <w:kern w:val="24"/>
                                    <w:sz w:val="21"/>
                                    <w:szCs w:val="21"/>
                                  </w:rPr>
                                  <w:t>users</w:t>
                                </w:r>
                              </w:p>
                            </w:txbxContent>
                          </wps:txbx>
                          <wps:bodyPr wrap="none" rtlCol="0">
                            <a:spAutoFit/>
                          </wps:bodyPr>
                        </wps:wsp>
                        <wps:wsp>
                          <wps:cNvPr id="322" name="Straight Arrow Connector 322"/>
                          <wps:cNvCnPr/>
                          <wps:spPr>
                            <a:xfrm flipH="1">
                              <a:off x="611560" y="3514601"/>
                              <a:ext cx="571750" cy="1"/>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Rectangle 323"/>
                        <wps:cNvSpPr/>
                        <wps:spPr>
                          <a:xfrm>
                            <a:off x="937647" y="67198"/>
                            <a:ext cx="2319903" cy="646331"/>
                          </a:xfrm>
                          <a:prstGeom prst="rect">
                            <a:avLst/>
                          </a:prstGeom>
                        </wps:spPr>
                        <wps:txbx>
                          <w:txbxContent>
                            <w:p w14:paraId="7B01BF0C" w14:textId="77777777" w:rsidR="002C1A41" w:rsidRDefault="002C1A41" w:rsidP="007608C4">
                              <w:pPr>
                                <w:pStyle w:val="NormalWeb"/>
                                <w:spacing w:after="0"/>
                              </w:pPr>
                              <w:r>
                                <w:rPr>
                                  <w:rFonts w:asciiTheme="minorHAnsi" w:hAnsi="Calibri" w:cstheme="minorBidi"/>
                                  <w:b/>
                                  <w:bCs/>
                                  <w:color w:val="000000" w:themeColor="text1"/>
                                  <w:kern w:val="24"/>
                                  <w:sz w:val="36"/>
                                  <w:szCs w:val="36"/>
                                </w:rPr>
                                <w:t xml:space="preserve">Modelling &amp; </w:t>
                              </w:r>
                            </w:p>
                            <w:p w14:paraId="0D0B39D5" w14:textId="77777777" w:rsidR="002C1A41" w:rsidRDefault="002C1A41" w:rsidP="007608C4">
                              <w:pPr>
                                <w:pStyle w:val="NormalWeb"/>
                                <w:spacing w:after="0"/>
                              </w:pPr>
                              <w:r>
                                <w:rPr>
                                  <w:rFonts w:asciiTheme="minorHAnsi" w:hAnsi="Calibri" w:cstheme="minorBidi"/>
                                  <w:b/>
                                  <w:bCs/>
                                  <w:color w:val="000000" w:themeColor="text1"/>
                                  <w:kern w:val="24"/>
                                  <w:sz w:val="36"/>
                                  <w:szCs w:val="36"/>
                                </w:rPr>
                                <w:t>model management</w:t>
                              </w:r>
                            </w:p>
                          </w:txbxContent>
                        </wps:txbx>
                        <wps:bodyPr wrap="square">
                          <a:spAutoFit/>
                        </wps:bodyPr>
                      </wps:wsp>
                      <wps:wsp>
                        <wps:cNvPr id="324" name="Rectangle 324"/>
                        <wps:cNvSpPr/>
                        <wps:spPr>
                          <a:xfrm>
                            <a:off x="3995739" y="18147"/>
                            <a:ext cx="2367915" cy="370205"/>
                          </a:xfrm>
                          <a:prstGeom prst="rect">
                            <a:avLst/>
                          </a:prstGeom>
                        </wps:spPr>
                        <wps:txbx>
                          <w:txbxContent>
                            <w:p w14:paraId="27EF87E8" w14:textId="77777777" w:rsidR="002C1A41" w:rsidRDefault="002C1A41" w:rsidP="007608C4">
                              <w:pPr>
                                <w:pStyle w:val="NormalWeb"/>
                                <w:spacing w:after="0"/>
                              </w:pPr>
                              <w:r>
                                <w:rPr>
                                  <w:rFonts w:asciiTheme="minorHAnsi" w:hAnsi="Calibri" w:cstheme="minorBidi"/>
                                  <w:b/>
                                  <w:bCs/>
                                  <w:color w:val="000000" w:themeColor="text1"/>
                                  <w:kern w:val="24"/>
                                  <w:sz w:val="36"/>
                                  <w:szCs w:val="36"/>
                                </w:rPr>
                                <w:t xml:space="preserve">Interconnected models </w:t>
                              </w:r>
                            </w:p>
                          </w:txbxContent>
                        </wps:txbx>
                        <wps:bodyPr wrap="none">
                          <a:spAutoFit/>
                        </wps:bodyPr>
                      </wps:wsp>
                    </wpg:wgp>
                  </a:graphicData>
                </a:graphic>
                <wp14:sizeRelH relativeFrom="margin">
                  <wp14:pctWidth>0</wp14:pctWidth>
                </wp14:sizeRelH>
              </wp:anchor>
            </w:drawing>
          </mc:Choice>
          <mc:Fallback>
            <w:pict>
              <v:group w14:anchorId="1E8D7E6F" id="_x0000_s1225" style="position:absolute;left:0;text-align:left;margin-left:30.35pt;margin-top:-9.4pt;width:711.55pt;height:424.15pt;z-index:251741184;mso-position-horizontal-relative:text;mso-position-vertical-relative:text;mso-width-relative:margin" coordsize="90364,5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">
                <v:group id="Group 14" o:spid="_x0000_s1226" style="position:absolute;left:11876;top:19304;width:31285;height:26643" coordorigin="11876,19304" coordsize="31285,2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60" o:spid="_x0000_s1227" style="position:absolute;left:11876;top:19304;width:26643;height:26643" coordorigin="11876,19304" coordsize="26642,2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1" o:spid="_x0000_s1228" type="#_x0000_t13" style="position:absolute;left:19077;top:33705;width:9361;height:216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9l8MA&#10;AADbAAAADwAAAGRycy9kb3ducmV2LnhtbESPQWvCQBSE7wX/w/KE3upu1KpEV5GCUCw9GAU9PrLP&#10;JJh9G7Jbjf++Kwgeh5n5hlmsOluLK7W+cqwhGSgQxLkzFRcaDvvNxwyED8gGa8ek4U4eVsve2wJT&#10;4268o2sWChEh7FPUUIbQpFL6vCSLfuAa4uidXWsxRNkW0rR4i3Bby6FSE2mx4rhQYkNfJeWX7M9q&#10;UCN//MXspKb3caim/pD8fG5rrd/73XoOIlAXXuFn+9tomCT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9l8MAAADbAAAADwAAAAAAAAAAAAAAAACYAgAAZHJzL2Rv&#10;d25yZXYueG1sUEsFBgAAAAAEAAQA9QAAAIgDAAAAAA==&#10;" adj="19108" fillcolor="#00a9ce [3204]" strokecolor="#005366 [1604]" strokeweight="2pt"/>
                    <v:group id="Group 62" o:spid="_x0000_s1229" style="position:absolute;left:11876;top:19304;width:26643;height:26643" coordorigin="11876,19304" coordsize="26642,2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230" style="position:absolute;left:11876;top:32445;width:6480;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00a9ce [3204]" strokecolor="#005366 [1604]" strokeweight="2pt">
                        <v:textbox>
                          <w:txbxContent>
                            <w:p w14:paraId="20B8A593"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 xml:space="preserve">Model </w:t>
                              </w:r>
                            </w:p>
                            <w:p w14:paraId="66B4C55A"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registry</w:t>
                              </w:r>
                            </w:p>
                          </w:txbxContent>
                        </v:textbox>
                      </v:rect>
                      <v:rect id="Rectangle 192" o:spid="_x0000_s1231" style="position:absolute;left:31318;top:19304;width:7201;height:26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NqcMA&#10;AADcAAAADwAAAGRycy9kb3ducmV2LnhtbESPQWsCMRCF74X+hzAFL0Wz7qG0W6OIqHgQQesPGDaz&#10;ydLNZEmirv/eCIXeZnhv3vdmthhcJ64UYutZwXRSgCCuvW7ZKDj/bMafIGJC1th5JgV3irCYv77M&#10;sNL+xke6npIROYRjhQpsSn0lZawtOYwT3xNnrfHBYcprMFIHvOVw18myKD6kw5YzwWJPK0v17+ni&#10;FLzLdbm0q01jmn0ZyFwO2ydcjd6G5TeIREP6N/9d73Su/1XC85k8gZ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mNqcMAAADcAAAADwAAAAAAAAAAAAAAAACYAgAAZHJzL2Rv&#10;d25yZXYueG1sUEsFBgAAAAAEAAQA9QAAAIgDAAAAAA==&#10;" fillcolor="#00a9ce [3204]" strokecolor="#005366 [1604]" strokeweight="2pt">
                        <v:textbox inset="0,,0">
                          <w:txbxContent>
                            <w:p w14:paraId="73F8405B"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Modelling tools &amp;</w:t>
                              </w:r>
                            </w:p>
                            <w:p w14:paraId="15C9E3F0" w14:textId="77777777" w:rsidR="002C1A41" w:rsidRDefault="002C1A41" w:rsidP="007608C4">
                              <w:pPr>
                                <w:pStyle w:val="NormalWeb"/>
                                <w:spacing w:after="0"/>
                                <w:jc w:val="center"/>
                              </w:pPr>
                              <w:r>
                                <w:rPr>
                                  <w:rFonts w:asciiTheme="minorHAnsi" w:hAnsi="Calibri" w:cstheme="minorBidi"/>
                                  <w:color w:val="FBFEFF" w:themeColor="light1"/>
                                  <w:kern w:val="24"/>
                                  <w:sz w:val="22"/>
                                  <w:szCs w:val="22"/>
                                </w:rPr>
                                <w:t>processes</w:t>
                              </w:r>
                            </w:p>
                          </w:txbxContent>
                        </v:textbox>
                      </v:rect>
                      <v:rect id="Rectangle 193" o:spid="_x0000_s1232" style="position:absolute;left:18972;top:31657;width:9163;height:6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8QMIA&#10;AADcAAAADwAAAGRycy9kb3ducmV2LnhtbERP22oCMRB9L/Qfwgh9KTWpLVJXo5TS1qJPXj5g2Iy7&#10;wc1kSeK6/XsjCL7N4VxntuhdIzoK0XrW8DpUIIhLbyxXGva7n5cPEDEhG2w8k4Z/irCYPz7MsDD+&#10;zBvqtqkSOYRjgRrqlNpCyljW5DAOfUucuYMPDlOGoZIm4DmHu0aOlBpLh5ZzQ40tfdVUHrcnp+H9&#10;d7T6ts9qbV13wv1KBrXktdZPg/5zCiJRn+7im/vP5PmTN7g+ky+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7xAwgAAANwAAAAPAAAAAAAAAAAAAAAAAJgCAABkcnMvZG93&#10;bnJldi54bWxQSwUGAAAAAAQABAD1AAAAhwMAAAAA&#10;" filled="f" stroked="f">
                        <v:textbox style="mso-fit-shape-to-text:t">
                          <w:txbxContent>
                            <w:p w14:paraId="47297D57" w14:textId="77777777" w:rsidR="002C1A41" w:rsidRDefault="002C1A41" w:rsidP="007608C4">
                              <w:pPr>
                                <w:pStyle w:val="NormalWeb"/>
                                <w:spacing w:after="0"/>
                                <w:jc w:val="center"/>
                                <w:rPr>
                                  <w:rFonts w:asciiTheme="minorHAnsi" w:hAnsi="Calibri" w:cstheme="minorBidi"/>
                                  <w:b/>
                                  <w:bCs/>
                                  <w:color w:val="000000" w:themeColor="text1"/>
                                  <w:kern w:val="24"/>
                                </w:rPr>
                              </w:pPr>
                              <w:r>
                                <w:rPr>
                                  <w:rFonts w:asciiTheme="minorHAnsi" w:hAnsi="Calibri" w:cstheme="minorBidi"/>
                                  <w:b/>
                                  <w:bCs/>
                                  <w:color w:val="000000" w:themeColor="text1"/>
                                  <w:kern w:val="24"/>
                                </w:rPr>
                                <w:t>Model</w:t>
                              </w:r>
                            </w:p>
                            <w:p w14:paraId="3C972C7F" w14:textId="483CB2EF" w:rsidR="002C1A41" w:rsidRDefault="002C1A41" w:rsidP="007608C4">
                              <w:pPr>
                                <w:pStyle w:val="NormalWeb"/>
                                <w:spacing w:after="0"/>
                                <w:jc w:val="center"/>
                              </w:pPr>
                              <w:r>
                                <w:rPr>
                                  <w:rFonts w:asciiTheme="minorHAnsi" w:hAnsi="Calibri" w:cstheme="minorBidi"/>
                                  <w:b/>
                                  <w:bCs/>
                                  <w:color w:val="000000" w:themeColor="text1"/>
                                  <w:kern w:val="24"/>
                                </w:rPr>
                                <w:t xml:space="preserve"> </w:t>
                              </w:r>
                            </w:p>
                            <w:p w14:paraId="0E92D5E3" w14:textId="77777777" w:rsidR="002C1A41" w:rsidRDefault="002C1A41" w:rsidP="007608C4">
                              <w:pPr>
                                <w:pStyle w:val="NormalWeb"/>
                                <w:spacing w:after="0"/>
                                <w:jc w:val="center"/>
                              </w:pPr>
                              <w:r>
                                <w:rPr>
                                  <w:rFonts w:asciiTheme="minorHAnsi" w:hAnsi="Calibri" w:cstheme="minorBidi"/>
                                  <w:b/>
                                  <w:bCs/>
                                  <w:color w:val="000000" w:themeColor="text1"/>
                                  <w:kern w:val="24"/>
                                </w:rPr>
                                <w:t>governance</w:t>
                              </w:r>
                            </w:p>
                          </w:txbxContent>
                        </v:textbox>
                      </v:rect>
                    </v:group>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4" o:spid="_x0000_s1233" type="#_x0000_t69" style="position:absolute;left:39165;top:22384;width:3467;height:2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6YsMA&#10;AADcAAAADwAAAGRycy9kb3ducmV2LnhtbERPTWvCQBC9C/0PywjedGNtpU3dBBHEXioYW3qdZsck&#10;NDsbdlcT/31XKHibx/ucVT6YVlzI+caygvksAUFcWt1wpeDzuJ2+gPABWWNrmRRcyUOePYxWmGrb&#10;84EuRahEDGGfooI6hC6V0pc1GfQz2xFH7mSdwRChq6R22Mdw08rHJFlKgw3Hhho72tRU/hZnowD3&#10;yc/aP++OS/elvz8W/fV0LjZKTcbD+g1EoCHcxf/udx3nvz7B7Zl4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66YsMAAADcAAAADwAAAAAAAAAAAAAAAACYAgAAZHJzL2Rv&#10;d25yZXYueG1sUEsFBgAAAAAEAAQA9QAAAIgDAAAAAA==&#10;" adj="6259" fillcolor="#00a9ce [3204]" strokecolor="#005366 [1604]" strokeweight="2pt"/>
                  <v:shape id="Left-Right Arrow 195" o:spid="_x0000_s1234" type="#_x0000_t69" style="position:absolute;left:39121;top:42431;width:4040;height:2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ro8IA&#10;AADcAAAADwAAAGRycy9kb3ducmV2LnhtbERP22rCQBB9F/oPyxT6ppsGqzW6CaUXER+ERj9gyI7Z&#10;0OxsyG5j+vddQfBtDuc6m2K0rRio941jBc+zBARx5XTDtYLT8Wv6CsIHZI2tY1LwRx6K/GGywUy7&#10;C3/TUIZaxBD2GSowIXSZlL4yZNHPXEccubPrLYYI+1rqHi8x3LYyTZKFtNhwbDDY0buh6qf8tQoO&#10;S6L57vix338ehvm2TO0gTarU0+P4tgYRaAx38c2903H+6gWuz8QL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OujwgAAANwAAAAPAAAAAAAAAAAAAAAAAJgCAABkcnMvZG93&#10;bnJldi54bWxQSwUGAAAAAAQABAD1AAAAhwMAAAAA&#10;" adj="5372" fillcolor="#00a9ce [3204]" strokecolor="#005366 [1604]" strokeweight="2pt"/>
                </v:group>
                <v:group id="Group 196" o:spid="_x0000_s1235" style="position:absolute;left:36749;top:32985;width:53615;height:20883" coordorigin="36749,32985" coordsize="48965,20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TextBox 143" o:spid="_x0000_s1236" type="#_x0000_t202" style="position:absolute;left:38536;top:33530;width:21239;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sAA&#10;AADcAAAADwAAAGRycy9kb3ducmV2LnhtbERPTWvCQBC9F/wPywi91Y2CrU1dRdSCBy/VeB+y02xo&#10;djZkRxP/fbdQ8DaP9znL9eAbdaMu1oENTCcZKOIy2JorA8X582UBKgqyxSYwGbhThPVq9LTE3Iae&#10;v+h2kkqlEI45GnAiba51LB15jJPQEifuO3QeJcGu0rbDPoX7Rs+y7FV7rDk1OGxp66j8OV29ARG7&#10;md6LvY+Hy3Dc9S4r51gY8zweNh+ghAZ5iP/dB5vmv7/B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CsAAAADcAAAADwAAAAAAAAAAAAAAAACYAgAAZHJzL2Rvd25y&#10;ZXYueG1sUEsFBgAAAAAEAAQA9QAAAIUDAAAAAA==&#10;" filled="f" stroked="f">
                    <v:textbox style="mso-fit-shape-to-text:t">
                      <w:txbxContent>
                        <w:p w14:paraId="2ED7BBF9" w14:textId="77777777" w:rsidR="002C1A41" w:rsidRDefault="002C1A41" w:rsidP="007608C4">
                          <w:pPr>
                            <w:pStyle w:val="NormalWeb"/>
                            <w:spacing w:after="0"/>
                          </w:pPr>
                          <w:r>
                            <w:rPr>
                              <w:rFonts w:asciiTheme="minorHAnsi" w:hAnsi="Calibri" w:cstheme="minorBidi"/>
                              <w:b/>
                              <w:bCs/>
                              <w:color w:val="000000" w:themeColor="text1"/>
                              <w:kern w:val="24"/>
                            </w:rPr>
                            <w:t xml:space="preserve">Agency </w:t>
                          </w:r>
                        </w:p>
                        <w:p w14:paraId="25530B96" w14:textId="77777777" w:rsidR="002C1A41" w:rsidRDefault="002C1A41" w:rsidP="007608C4">
                          <w:pPr>
                            <w:pStyle w:val="NormalWeb"/>
                            <w:spacing w:after="0"/>
                          </w:pPr>
                          <w:r>
                            <w:rPr>
                              <w:rFonts w:asciiTheme="minorHAnsi" w:hAnsi="Calibri" w:cstheme="minorBidi"/>
                              <w:b/>
                              <w:bCs/>
                              <w:color w:val="000000" w:themeColor="text1"/>
                              <w:kern w:val="24"/>
                            </w:rPr>
                            <w:t>environment</w:t>
                          </w:r>
                        </w:p>
                      </w:txbxContent>
                    </v:textbox>
                  </v:shape>
                  <v:rect id="Rectangle 198" o:spid="_x0000_s1237" style="position:absolute;left:36749;top:32985;width:48966;height:20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DG8YA&#10;AADcAAAADwAAAGRycy9kb3ducmV2LnhtbESPT2vCQBDF7wW/wzJCb3VjhVKjqxShIF5atX/wNmTH&#10;JDQzG7Ibjd++cyj0NsN7895vluuBG3OhLtZBHEwnGRiSIvhaSgcfx9eHZzAxoXhsgpCDG0VYr0Z3&#10;S8x9uMqeLodUGg2RmKODKqU2tzYWFTHGSWhJVDuHjjHp2pXWd3jVcG7sY5Y9WcZatKHCljYVFT+H&#10;nh34/vx94/k7799muy3vej59zr6cux8PLwswiYb0b/673nrFnyutPqMT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sDG8YAAADcAAAADwAAAAAAAAAAAAAAAACYAgAAZHJz&#10;L2Rvd25yZXYueG1sUEsFBgAAAAAEAAQA9QAAAIsDAAAAAA==&#10;" filled="f" strokecolor="#00bcfc [1612]" strokeweight=".25pt">
                    <v:stroke dashstyle="3 1"/>
                  </v:rect>
                </v:group>
                <v:group id="Group 199" o:spid="_x0000_s1238" style="position:absolute;left:47980;top:29690;width:40977;height:14096" coordorigin="47980,29690" coordsize="40977,14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roundrect id="Rounded Rectangle 200" o:spid="_x0000_s1239" style="position:absolute;left:49320;top:39466;width:12961;height:43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7VMQA&#10;AADcAAAADwAAAGRycy9kb3ducmV2LnhtbESPQWvCQBSE7wX/w/KE3uomHopNXYMKitCTqYf29sy+&#10;JiHZtzG7TeK/dwXB4zAz3zDLdDSN6KlzlWUF8SwCQZxbXXGh4PS9e1uAcB5ZY2OZFFzJQbqavCwx&#10;0XbgI/WZL0SAsEtQQel9m0jp8pIMupltiYP3ZzuDPsiukLrDIcBNI+dR9C4NVhwWSmxpW1JeZ/9G&#10;wd79tB9fzXxTZ8X1N6Zzfb4caqVep+P6E4Sn0T/Dj/ZBKwhEuJ8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t+1TEAAAA3AAAAA8AAAAAAAAAAAAAAAAAmAIAAGRycy9k&#10;b3ducmV2LnhtbFBLBQYAAAAABAAEAPUAAACJAwAAAAA=&#10;" fillcolor="#1ed5ff [1621]" strokecolor="#002e38 [3045]">
                    <v:fill color2="#bbf2ff [501]" rotate="t" angle="180" colors="0 #b8bfc3;22938f #cdd2d5;1 #eceeef" focus="100%" type="gradient"/>
                    <v:shadow on="t" color="black" opacity="24903f" origin=",.5" offset="0,.55556mm"/>
                    <v:textbox>
                      <w:txbxContent>
                        <w:p w14:paraId="051ED38F"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Placenames Product model (PN PM)</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240" type="#_x0000_t34" style="position:absolute;left:47003;top:30667;width:9776;height:78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XjMUAAADcAAAADwAAAGRycy9kb3ducmV2LnhtbESPQWvCQBSE7wX/w/KE3prdeCg2dRUp&#10;xLZCD41eentkX5Ng9u2aXTX++25B8DjMzDfMYjXaXpxpCJ1jDXmmQBDXznTcaNjvyqc5iBCRDfaO&#10;ScOVAqyWk4cFFsZd+JvOVWxEgnAoUEMboy+kDHVLFkPmPHHyft1gMSY5NNIMeElw28uZUs/SYsdp&#10;oUVPby3Vh+pkNRzjusp9/f5V+sP2Z1OeXq6fymj9OB3XryAijfEevrU/jIaZyuH/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vXjMUAAADcAAAADwAAAAAAAAAA&#10;AAAAAAChAgAAZHJzL2Rvd25yZXYueG1sUEsFBgAAAAAEAAQA+QAAAJMDAAAAAA==&#10;" strokecolor="#00a0c3 [3044]"/>
                  <v:shape id="TextBox 51" o:spid="_x0000_s1241" type="#_x0000_t202" style="position:absolute;left:75279;top:40004;width:1367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acIA&#10;AADcAAAADwAAAGRycy9kb3ducmV2LnhtbESPwWrDMBBE74X+g9hAb40UQ0Nwo4SQtpBDL0nd+2Jt&#10;LBNrZaxt7Px9VQj0OMzMG2a9nUKnrjSkNrKFxdyAIq6ja7mxUH19PK9AJUF22EUmCzdKsN08Pqyx&#10;dHHkI11P0qgM4VSiBS/Sl1qn2lPANI89cfbOcQgoWQ6NdgOOGR46XRiz1AFbzgsee9p7qi+nn2BB&#10;xO0Wt+o9pMP39Pk2elO/YGXt02zavYISmuQ/fG8fnIXCFPB3Jh8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b+hpwgAAANwAAAAPAAAAAAAAAAAAAAAAAJgCAABkcnMvZG93&#10;bnJldi54bWxQSwUGAAAAAAQABAD1AAAAhwMAAAAA&#10;" filled="f" stroked="f">
                    <v:textbox style="mso-fit-shape-to-text:t">
                      <w:txbxContent>
                        <w:p w14:paraId="3AE554F6" w14:textId="77777777" w:rsidR="002C1A41" w:rsidRDefault="002C1A41" w:rsidP="007608C4">
                          <w:pPr>
                            <w:pStyle w:val="NormalWeb"/>
                            <w:spacing w:after="0"/>
                          </w:pPr>
                          <w:r>
                            <w:rPr>
                              <w:rFonts w:asciiTheme="minorHAnsi" w:hAnsi="Calibri" w:cstheme="minorBidi"/>
                              <w:color w:val="000000" w:themeColor="text1"/>
                              <w:kern w:val="24"/>
                              <w:sz w:val="21"/>
                              <w:szCs w:val="21"/>
                            </w:rPr>
                            <w:t>FSDF Data custodian</w:t>
                          </w:r>
                        </w:p>
                      </w:txbxContent>
                    </v:textbox>
                  </v:shape>
                </v:group>
                <v:group id="Group 203" o:spid="_x0000_s1242" style="position:absolute;left:44279;top:43786;width:45760;height:7921" coordorigin="44279,43786" coordsize="45759,7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oundrect id="Rounded Rectangle 204" o:spid="_x0000_s1243" style="position:absolute;left:44279;top:48107;width:10802;height:3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hCMMIA&#10;AADcAAAADwAAAGRycy9kb3ducmV2LnhtbESPzarCMBSE9xd8h3AEd9dUEZFqFBEEV4L1b3tsjm2x&#10;OalNbOvbmwsXXA4z8w2zWHWmFA3VrrCsYDSMQBCnVhecKTgdt78zEM4jaywtk4I3OVgtez8LjLVt&#10;+UBN4jMRIOxiVJB7X8VSujQng25oK+Lg3W1t0AdZZ1LX2Aa4KeU4iqbSYMFhIceKNjmlj+RlFFxm&#10;eHq0l+buSSb757ktptfbW6lBv1vPQXjq/Df8395pBeNoAn9nwhGQy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EIwwgAAANwAAAAPAAAAAAAAAAAAAAAAAJgCAABkcnMvZG93&#10;bnJldi54bWxQSwUGAAAAAAQABAD1AAAAhwMAAAAA&#10;" fillcolor="#1ed5ff [1621]" strokecolor="#002e38 [3045]">
                    <v:fill color2="#bbf2ff [501]" rotate="t" angle="180" colors="0 #b8bfc3;22938f #cdd2d5;1 #eceeef" focus="100%" type="gradient"/>
                    <v:shadow on="t" color="black" opacity="24903f" origin=",.5" offset="0,.55556mm"/>
                    <v:textbox inset=",0,,0">
                      <w:txbxContent>
                        <w:p w14:paraId="14BD84CF"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 xml:space="preserve">GML Schema </w:t>
                          </w:r>
                        </w:p>
                        <w:p w14:paraId="459CC673"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(XSD)</w:t>
                          </w:r>
                        </w:p>
                      </w:txbxContent>
                    </v:textbox>
                  </v:roundrect>
                  <v:roundrect id="Rounded Rectangle 205" o:spid="_x0000_s1244" style="position:absolute;left:57961;top:48107;width:10801;height:3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nq8IA&#10;AADcAAAADwAAAGRycy9kb3ducmV2LnhtbESPzarCMBSE9xd8h3AEd9dUQZFqFBEEV4L1b3tsjm2x&#10;OalNbOvbmwsXXA4z8w2zWHWmFA3VrrCsYDSMQBCnVhecKTgdt78zEM4jaywtk4I3OVgtez8LjLVt&#10;+UBN4jMRIOxiVJB7X8VSujQng25oK+Lg3W1t0AdZZ1LX2Aa4KeU4iqbSYMFhIceKNjmlj+RlFFxm&#10;eHq0l+buSSb757ktptfbW6lBv1vPQXjq/Df8395pBeNoAn9nwhGQy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erwgAAANwAAAAPAAAAAAAAAAAAAAAAAJgCAABkcnMvZG93&#10;bnJldi54bWxQSwUGAAAAAAQABAD1AAAAhwMAAAAA&#10;" fillcolor="#1ed5ff [1621]" strokecolor="#002e38 [3045]">
                    <v:fill color2="#bbf2ff [501]" rotate="t" angle="180" colors="0 #b8bfc3;22938f #cdd2d5;1 #eceeef" focus="100%" type="gradient"/>
                    <v:shadow on="t" color="black" opacity="24903f" origin=",.5" offset="0,.55556mm"/>
                    <v:textbox inset=",0,,0">
                      <w:txbxContent>
                        <w:p w14:paraId="0E052419" w14:textId="77777777" w:rsidR="002C1A41" w:rsidRDefault="002C1A41" w:rsidP="007608C4">
                          <w:pPr>
                            <w:pStyle w:val="NormalWeb"/>
                            <w:spacing w:after="0"/>
                            <w:jc w:val="center"/>
                          </w:pPr>
                          <w:r>
                            <w:rPr>
                              <w:rFonts w:asciiTheme="minorHAnsi" w:hAnsi="Calibri" w:cstheme="minorBidi"/>
                              <w:color w:val="000000" w:themeColor="dark1"/>
                              <w:kern w:val="24"/>
                              <w:sz w:val="20"/>
                              <w:szCs w:val="20"/>
                            </w:rPr>
                            <w:t xml:space="preserve">RDF Schema </w:t>
                          </w:r>
                        </w:p>
                      </w:txbxContent>
                    </v:textbox>
                  </v:roundrect>
                  <v:shape id="Elbow Connector 206" o:spid="_x0000_s1245" type="#_x0000_t34" style="position:absolute;left:57420;top:42167;width:4321;height:75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JP+MUAAADcAAAADwAAAGRycy9kb3ducmV2LnhtbESPT2vCQBTE74LfYXmF3nRXD1JTN0EK&#10;6T/wYOylt0f2NQlm367ZVeO37wqFHoeZ+Q2zKUbbiwsNoXOsYTFXIIhrZzpuNHwdytkTiBCRDfaO&#10;ScONAhT5dLLBzLgr7+lSxUYkCIcMNbQx+kzKULdkMcydJ07ejxssxiSHRpoBrwlue7lUaiUtdpwW&#10;WvT00lJ9rM5Wwyluq4Wv33alP35+v5bn9e1DGa0fH8btM4hIY/wP/7XfjYalWsH9TDo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JP+MUAAADcAAAADwAAAAAAAAAA&#10;AAAAAAChAgAAZHJzL2Rvd25yZXYueG1sUEsFBgAAAAAEAAQA+QAAAJMDAAAAAA==&#10;" strokecolor="#00a0c3 [3044]"/>
                  <v:shape id="Elbow Connector 207" o:spid="_x0000_s1246" type="#_x0000_t34" style="position:absolute;left:50580;top:42886;width:4321;height:612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lpMcAAADcAAAADwAAAGRycy9kb3ducmV2LnhtbESP3WrCQBSE74W+w3IKvasbQ20lukqp&#10;iqWIxR8E706zp0kwezZm1xjf3i0UvBxm5htmNGlNKRqqXWFZQa8bgSBOrS44U7Dbzp8HIJxH1lha&#10;JgVXcjAZP3RGmGh74TU1G5+JAGGXoILc+yqR0qU5GXRdWxEH79fWBn2QdSZ1jZcAN6WMo+hVGiw4&#10;LORY0UdO6XFzNgr605em3M9Oh2+7Oi6uP19u14uXSj09tu9DEJ5afw//tz+1gjh6g78z4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JiWkxwAAANwAAAAPAAAAAAAA&#10;AAAAAAAAAKECAABkcnMvZG93bnJldi54bWxQSwUGAAAAAAQABAD5AAAAlQMAAAAA&#10;" strokecolor="#00a0c3 [3044]"/>
                  <v:shape id="TextBox 89" o:spid="_x0000_s1247" type="#_x0000_t202" style="position:absolute;left:75282;top:49168;width:14757;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fg78A&#10;AADcAAAADwAAAGRycy9kb3ducmV2LnhtbERPTWsCMRC9C/0PYQq9aaLQIlujiG3Bg5fqeh82083i&#10;ZrJspu76781B8Ph436vNGFp1pT41kS3MZwYUcRVdw7WF8vQzXYJKguywjUwWbpRgs36ZrLBwceBf&#10;uh6lVjmEU4EWvEhXaJ0qTwHTLHbEmfuLfUDJsK+163HI4aHVC2M+dMCGc4PHjnaeqsvxP1gQcdv5&#10;rfwOaX8eD1+DN9U7lta+vY7bT1BCozzFD/feWViYvDafyUd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9+DvwAAANwAAAAPAAAAAAAAAAAAAAAAAJgCAABkcnMvZG93bnJl&#10;di54bWxQSwUGAAAAAAQABAD1AAAAhAMAAAAA&#10;" filled="f" stroked="f">
                    <v:textbox style="mso-fit-shape-to-text:t">
                      <w:txbxContent>
                        <w:p w14:paraId="0AF849E0" w14:textId="77777777" w:rsidR="002C1A41" w:rsidRDefault="002C1A41" w:rsidP="007608C4">
                          <w:pPr>
                            <w:pStyle w:val="NormalWeb"/>
                            <w:spacing w:after="0"/>
                          </w:pPr>
                          <w:r>
                            <w:rPr>
                              <w:rFonts w:asciiTheme="minorHAnsi" w:hAnsi="Calibri" w:cstheme="minorBidi"/>
                              <w:color w:val="000000" w:themeColor="text1"/>
                              <w:kern w:val="24"/>
                              <w:sz w:val="21"/>
                              <w:szCs w:val="21"/>
                            </w:rPr>
                            <w:t>(FSDF service provider)</w:t>
                          </w:r>
                        </w:p>
                      </w:txbxContent>
                    </v:textbox>
                  </v:shape>
                </v:group>
                <v:group id="Group 209" o:spid="_x0000_s1248" style="position:absolute;left:73751;top:6881;width:14733;height:4933" coordorigin="73751,6881" coordsize="14732,4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TextBox 85" o:spid="_x0000_s1249" type="#_x0000_t202" style="position:absolute;left:73803;top:6881;width:1004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FWL8A&#10;AADcAAAADwAAAGRycy9kb3ducmV2LnhtbERPTWvCQBC9F/wPywjedBPBIqmrSG3Bg5dqvA/ZaTY0&#10;Oxuyo4n/3j0IPT7e92Y3+lbdqY9NYAP5IgNFXAXbcG2gvHzP16CiIFtsA5OBB0XYbSdvGyxsGPiH&#10;7mepVQrhWKABJ9IVWsfKkce4CB1x4n5D71ES7GttexxSuG/1MsvetceGU4PDjj4dVX/nmzcgYvf5&#10;o/zy8XgdT4fBZdUKS2Nm03H/AUpolH/xy320Bp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EVYvwAAANwAAAAPAAAAAAAAAAAAAAAAAJgCAABkcnMvZG93bnJl&#10;di54bWxQSwUGAAAAAAQABAD1AAAAhAMAAAAA&#10;" filled="f" stroked="f">
                    <v:textbox style="mso-fit-shape-to-text:t">
                      <w:txbxContent>
                        <w:p w14:paraId="3A328A25" w14:textId="77777777" w:rsidR="002C1A41" w:rsidRDefault="002C1A41" w:rsidP="007608C4">
                          <w:pPr>
                            <w:pStyle w:val="NormalWeb"/>
                            <w:spacing w:after="0"/>
                          </w:pPr>
                          <w:r>
                            <w:rPr>
                              <w:rFonts w:asciiTheme="minorHAnsi" w:hAnsi="Calibri" w:cstheme="minorBidi"/>
                              <w:color w:val="000000" w:themeColor="text1"/>
                              <w:kern w:val="24"/>
                              <w:sz w:val="28"/>
                              <w:szCs w:val="28"/>
                            </w:rPr>
                            <w:t xml:space="preserve">ISO TC 211 </w:t>
                          </w:r>
                        </w:p>
                      </w:txbxContent>
                    </v:textbox>
                  </v:shape>
                  <v:shape id="TextBox 88" o:spid="_x0000_s1250" type="#_x0000_t202" style="position:absolute;left:73751;top:9039;width:143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14:paraId="22912FA0" w14:textId="5BA95363" w:rsidR="002C1A41" w:rsidRDefault="002C1A41" w:rsidP="007608C4">
                          <w:pPr>
                            <w:pStyle w:val="NormalWeb"/>
                            <w:spacing w:after="0"/>
                          </w:pPr>
                          <w:r>
                            <w:rPr>
                              <w:rFonts w:asciiTheme="minorHAnsi" w:hAnsi="Calibri" w:cstheme="minorBidi"/>
                              <w:color w:val="000000" w:themeColor="text1"/>
                              <w:kern w:val="24"/>
                            </w:rPr>
                            <w:t xml:space="preserve">OGC &amp; Domain WG </w:t>
                          </w:r>
                        </w:p>
                      </w:txbxContent>
                    </v:textbox>
                  </v:shape>
                  <v:shape id="TextBox 146" o:spid="_x0000_s1251" type="#_x0000_t202" style="position:absolute;left:82021;top:7062;width:646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Z+tMIA&#10;AADcAAAADwAAAGRycy9kb3ducmV2LnhtbESPwWrDMBBE74X+g9hAb7VsQ0two4SQppBDL03c+2Jt&#10;LVNrZaxN7Px9VQjkOMzMG2a1mX2vLjTGLrCBIstBETfBdtwaqE8fz0tQUZAt9oHJwJUibNaPDyus&#10;bJj4iy5HaVWCcKzQgBMZKq1j48hjzMJAnLyfMHqUJMdW2xGnBPe9LvP8VXvsOC04HGjnqPk9nr0B&#10;EbstrvXex8P3/Pk+ubx5wdqYp8W8fQMlNMs9fGsfrIGyKOH/TDoC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n60wgAAANwAAAAPAAAAAAAAAAAAAAAAAJgCAABkcnMvZG93&#10;bnJldi54bWxQSwUGAAAAAAQABAD1AAAAhwMAAAAA&#10;" filled="f" stroked="f">
                    <v:textbox style="mso-fit-shape-to-text:t">
                      <w:txbxContent>
                        <w:p w14:paraId="4F84D238" w14:textId="77777777" w:rsidR="002C1A41" w:rsidRDefault="002C1A41" w:rsidP="007608C4">
                          <w:pPr>
                            <w:pStyle w:val="NormalWeb"/>
                            <w:spacing w:after="0"/>
                          </w:pPr>
                          <w:r>
                            <w:rPr>
                              <w:rFonts w:asciiTheme="minorHAnsi" w:hAnsi="Calibri" w:cstheme="minorBidi"/>
                              <w:color w:val="000000" w:themeColor="text1"/>
                              <w:kern w:val="24"/>
                            </w:rPr>
                            <w:t>AS/NZS</w:t>
                          </w:r>
                        </w:p>
                      </w:txbxContent>
                    </v:textbox>
                  </v:shape>
                </v:group>
                <v:shape id="TextBox 138" o:spid="_x0000_s1252" type="#_x0000_t202" style="position:absolute;left:73842;width:1619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bL8IA&#10;AADcAAAADwAAAGRycy9kb3ducmV2LnhtbESPQWvCQBSE74X+h+UJvdVNLC0luorUFjz0Uk3vj+wz&#10;G8y+Ddmnif/eFQSPw8x8wyxWo2/VmfrYBDaQTzNQxFWwDdcGyv3P6yeoKMgW28Bk4EIRVsvnpwUW&#10;Ngz8R+ed1CpBOBZowIl0hdaxcuQxTkNHnLxD6D1Kkn2tbY9DgvtWz7LsQ3tsOC047OjLUXXcnbwB&#10;EbvOL+W3j9v/8XczuKx6x9KYl8m4noMSGuURvre31sAsf4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svwgAAANwAAAAPAAAAAAAAAAAAAAAAAJgCAABkcnMvZG93&#10;bnJldi54bWxQSwUGAAAAAAQABAD1AAAAhwMAAAAA&#10;" filled="f" stroked="f">
                  <v:textbox style="mso-fit-shape-to-text:t">
                    <w:txbxContent>
                      <w:p w14:paraId="449A4D06" w14:textId="77777777" w:rsidR="002C1A41" w:rsidRDefault="002C1A41" w:rsidP="007608C4">
                        <w:pPr>
                          <w:pStyle w:val="NormalWeb"/>
                          <w:spacing w:after="0"/>
                          <w:jc w:val="center"/>
                        </w:pPr>
                        <w:r>
                          <w:rPr>
                            <w:rFonts w:asciiTheme="minorHAnsi" w:hAnsi="Calibri" w:cstheme="minorBidi"/>
                            <w:b/>
                            <w:bCs/>
                            <w:color w:val="000000" w:themeColor="text1"/>
                            <w:kern w:val="24"/>
                            <w:sz w:val="36"/>
                            <w:szCs w:val="36"/>
                          </w:rPr>
                          <w:t>Governance</w:t>
                        </w:r>
                      </w:p>
                    </w:txbxContent>
                  </v:textbox>
                </v:shape>
                <v:group id="Group 214" o:spid="_x0000_s1253" style="position:absolute;left:10436;top:16423;width:79928;height:37445" coordorigin="10436,16423" coordsize="79928,374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shape id="TextBox 143" o:spid="_x0000_s1254" type="#_x0000_t202" style="position:absolute;left:11156;top:17144;width:12961;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edsMA&#10;AADcAAAADwAAAGRycy9kb3ducmV2LnhtbESPQWvCQBSE7wX/w/IEb3WjYFujq4hV8NBLbbw/ss9s&#10;MPs2ZF9N/PfdQqHHYWa+YdbbwTfqTl2sAxuYTTNQxGWwNVcGiq/j8xuoKMgWm8Bk4EERtpvR0xpz&#10;G3r+pPtZKpUgHHM04ETaXOtYOvIYp6ElTt41dB4lya7StsM+wX2j51n2oj3WnBYctrR3VN7O396A&#10;iN3NHsXBx9Nl+HjvXVYusDBmMh52K1BCg/yH/9ona2C+fIX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edsMAAADcAAAADwAAAAAAAAAAAAAAAACYAgAAZHJzL2Rv&#10;d25yZXYueG1sUEsFBgAAAAAEAAQA9QAAAIgDAAAAAA==&#10;" filled="f" stroked="f">
                    <v:textbox style="mso-fit-shape-to-text:t">
                      <w:txbxContent>
                        <w:p w14:paraId="33C28F8B" w14:textId="77777777" w:rsidR="002C1A41" w:rsidRDefault="002C1A41" w:rsidP="007608C4">
                          <w:pPr>
                            <w:pStyle w:val="NormalWeb"/>
                            <w:spacing w:after="0"/>
                          </w:pPr>
                          <w:r>
                            <w:rPr>
                              <w:rFonts w:asciiTheme="minorHAnsi" w:hAnsi="Calibri" w:cstheme="minorBidi"/>
                              <w:b/>
                              <w:bCs/>
                              <w:color w:val="000000" w:themeColor="text1"/>
                              <w:kern w:val="24"/>
                            </w:rPr>
                            <w:t>FSDF environment</w:t>
                          </w:r>
                        </w:p>
                      </w:txbxContent>
                    </v:textbox>
                  </v:shape>
                  <v:rect id="Rectangle 298" o:spid="_x0000_s1255" style="position:absolute;left:10436;top:16423;width:79928;height:37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iZ8EA&#10;AADcAAAADwAAAGRycy9kb3ducmV2LnhtbERPS2vCQBC+F/wPywje6qYKRVNXKYWCeLG+8TZkxyQ0&#10;MxuyG43/3j0IHj++92zRcaWu1PjSiYGPYQKKJHO2lNzAfvf7PgHlA4rFygkZuJOHxbz3NsPUupts&#10;6LoNuYoh4lM0UIRQp1r7rCBGP3Q1SeQurmEMETa5tg3eYjhXepQkn5qxlNhQYE0/BWX/25YN2PZy&#10;uvP0jzfr8WrJq5bPh/HRmEG/+/4CFagLL/HTvbQGRtO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YmfBAAAA3AAAAA8AAAAAAAAAAAAAAAAAmAIAAGRycy9kb3du&#10;cmV2LnhtbFBLBQYAAAAABAAEAPUAAACGAwAAAAA=&#10;" filled="f" strokecolor="#00bcfc [1612]" strokeweight=".25pt">
                    <v:stroke dashstyle="3 1"/>
                  </v:rect>
                </v:group>
                <v:group id="Group 299" o:spid="_x0000_s1256" style="position:absolute;left:15116;top:37486;width:24843;height:13336" coordorigin="15116,37486" coordsize="24842,1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type id="_x0000_t33" coordsize="21600,21600" o:spt="33" o:oned="t" path="m,l21600,r,21600e" filled="f">
                    <v:stroke joinstyle="miter"/>
                    <v:path arrowok="t" fillok="f" o:connecttype="none"/>
                    <o:lock v:ext="edit" shapetype="t"/>
                  </v:shapetype>
                  <v:shape id="Shape 71" o:spid="_x0000_s1257" type="#_x0000_t33" style="position:absolute;left:21867;top:30735;width:11341;height:248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7bwsQAAADcAAAADwAAAGRycy9kb3ducmV2LnhtbERPz2vCMBS+D/Y/hCfsMjTdBJm1Ubax&#10;wUA9tPPi7dE8m2rzUppUq3+9OQx2/Ph+Z6vBNuJMna8dK3iZJCCIS6drrhTsfr/HbyB8QNbYOCYF&#10;V/KwWj4+ZJhqd+GczkWoRAxhn6ICE0KbSulLQxb9xLXEkTu4zmKIsKuk7vASw20jX5NkJi3WHBsM&#10;tvRpqDwVvVVQ5XJ+3ZuPr77YrTfl8+a4ndFNqafR8L4AEWgI/+I/949WME3i/HgmHg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PtvCxAAAANwAAAAPAAAAAAAAAAAA&#10;AAAAAKECAABkcnMvZG93bnJldi54bWxQSwUGAAAAAAQABAD5AAAAkgMAAAAA&#10;" strokecolor="#00a0c3 [3044]" strokeweight="2.5pt">
                    <v:stroke endarrow="open"/>
                  </v:shape>
                  <v:shape id="TextBox 48" o:spid="_x0000_s1258" type="#_x0000_t202" style="position:absolute;left:17255;top:46667;width:13343;height:4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14:paraId="6BAAD280" w14:textId="77777777" w:rsidR="002C1A41" w:rsidRDefault="002C1A41" w:rsidP="007608C4">
                          <w:pPr>
                            <w:pStyle w:val="NormalWeb"/>
                            <w:spacing w:after="0"/>
                          </w:pPr>
                          <w:r>
                            <w:rPr>
                              <w:rFonts w:asciiTheme="minorHAnsi" w:hAnsi="Calibri" w:cstheme="minorBidi"/>
                              <w:color w:val="000000" w:themeColor="text1"/>
                              <w:kern w:val="24"/>
                              <w:sz w:val="21"/>
                              <w:szCs w:val="21"/>
                            </w:rPr>
                            <w:t xml:space="preserve">Data modellers and database developers </w:t>
                          </w:r>
                        </w:p>
                      </w:txbxContent>
                    </v:textbox>
                  </v:shape>
                </v:group>
                <v:group id="Group 302" o:spid="_x0000_s1259" style="position:absolute;left:40305;top:14228;width:49584;height:15462" coordorigin="40305,14228" coordsize="49584,15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group id="Group 303" o:spid="_x0000_s1260" style="position:absolute;left:40305;top:23209;width:49584;height:6481" coordorigin="40305,23209" coordsize="49584,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roundrect id="Rounded Rectangle 304" o:spid="_x0000_s1261" style="position:absolute;left:40305;top:26089;width:15349;height:36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NrcMA&#10;AADcAAAADwAAAGRycy9kb3ducmV2LnhtbESPQYvCMBSE74L/ITxhb5qqi5RqFBEET8J2Xff6bJ5t&#10;sXmpTWzrv98sCB6HmfmGWW16U4mWGldaVjCdRCCIM6tLzhWcvvfjGITzyBory6TgSQ426+FghYm2&#10;HX9Rm/pcBAi7BBUU3teJlC4ryKCb2Jo4eFfbGPRBNrnUDXYBbio5i6KFNFhyWCiwpl1B2S19GAXn&#10;GE+37txePcn0eP/pysXv5anUx6jfLkF46v07/GoftIJ59An/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lNrcMAAADcAAAADwAAAAAAAAAAAAAAAACYAgAAZHJzL2Rv&#10;d25yZXYueG1sUEsFBgAAAAAEAAQA9QAAAIgDAAAAAA==&#10;" fillcolor="#1ed5ff [1621]" strokecolor="#002e38 [3045]">
                      <v:fill color2="#bbf2ff [501]" rotate="t" angle="180" colors="0 #b8bfc3;22938f #cdd2d5;1 #eceeef" focus="100%" type="gradient"/>
                      <v:shadow on="t" color="black" opacity="24903f" origin=",.5" offset="0,.55556mm"/>
                      <v:textbox inset=",0,,0">
                        <w:txbxContent>
                          <w:p w14:paraId="112B9F43" w14:textId="77777777" w:rsidR="002C1A41" w:rsidRDefault="002C1A41" w:rsidP="007608C4">
                            <w:pPr>
                              <w:pStyle w:val="NormalWeb"/>
                              <w:spacing w:after="0"/>
                              <w:jc w:val="center"/>
                            </w:pPr>
                            <w:r>
                              <w:rPr>
                                <w:rFonts w:asciiTheme="minorHAnsi" w:hAnsi="Calibri" w:cstheme="minorBidi"/>
                                <w:color w:val="000000" w:themeColor="dark1"/>
                                <w:kern w:val="24"/>
                                <w:sz w:val="22"/>
                                <w:szCs w:val="22"/>
                              </w:rPr>
                              <w:t xml:space="preserve">FSDF Placenames Theme Logical Model </w:t>
                            </w:r>
                          </w:p>
                        </w:txbxContent>
                      </v:textbox>
                    </v:roundrect>
                    <v:roundrect id="Rounded Rectangle 305" o:spid="_x0000_s1262" style="position:absolute;left:60400;top:26089;width:13256;height:36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oNsMA&#10;AADcAAAADwAAAGRycy9kb3ducmV2LnhtbESPQYvCMBSE74L/ITxhb5qqrJRqFBEET8J2Xff6bJ5t&#10;sXmpTWzrv98sCB6HmfmGWW16U4mWGldaVjCdRCCIM6tLzhWcvvfjGITzyBory6TgSQ426+FghYm2&#10;HX9Rm/pcBAi7BBUU3teJlC4ryKCb2Jo4eFfbGPRBNrnUDXYBbio5i6KFNFhyWCiwpl1B2S19GAXn&#10;GE+37txePcn0eP/pysXv5anUx6jfLkF46v07/GoftIJ59An/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XoNsMAAADcAAAADwAAAAAAAAAAAAAAAACYAgAAZHJzL2Rv&#10;d25yZXYueG1sUEsFBgAAAAAEAAQA9QAAAIgDAAAAAA==&#10;" fillcolor="#1ed5ff [1621]" strokecolor="#002e38 [3045]">
                      <v:fill color2="#bbf2ff [501]" rotate="t" angle="180" colors="0 #b8bfc3;22938f #cdd2d5;1 #eceeef" focus="100%" type="gradient"/>
                      <v:shadow on="t" color="black" opacity="24903f" origin=",.5" offset="0,.55556mm"/>
                      <v:textbox inset=",0,,0">
                        <w:txbxContent>
                          <w:p w14:paraId="22D20717" w14:textId="77777777" w:rsidR="002C1A41" w:rsidRDefault="002C1A41" w:rsidP="007608C4">
                            <w:pPr>
                              <w:pStyle w:val="NormalWeb"/>
                              <w:spacing w:after="0"/>
                              <w:jc w:val="center"/>
                            </w:pPr>
                            <w:r>
                              <w:rPr>
                                <w:rFonts w:asciiTheme="minorHAnsi" w:hAnsi="Calibri" w:cstheme="minorBidi"/>
                                <w:color w:val="000000" w:themeColor="dark1"/>
                                <w:kern w:val="24"/>
                                <w:sz w:val="22"/>
                                <w:szCs w:val="22"/>
                              </w:rPr>
                              <w:t xml:space="preserve">FSDF Theme </w:t>
                            </w:r>
                            <w:r>
                              <w:rPr>
                                <w:rFonts w:asciiTheme="minorHAnsi" w:hAnsi="Calibri" w:cstheme="minorBidi"/>
                                <w:i/>
                                <w:iCs/>
                                <w:color w:val="000000" w:themeColor="dark1"/>
                                <w:kern w:val="24"/>
                                <w:sz w:val="22"/>
                                <w:szCs w:val="22"/>
                              </w:rPr>
                              <w:t>n</w:t>
                            </w:r>
                          </w:p>
                          <w:p w14:paraId="6E66D2EC" w14:textId="77777777" w:rsidR="002C1A41" w:rsidRDefault="002C1A41" w:rsidP="007608C4">
                            <w:pPr>
                              <w:pStyle w:val="NormalWeb"/>
                              <w:spacing w:after="0"/>
                              <w:jc w:val="center"/>
                            </w:pPr>
                            <w:r>
                              <w:rPr>
                                <w:rFonts w:asciiTheme="minorHAnsi" w:hAnsi="Calibri" w:cstheme="minorBidi"/>
                                <w:color w:val="000000" w:themeColor="dark1"/>
                                <w:kern w:val="24"/>
                                <w:sz w:val="21"/>
                                <w:szCs w:val="21"/>
                              </w:rPr>
                              <w:t xml:space="preserve">Logical </w:t>
                            </w:r>
                            <w:r>
                              <w:rPr>
                                <w:rFonts w:asciiTheme="minorHAnsi" w:hAnsi="Calibri" w:cstheme="minorBidi"/>
                                <w:color w:val="000000" w:themeColor="dark1"/>
                                <w:kern w:val="24"/>
                                <w:sz w:val="22"/>
                                <w:szCs w:val="22"/>
                              </w:rPr>
                              <w:t xml:space="preserve">model </w:t>
                            </w:r>
                          </w:p>
                        </w:txbxContent>
                      </v:textbox>
                    </v:roundrect>
                    <v:shape id="Shape 24" o:spid="_x0000_s1263" type="#_x0000_t34" style="position:absolute;left:50737;top:20452;width:2880;height:83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uPoscAAADcAAAADwAAAGRycy9kb3ducmV2LnhtbESP3WrCQBSE7wt9h+UI3tWNWkWiq5RW&#10;UUQq/iD07jR7TILZszG7xvj23UKhl8PMfMNMZo0pRE2Vyy0r6HYiEMSJ1TmnCo6HxcsIhPPIGgvL&#10;pOBBDmbT56cJxtreeUf13qciQNjFqCDzvoyldElGBl3HlsTBO9vKoA+ySqWu8B7gppC9KBpKgzmH&#10;hQxLes8ouexvRsHg47UuTvPr19Z+XpaP77U7dnsbpdqt5m0MwlPj/8N/7ZVW0I+G8HsmHA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i4+ixwAAANwAAAAPAAAAAAAA&#10;AAAAAAAAAKECAABkcnMvZG93bnJldi54bWxQSwUGAAAAAAQABAD5AAAAlQMAAAAA&#10;" strokecolor="#00a0c3 [3044]"/>
                    <v:shape id="Elbow Connector 307" o:spid="_x0000_s1264" type="#_x0000_t34" style="position:absolute;left:60261;top:19322;width:2880;height:1065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sYAAADcAAAADwAAAGRycy9kb3ducmV2LnhtbESPT2sCMRTE74V+h/AKvWmihdpujSLC&#10;+g88dNtLb4/N6+7i5iVuoq7fvhGEHoeZ+Q0znfe2FWfqQuNYw2ioQBCXzjRcafj+ygdvIEJENtg6&#10;Jg1XCjCfPT5MMTPuwp90LmIlEoRDhhrqGH0mZShrshiGzhMn79d1FmOSXSVNh5cEt60cK/UqLTac&#10;Fmr0tKypPBQnq+EYF8XIl+t97g+7n1V+er9uldH6+alffICI1Mf/8L29MRpe1ARuZ9IR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5f7GAAAA3AAAAA8AAAAAAAAA&#10;AAAAAAAAoQIAAGRycy9kb3ducmV2LnhtbFBLBQYAAAAABAAEAPkAAACUAwAAAAA=&#10;" strokecolor="#00a0c3 [3044]"/>
                    <v:line id="Straight Connector 308" o:spid="_x0000_s1265" style="position:absolute;visibility:visible;mso-wrap-style:square" from="55654,27890" to="60400,27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EtmMAAAADcAAAADwAAAGRycy9kb3ducmV2LnhtbERPy4rCMBTdD/gP4QruxtQHMtZGEaHS&#10;cVajfsClubalzU1pUlv/3iwGZnk47+QwmkY8qXOVZQWLeQSCOLe64kLB/ZZ+foFwHlljY5kUvMjB&#10;YT/5SDDWduBfel59IUIIuxgVlN63sZQuL8mgm9uWOHAP2xn0AXaF1B0OIdw0chlFG2mw4tBQYkun&#10;kvL62hsF6eVnPbgs27pN++3rdN2fL32v1Gw6HncgPI3+X/znzrSCVRTWhjPhCMj9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BLZjAAAAA3AAAAA8AAAAAAAAAAAAAAAAA&#10;oQIAAGRycy9kb3ducmV2LnhtbFBLBQYAAAAABAAEAPkAAACOAwAAAAA=&#10;" strokecolor="#00a0c3 [3044]">
                      <v:stroke dashstyle="dash"/>
                    </v:line>
                    <v:shape id="TextBox 50" o:spid="_x0000_s1266" type="#_x0000_t202" style="position:absolute;left:75132;top:26627;width:1475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14:paraId="6C13D970" w14:textId="77777777" w:rsidR="002C1A41" w:rsidRDefault="002C1A41" w:rsidP="007608C4">
                            <w:pPr>
                              <w:pStyle w:val="NormalWeb"/>
                              <w:spacing w:after="0"/>
                            </w:pPr>
                            <w:r>
                              <w:rPr>
                                <w:rFonts w:asciiTheme="minorHAnsi" w:hAnsi="Calibri" w:cstheme="minorBidi"/>
                                <w:color w:val="000000" w:themeColor="text1"/>
                                <w:kern w:val="24"/>
                                <w:sz w:val="21"/>
                                <w:szCs w:val="21"/>
                              </w:rPr>
                              <w:t>FSDF Theme sponsor</w:t>
                            </w:r>
                          </w:p>
                        </w:txbxContent>
                      </v:textbox>
                    </v:shape>
                  </v:group>
                  <v:shape id="Shape 24" o:spid="_x0000_s1267" type="#_x0000_t34" style="position:absolute;left:42857;top:15325;width:11807;height:96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OWcEAAADcAAAADwAAAGRycy9kb3ducmV2LnhtbERP3WrCMBS+H+wdwhnsbqZWEOlMi5uI&#10;mze6zgc4NGdtsTmpSazd25sLwcuP739ZjKYTAznfWlYwnSQgiCurW64VHH83bwsQPiBr7CyTgn/y&#10;UOTPT0vMtL3yDw1lqEUMYZ+hgiaEPpPSVw0Z9BPbE0fuzzqDIUJXS+3wGsNNJ9MkmUuDLceGBnv6&#10;bKg6lRej4Ds974bUHly7Mx/Duiy3fn9kpV5fxtU7iEBjeIjv7i+tYDaN8+OZeARk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M5ZwQAAANwAAAAPAAAAAAAAAAAAAAAA&#10;AKECAABkcnMvZG93bnJldi54bWxQSwUGAAAAAAQABAD5AAAAjwMAAAAA&#10;" adj="5771" strokecolor="#00a0c3 [3044]"/>
                </v:group>
                <v:group id="Group 311" o:spid="_x0000_s1268" style="position:absolute;left:38632;top:3883;width:30130;height:10380" coordorigin="38632,3883" coordsize="30130,10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roundrect id="Rounded Rectangle 312" o:spid="_x0000_s1269" style="position:absolute;left:50033;top:3883;width:10081;height:4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Z+MUA&#10;AADcAAAADwAAAGRycy9kb3ducmV2LnhtbESPQWvCQBSE70L/w/IK3swmEcSmboIttAiemvbQ3p7Z&#10;ZxKSfZtmtxr/fVcQPA4z8w2zKSbTixONrrWsIIliEMSV1S3XCr4+3xZrEM4ja+wtk4ILOSjyh9kG&#10;M23P/EGn0tciQNhlqKDxfsikdFVDBl1kB+LgHe1o0Ac51lKPeA5w08s0jlfSYMthocGBXhuquvLP&#10;KHh338PTvk9furK+/CR06A6/u06p+eO0fQbhafL38K290wqWS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1n4xQAAANwAAAAPAAAAAAAAAAAAAAAAAJgCAABkcnMv&#10;ZG93bnJldi54bWxQSwUGAAAAAAQABAD1AAAAigMAAAAA&#10;" fillcolor="#1ed5ff [1621]" strokecolor="#002e38 [3045]">
                    <v:fill color2="#bbf2ff [501]" rotate="t" angle="180" colors="0 #b8bfc3;22938f #cdd2d5;1 #eceeef" focus="100%" type="gradient"/>
                    <v:shadow on="t" color="black" opacity="24903f" origin=",.5" offset="0,.55556mm"/>
                    <v:textbox>
                      <w:txbxContent>
                        <w:p w14:paraId="46987252" w14:textId="77777777" w:rsidR="002C1A41" w:rsidRDefault="002C1A41" w:rsidP="007608C4">
                          <w:pPr>
                            <w:pStyle w:val="NormalWeb"/>
                            <w:spacing w:after="0"/>
                            <w:jc w:val="center"/>
                          </w:pPr>
                          <w:r>
                            <w:rPr>
                              <w:rFonts w:asciiTheme="minorHAnsi" w:hAnsi="Calibri" w:cstheme="minorBidi"/>
                              <w:b/>
                              <w:bCs/>
                              <w:color w:val="000000" w:themeColor="dark1"/>
                              <w:kern w:val="24"/>
                            </w:rPr>
                            <w:t>W3C standards</w:t>
                          </w:r>
                        </w:p>
                      </w:txbxContent>
                    </v:textbox>
                  </v:roundrect>
                  <v:roundrect id="Rounded Rectangle 313" o:spid="_x0000_s1270" style="position:absolute;left:58681;top:7615;width:1008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DBMIA&#10;AADcAAAADwAAAGRycy9kb3ducmV2LnhtbESPzarCMBSE94LvEI5wd5qqIFKNIoLgSri9/myPzbEt&#10;Nie1iW19+xtBcDnMzDfMct2ZUjRUu8KygvEoAkGcWl1wpuD4txvOQTiPrLG0TApe5GC96veWGGvb&#10;8i81ic9EgLCLUUHufRVL6dKcDLqRrYiDd7O1QR9knUldYxvgppSTKJpJgwWHhRwr2uaU3pOnUXCe&#10;4/HenpubJ5kcHqe2mF2uL6V+Bt1mAcJT57/hT3uvFUzHU3ifC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UMEwgAAANwAAAAPAAAAAAAAAAAAAAAAAJgCAABkcnMvZG93&#10;bnJldi54bWxQSwUGAAAAAAQABAD1AAAAhwMAAAAA&#10;" fillcolor="#1ed5ff [1621]" strokecolor="#002e38 [3045]">
                    <v:fill color2="#bbf2ff [501]" rotate="t" angle="180" colors="0 #b8bfc3;22938f #cdd2d5;1 #eceeef" focus="100%" type="gradient"/>
                    <v:shadow on="t" color="black" opacity="24903f" origin=",.5" offset="0,.55556mm"/>
                    <v:textbox inset=",0,,0">
                      <w:txbxContent>
                        <w:p w14:paraId="384574CA" w14:textId="77777777" w:rsidR="002C1A41" w:rsidRDefault="002C1A41" w:rsidP="007608C4">
                          <w:pPr>
                            <w:pStyle w:val="NormalWeb"/>
                            <w:spacing w:after="0"/>
                            <w:jc w:val="center"/>
                          </w:pPr>
                          <w:r>
                            <w:rPr>
                              <w:rFonts w:asciiTheme="minorHAnsi" w:hAnsi="Calibri" w:cstheme="minorBidi"/>
                              <w:b/>
                              <w:bCs/>
                              <w:color w:val="000000" w:themeColor="dark1"/>
                              <w:kern w:val="24"/>
                            </w:rPr>
                            <w:t>AS/NZ standards</w:t>
                          </w:r>
                        </w:p>
                      </w:txbxContent>
                    </v:textbox>
                  </v:roundrect>
                  <v:roundrect id="Rounded Rectangle 314" o:spid="_x0000_s1271" style="position:absolute;left:38632;top:7615;width:12961;height:43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bcMQA&#10;AADcAAAADwAAAGRycy9kb3ducmV2LnhtbESPzWrDMBCE74G+g9hCbonspgTjRDGhUOgpENdJr1tr&#10;Y5tYK9dS/fP2VaHQ4zAz3zD7bDKtGKh3jWUF8ToCQVxa3XCloHh/XSUgnEfW2FomBTM5yA4Piz2m&#10;2o58piH3lQgQdikqqL3vUildWZNBt7YdcfButjfog+wrqXscA9y08imKttJgw2Ghxo5eairv+bdR&#10;cE2wuI/X4eZJ5qevy9hsPz5npZaP03EHwtPk/8N/7TetYBM/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23DEAAAA3AAAAA8AAAAAAAAAAAAAAAAAmAIAAGRycy9k&#10;b3ducmV2LnhtbFBLBQYAAAAABAAEAPUAAACJAwAAAAA=&#10;" fillcolor="#1ed5ff [1621]" strokecolor="#002e38 [3045]">
                    <v:fill color2="#bbf2ff [501]" rotate="t" angle="180" colors="0 #b8bfc3;22938f #cdd2d5;1 #eceeef" focus="100%" type="gradient"/>
                    <v:shadow on="t" color="black" opacity="24903f" origin=",.5" offset="0,.55556mm"/>
                    <v:textbox inset=",0,,0">
                      <w:txbxContent>
                        <w:p w14:paraId="0C825258" w14:textId="1CD04642" w:rsidR="002C1A41" w:rsidRDefault="002C1A41" w:rsidP="007608C4">
                          <w:pPr>
                            <w:pStyle w:val="NormalWeb"/>
                            <w:spacing w:after="0"/>
                            <w:jc w:val="center"/>
                            <w:rPr>
                              <w:rFonts w:asciiTheme="minorHAnsi" w:hAnsi="Calibri" w:cstheme="minorBidi"/>
                              <w:b/>
                              <w:bCs/>
                              <w:color w:val="000000" w:themeColor="dark1"/>
                              <w:kern w:val="24"/>
                            </w:rPr>
                          </w:pPr>
                          <w:r w:rsidRPr="007608C4">
                            <w:rPr>
                              <w:rFonts w:asciiTheme="minorHAnsi" w:hAnsi="Calibri" w:cstheme="minorBidi"/>
                              <w:b/>
                              <w:bCs/>
                              <w:color w:val="000000" w:themeColor="dark1"/>
                              <w:kern w:val="24"/>
                            </w:rPr>
                            <w:t>ISO 191</w:t>
                          </w:r>
                          <w:r>
                            <w:rPr>
                              <w:rFonts w:asciiTheme="minorHAnsi" w:hAnsi="Calibri" w:cstheme="minorBidi"/>
                              <w:b/>
                              <w:bCs/>
                              <w:color w:val="000000" w:themeColor="dark1"/>
                              <w:kern w:val="24"/>
                            </w:rPr>
                            <w:t>00</w:t>
                          </w:r>
                        </w:p>
                        <w:p w14:paraId="5E18FAD2" w14:textId="7E9DB6BB" w:rsidR="002C1A41" w:rsidRPr="007608C4" w:rsidRDefault="002C1A41" w:rsidP="007608C4">
                          <w:pPr>
                            <w:pStyle w:val="NormalWeb"/>
                            <w:spacing w:after="0"/>
                            <w:jc w:val="center"/>
                          </w:pPr>
                          <w:r w:rsidRPr="007608C4">
                            <w:rPr>
                              <w:rFonts w:asciiTheme="minorHAnsi" w:hAnsi="Calibri" w:cstheme="minorBidi"/>
                              <w:b/>
                              <w:bCs/>
                              <w:color w:val="000000" w:themeColor="dark1"/>
                              <w:kern w:val="24"/>
                            </w:rPr>
                            <w:t>standards</w:t>
                          </w:r>
                        </w:p>
                      </w:txbxContent>
                    </v:textbox>
                  </v:roundrect>
                  <v:roundrect id="Rounded Rectangle 315" o:spid="_x0000_s1272" style="position:absolute;left:50405;top:9943;width:9361;height:43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x+68QA&#10;AADcAAAADwAAAGRycy9kb3ducmV2LnhtbESPzWrDMBCE74G+g9hCbonshgbjRDGhUOgpENdJr1tr&#10;Y5tYK9dS/fP2VaHQ4zAz3zD7bDKtGKh3jWUF8ToCQVxa3XCloHh/XSUgnEfW2FomBTM5yA4Piz2m&#10;2o58piH3lQgQdikqqL3vUildWZNBt7YdcfButjfog+wrqXscA9y08imKttJgw2Ghxo5eairv+bdR&#10;cE2wuI/X4eZJ5qevy9hsPz5npZaP03EHwtPk/8N/7TetYBM/w++Zc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cfuvEAAAA3AAAAA8AAAAAAAAAAAAAAAAAmAIAAGRycy9k&#10;b3ducmV2LnhtbFBLBQYAAAAABAAEAPUAAACJAwAAAAA=&#10;" fillcolor="#1ed5ff [1621]" strokecolor="#002e38 [3045]">
                    <v:fill color2="#bbf2ff [501]" rotate="t" angle="180" colors="0 #b8bfc3;22938f #cdd2d5;1 #eceeef" focus="100%" type="gradient"/>
                    <v:shadow on="t" color="black" opacity="24903f" origin=",.5" offset="0,.55556mm"/>
                    <v:textbox inset=",0,,0">
                      <w:txbxContent>
                        <w:p w14:paraId="6AD885DE" w14:textId="77777777" w:rsidR="002C1A41" w:rsidRDefault="002C1A41" w:rsidP="007608C4">
                          <w:pPr>
                            <w:pStyle w:val="NormalWeb"/>
                            <w:spacing w:after="0"/>
                            <w:jc w:val="center"/>
                          </w:pPr>
                          <w:r>
                            <w:rPr>
                              <w:rFonts w:asciiTheme="minorHAnsi" w:hAnsi="Calibri" w:cstheme="minorBidi"/>
                              <w:b/>
                              <w:bCs/>
                              <w:color w:val="000000" w:themeColor="dark1"/>
                              <w:kern w:val="24"/>
                            </w:rPr>
                            <w:t>OGC standards</w:t>
                          </w:r>
                        </w:p>
                      </w:txbxContent>
                    </v:textbox>
                  </v:roundrect>
                </v:group>
                <v:group id="Group 316" o:spid="_x0000_s1273" style="position:absolute;left:45720;top:14263;width:42467;height:8641" coordorigin="45720,14263" coordsize="42467,8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roundrect id="Rounded Rectangle 317" o:spid="_x0000_s1274" style="position:absolute;left:45720;top:18584;width:21602;height:43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JFB8QA&#10;AADcAAAADwAAAGRycy9kb3ducmV2LnhtbESPS2vDMBCE74X8B7GB3hrZLbjBiWJCoJBToW4e1421&#10;sU2slWMpfvz7qlDocZiZb5h1NppG9NS52rKCeBGBIC6srrlUcPj+eFmCcB5ZY2OZFEzkINvMntaY&#10;ajvwF/W5L0WAsEtRQeV9m0rpiooMuoVtiYN3tZ1BH2RXSt3hEOCmka9RlEiDNYeFClvaVVTc8odR&#10;cFri4Tac+qsnmX/ej0OdnC+TUs/zcbsC4Wn0/+G/9l4reIvf4fdMO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RQfEAAAA3AAAAA8AAAAAAAAAAAAAAAAAmAIAAGRycy9k&#10;b3ducmV2LnhtbFBLBQYAAAAABAAEAPUAAACJAwAAAAA=&#10;" fillcolor="#1ed5ff [1621]" strokecolor="#002e38 [3045]">
                    <v:fill color2="#bbf2ff [501]" rotate="t" angle="180" colors="0 #b8bfc3;22938f #cdd2d5;1 #eceeef" focus="100%" type="gradient"/>
                    <v:shadow on="t" color="black" opacity="24903f" origin=",.5" offset="0,.55556mm"/>
                    <v:textbox inset=",0,,0">
                      <w:txbxContent>
                        <w:p w14:paraId="50293641" w14:textId="09F0F1A2" w:rsidR="002C1A41" w:rsidRDefault="002C1A41" w:rsidP="007608C4">
                          <w:pPr>
                            <w:pStyle w:val="NormalWeb"/>
                            <w:spacing w:after="0"/>
                            <w:jc w:val="center"/>
                          </w:pPr>
                          <w:r>
                            <w:rPr>
                              <w:rFonts w:asciiTheme="minorHAnsi" w:hAnsi="Calibri" w:cstheme="minorBidi"/>
                              <w:b/>
                              <w:bCs/>
                              <w:color w:val="000000" w:themeColor="dark1"/>
                              <w:kern w:val="24"/>
                            </w:rPr>
                            <w:t xml:space="preserve">FSDF Core </w:t>
                          </w:r>
                        </w:p>
                        <w:p w14:paraId="58134376" w14:textId="77777777" w:rsidR="002C1A41" w:rsidRDefault="002C1A41" w:rsidP="007608C4">
                          <w:pPr>
                            <w:pStyle w:val="NormalWeb"/>
                            <w:spacing w:after="0"/>
                            <w:jc w:val="center"/>
                          </w:pPr>
                          <w:r>
                            <w:rPr>
                              <w:rFonts w:asciiTheme="minorHAnsi" w:hAnsi="Calibri" w:cstheme="minorBidi"/>
                              <w:b/>
                              <w:bCs/>
                              <w:color w:val="000000" w:themeColor="dark1"/>
                              <w:kern w:val="24"/>
                            </w:rPr>
                            <w:t xml:space="preserve">Common model </w:t>
                          </w:r>
                        </w:p>
                      </w:txbxContent>
                    </v:textbox>
                  </v:roundrect>
                  <v:shape id="TextBox 48" o:spid="_x0000_s1275" type="#_x0000_t202" style="position:absolute;left:75282;top:19122;width:12905;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14:paraId="5E5B8281" w14:textId="77777777" w:rsidR="002C1A41" w:rsidRDefault="002C1A41" w:rsidP="007608C4">
                          <w:pPr>
                            <w:pStyle w:val="NormalWeb"/>
                            <w:spacing w:after="0"/>
                          </w:pPr>
                          <w:r>
                            <w:rPr>
                              <w:rFonts w:asciiTheme="minorHAnsi" w:hAnsi="Calibri" w:cstheme="minorBidi"/>
                              <w:color w:val="000000" w:themeColor="text1"/>
                              <w:kern w:val="24"/>
                              <w:sz w:val="21"/>
                              <w:szCs w:val="21"/>
                            </w:rPr>
                            <w:t>ANZLIC</w:t>
                          </w:r>
                        </w:p>
                      </w:txbxContent>
                    </v:textbox>
                  </v:shape>
                  <v:shape id="Shape 24" o:spid="_x0000_s1276" type="#_x0000_t34" style="position:absolute;left:52883;top:14947;width:4321;height:295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sZh8UAAADcAAAADwAAAGRycy9kb3ducmV2LnhtbESPT2vCQBTE74LfYXlCb7qJBWmjq0jb&#10;FC8V67/zM/vMBrNvQ3ar6bfvFgSPw8z8hpktOluLK7W+cqwgHSUgiAunKy4V7Hf58AWED8gaa8ek&#10;4Jc8LOb93gwz7W78TddtKEWEsM9QgQmhyaT0hSGLfuQa4uidXWsxRNmWUrd4i3Bby3GSTKTFiuOC&#10;wYbeDBWX7Y9VwMfqYM/rPE83k9OH8e/jr9X6U6mnQbecggjUhUf43l5pBc/pK/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1sZh8UAAADcAAAADwAAAAAAAAAA&#10;AAAAAAChAgAAZHJzL2Rvd25yZXYueG1sUEsFBgAAAAAEAAQA+QAAAJMDAAAAAA==&#10;" adj="15282" strokecolor="#00a0c3 [3044]"/>
                </v:group>
                <v:group id="Group 320" o:spid="_x0000_s1277" style="position:absolute;top:32080;width:11833;height:5771" coordorigin=",32080" coordsize="11833,5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TextBox 110" o:spid="_x0000_s1278" type="#_x0000_t202" style="position:absolute;top:32080;width:6158;height:57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w7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U9Z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3DvxQAAANwAAAAPAAAAAAAAAAAAAAAAAJgCAABkcnMv&#10;ZG93bnJldi54bWxQSwUGAAAAAAQABAD1AAAAigMAAAAA&#10;" filled="f" stroked="f">
                    <v:textbox style="mso-fit-shape-to-text:t">
                      <w:txbxContent>
                        <w:p w14:paraId="6281F067" w14:textId="77777777" w:rsidR="002C1A41" w:rsidRDefault="002C1A41" w:rsidP="007608C4">
                          <w:pPr>
                            <w:pStyle w:val="NormalWeb"/>
                            <w:spacing w:after="0"/>
                          </w:pPr>
                          <w:r>
                            <w:rPr>
                              <w:rFonts w:asciiTheme="minorHAnsi" w:hAnsi="Calibri" w:cstheme="minorBidi"/>
                              <w:color w:val="000000" w:themeColor="text1"/>
                              <w:kern w:val="24"/>
                              <w:sz w:val="21"/>
                              <w:szCs w:val="21"/>
                            </w:rPr>
                            <w:t>FSDF</w:t>
                          </w:r>
                        </w:p>
                        <w:p w14:paraId="2DF0810D" w14:textId="77777777" w:rsidR="002C1A41" w:rsidRDefault="002C1A41" w:rsidP="007608C4">
                          <w:pPr>
                            <w:pStyle w:val="NormalWeb"/>
                            <w:spacing w:after="0"/>
                          </w:pPr>
                          <w:r>
                            <w:rPr>
                              <w:rFonts w:asciiTheme="minorHAnsi" w:hAnsi="Calibri" w:cstheme="minorBidi"/>
                              <w:color w:val="000000" w:themeColor="text1"/>
                              <w:kern w:val="24"/>
                              <w:sz w:val="21"/>
                              <w:szCs w:val="21"/>
                            </w:rPr>
                            <w:t>product</w:t>
                          </w:r>
                        </w:p>
                        <w:p w14:paraId="7E939D32" w14:textId="77777777" w:rsidR="002C1A41" w:rsidRDefault="002C1A41" w:rsidP="007608C4">
                          <w:pPr>
                            <w:pStyle w:val="NormalWeb"/>
                            <w:spacing w:after="0"/>
                          </w:pPr>
                          <w:r>
                            <w:rPr>
                              <w:rFonts w:asciiTheme="minorHAnsi" w:hAnsi="Calibri" w:cstheme="minorBidi"/>
                              <w:color w:val="000000" w:themeColor="text1"/>
                              <w:kern w:val="24"/>
                              <w:sz w:val="21"/>
                              <w:szCs w:val="21"/>
                            </w:rPr>
                            <w:t>users</w:t>
                          </w:r>
                        </w:p>
                      </w:txbxContent>
                    </v:textbox>
                  </v:shape>
                  <v:shape id="Straight Arrow Connector 322" o:spid="_x0000_s1279" type="#_x0000_t32" style="position:absolute;left:6115;top:35146;width:57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Ae8MAAADcAAAADwAAAGRycy9kb3ducmV2LnhtbESPUWvCMBSF34X9h3AHe7PpOhDpjOIm&#10;wz0Ntf6Au+aaFpubkkTb/ftFEHw8nHO+w1msRtuJK/nQOlbwmuUgiGunWzYKjtXXdA4iRGSNnWNS&#10;8EcBVsunyQJL7Qbe0/UQjUgQDiUqaGLsSylD3ZDFkLmeOHkn5y3GJL2R2uOQ4LaTRZ7PpMWW00KD&#10;PX02VJ8PF6ugXVcXt8ntbjA/0X9s/Nb9zrdKvTyP63cQkcb4CN/b31rBW1H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AwHvDAAAA3AAAAA8AAAAAAAAAAAAA&#10;AAAAoQIAAGRycy9kb3ducmV2LnhtbFBLBQYAAAAABAAEAPkAAACRAwAAAAA=&#10;" strokecolor="#00a0c3 [3044]" strokeweight="2.5pt">
                    <v:stroke endarrow="open"/>
                  </v:shape>
                </v:group>
                <v:rect id="Rectangle 323" o:spid="_x0000_s1280" style="position:absolute;left:9376;top:671;width:23199;height:6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ZDMYA&#10;AADcAAAADwAAAGRycy9kb3ducmV2LnhtbESP0WrCQBRE34X+w3ILfRHdVCVt06xS1EL0rdEPuM3e&#10;Jmmyd0N2q+nfu4Lg4zAzZ5h0NZhWnKh3tWUFz9MIBHFhdc2lguPhc/IKwnlkja1lUvBPDlbLh1GK&#10;ibZn/qJT7ksRIOwSVFB53yVSuqIig25qO+Lg/djeoA+yL6Xu8RzgppWzKIqlwZrDQoUdrSsqmvzP&#10;KNjtF/vjOpO/zVu9GWcveSS/461ST4/DxzsIT4O/h2/tTCuYz+ZwPR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sZDMYAAADcAAAADwAAAAAAAAAAAAAAAACYAgAAZHJz&#10;L2Rvd25yZXYueG1sUEsFBgAAAAAEAAQA9QAAAIsDAAAAAA==&#10;" filled="f" stroked="f">
                  <v:textbox style="mso-fit-shape-to-text:t">
                    <w:txbxContent>
                      <w:p w14:paraId="7B01BF0C" w14:textId="77777777" w:rsidR="002C1A41" w:rsidRDefault="002C1A41" w:rsidP="007608C4">
                        <w:pPr>
                          <w:pStyle w:val="NormalWeb"/>
                          <w:spacing w:after="0"/>
                        </w:pPr>
                        <w:r>
                          <w:rPr>
                            <w:rFonts w:asciiTheme="minorHAnsi" w:hAnsi="Calibri" w:cstheme="minorBidi"/>
                            <w:b/>
                            <w:bCs/>
                            <w:color w:val="000000" w:themeColor="text1"/>
                            <w:kern w:val="24"/>
                            <w:sz w:val="36"/>
                            <w:szCs w:val="36"/>
                          </w:rPr>
                          <w:t xml:space="preserve">Modelling &amp; </w:t>
                        </w:r>
                      </w:p>
                      <w:p w14:paraId="0D0B39D5" w14:textId="77777777" w:rsidR="002C1A41" w:rsidRDefault="002C1A41" w:rsidP="007608C4">
                        <w:pPr>
                          <w:pStyle w:val="NormalWeb"/>
                          <w:spacing w:after="0"/>
                        </w:pPr>
                        <w:r>
                          <w:rPr>
                            <w:rFonts w:asciiTheme="minorHAnsi" w:hAnsi="Calibri" w:cstheme="minorBidi"/>
                            <w:b/>
                            <w:bCs/>
                            <w:color w:val="000000" w:themeColor="text1"/>
                            <w:kern w:val="24"/>
                            <w:sz w:val="36"/>
                            <w:szCs w:val="36"/>
                          </w:rPr>
                          <w:t>model management</w:t>
                        </w:r>
                      </w:p>
                    </w:txbxContent>
                  </v:textbox>
                </v:rect>
                <v:rect id="Rectangle 324" o:spid="_x0000_s1281" style="position:absolute;left:39957;top:181;width:2367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DMsQA&#10;AADcAAAADwAAAGRycy9kb3ducmV2LnhtbESP3WoCMRSE74W+QzhCb0STbqXIapRS+iN6pfUBDpvj&#10;bnBzsiRx3b59IxR6OczMN8xqM7hW9BSi9azhaaZAEFfeWK41nL4/pgsQMSEbbD2Thh+KsFk/jFZY&#10;Gn/jA/XHVIsM4ViihialrpQyVg05jDPfEWfv7IPDlGWopQl4y3DXykKpF+nQcl5osKO3hqrL8eo0&#10;zD+L3budqL11/RVPOxnUF++1fhwPr0sQiYb0H/5rb42G52IO9zP5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RgzLEAAAA3AAAAA8AAAAAAAAAAAAAAAAAmAIAAGRycy9k&#10;b3ducmV2LnhtbFBLBQYAAAAABAAEAPUAAACJAwAAAAA=&#10;" filled="f" stroked="f">
                  <v:textbox style="mso-fit-shape-to-text:t">
                    <w:txbxContent>
                      <w:p w14:paraId="27EF87E8" w14:textId="77777777" w:rsidR="002C1A41" w:rsidRDefault="002C1A41" w:rsidP="007608C4">
                        <w:pPr>
                          <w:pStyle w:val="NormalWeb"/>
                          <w:spacing w:after="0"/>
                        </w:pPr>
                        <w:r>
                          <w:rPr>
                            <w:rFonts w:asciiTheme="minorHAnsi" w:hAnsi="Calibri" w:cstheme="minorBidi"/>
                            <w:b/>
                            <w:bCs/>
                            <w:color w:val="000000" w:themeColor="text1"/>
                            <w:kern w:val="24"/>
                            <w:sz w:val="36"/>
                            <w:szCs w:val="36"/>
                          </w:rPr>
                          <w:t xml:space="preserve">Interconnected models </w:t>
                        </w:r>
                      </w:p>
                    </w:txbxContent>
                  </v:textbox>
                </v:rect>
              </v:group>
            </w:pict>
          </mc:Fallback>
        </mc:AlternateContent>
      </w:r>
    </w:p>
    <w:p w14:paraId="6C2D6A0A" w14:textId="21D5A965" w:rsidR="00C83B9B" w:rsidRDefault="00C83B9B" w:rsidP="009023CD">
      <w:pPr>
        <w:jc w:val="both"/>
      </w:pPr>
    </w:p>
    <w:p w14:paraId="52A22A48" w14:textId="77777777" w:rsidR="007608C4" w:rsidRDefault="007608C4" w:rsidP="00C83B9B">
      <w:pPr>
        <w:pStyle w:val="Caption"/>
      </w:pPr>
      <w:bookmarkStart w:id="844" w:name="_Ref415499529"/>
      <w:bookmarkStart w:id="845" w:name="_Toc410288063"/>
    </w:p>
    <w:p w14:paraId="323CF907" w14:textId="77777777" w:rsidR="007608C4" w:rsidRDefault="007608C4" w:rsidP="00C83B9B">
      <w:pPr>
        <w:pStyle w:val="Caption"/>
      </w:pPr>
    </w:p>
    <w:p w14:paraId="682A5875" w14:textId="77777777" w:rsidR="007608C4" w:rsidRDefault="007608C4" w:rsidP="00C83B9B">
      <w:pPr>
        <w:pStyle w:val="Caption"/>
      </w:pPr>
    </w:p>
    <w:p w14:paraId="3B907551" w14:textId="77777777" w:rsidR="007608C4" w:rsidRDefault="007608C4" w:rsidP="00C83B9B">
      <w:pPr>
        <w:pStyle w:val="Caption"/>
      </w:pPr>
    </w:p>
    <w:p w14:paraId="2FF18516" w14:textId="77777777" w:rsidR="007608C4" w:rsidRDefault="007608C4" w:rsidP="00C83B9B">
      <w:pPr>
        <w:pStyle w:val="Caption"/>
      </w:pPr>
    </w:p>
    <w:p w14:paraId="5F8B5C9B" w14:textId="77777777" w:rsidR="007608C4" w:rsidRDefault="007608C4" w:rsidP="00C83B9B">
      <w:pPr>
        <w:pStyle w:val="Caption"/>
      </w:pPr>
    </w:p>
    <w:p w14:paraId="006C8852" w14:textId="77777777" w:rsidR="007608C4" w:rsidRDefault="007608C4" w:rsidP="00C83B9B">
      <w:pPr>
        <w:pStyle w:val="Caption"/>
      </w:pPr>
    </w:p>
    <w:p w14:paraId="5EB65561" w14:textId="77777777" w:rsidR="007608C4" w:rsidRDefault="007608C4" w:rsidP="00C83B9B">
      <w:pPr>
        <w:pStyle w:val="Caption"/>
      </w:pPr>
    </w:p>
    <w:p w14:paraId="6B399DE8" w14:textId="77777777" w:rsidR="007608C4" w:rsidRDefault="007608C4" w:rsidP="00C83B9B">
      <w:pPr>
        <w:pStyle w:val="Caption"/>
      </w:pPr>
    </w:p>
    <w:p w14:paraId="1C6BB728" w14:textId="77777777" w:rsidR="007608C4" w:rsidRDefault="007608C4" w:rsidP="00C83B9B">
      <w:pPr>
        <w:pStyle w:val="Caption"/>
      </w:pPr>
    </w:p>
    <w:p w14:paraId="6B5E4655" w14:textId="77777777" w:rsidR="007608C4" w:rsidRDefault="007608C4" w:rsidP="00C83B9B">
      <w:pPr>
        <w:pStyle w:val="Caption"/>
      </w:pPr>
    </w:p>
    <w:p w14:paraId="1ABD0BB0" w14:textId="77777777" w:rsidR="007608C4" w:rsidRDefault="007608C4" w:rsidP="00C83B9B">
      <w:pPr>
        <w:pStyle w:val="Caption"/>
      </w:pPr>
    </w:p>
    <w:p w14:paraId="61762C7D" w14:textId="77777777" w:rsidR="007608C4" w:rsidRDefault="007608C4" w:rsidP="00C83B9B">
      <w:pPr>
        <w:pStyle w:val="Caption"/>
      </w:pPr>
    </w:p>
    <w:p w14:paraId="0D95912D" w14:textId="77777777" w:rsidR="007608C4" w:rsidRDefault="007608C4" w:rsidP="00C83B9B">
      <w:pPr>
        <w:pStyle w:val="Caption"/>
      </w:pPr>
    </w:p>
    <w:p w14:paraId="156A2D69" w14:textId="77777777" w:rsidR="007608C4" w:rsidRDefault="007608C4" w:rsidP="00C83B9B">
      <w:pPr>
        <w:pStyle w:val="Caption"/>
      </w:pPr>
    </w:p>
    <w:p w14:paraId="3851B4E6" w14:textId="77777777" w:rsidR="007608C4" w:rsidRDefault="007608C4" w:rsidP="0004436C">
      <w:pPr>
        <w:pStyle w:val="Caption"/>
        <w:jc w:val="center"/>
      </w:pPr>
    </w:p>
    <w:p w14:paraId="3DF41AA4" w14:textId="77777777" w:rsidR="007608C4" w:rsidRDefault="00C83B9B" w:rsidP="0004436C">
      <w:pPr>
        <w:pStyle w:val="Caption"/>
        <w:jc w:val="center"/>
        <w:sectPr w:rsidR="007608C4" w:rsidSect="00322CE4">
          <w:pgSz w:w="16838" w:h="11906" w:orient="landscape" w:code="9"/>
          <w:pgMar w:top="1134" w:right="1134" w:bottom="1134" w:left="1134" w:header="510" w:footer="624" w:gutter="0"/>
          <w:cols w:space="284"/>
          <w:docGrid w:linePitch="360"/>
        </w:sectPr>
      </w:pPr>
      <w:bookmarkStart w:id="846" w:name="_Toc415753080"/>
      <w:r>
        <w:t xml:space="preserve">Figure </w:t>
      </w:r>
      <w:r w:rsidR="00D13F7B">
        <w:fldChar w:fldCharType="begin"/>
      </w:r>
      <w:r w:rsidR="00AA3429">
        <w:instrText xml:space="preserve"> SEQ Figure \* ARABIC </w:instrText>
      </w:r>
      <w:r w:rsidR="00D13F7B">
        <w:fldChar w:fldCharType="separate"/>
      </w:r>
      <w:r w:rsidR="007D147F">
        <w:rPr>
          <w:noProof/>
        </w:rPr>
        <w:t>11</w:t>
      </w:r>
      <w:r w:rsidR="00D13F7B">
        <w:rPr>
          <w:noProof/>
        </w:rPr>
        <w:fldChar w:fldCharType="end"/>
      </w:r>
      <w:bookmarkEnd w:id="844"/>
      <w:r>
        <w:t xml:space="preserve"> Overview of the FSDF model framework</w:t>
      </w:r>
      <w:bookmarkEnd w:id="845"/>
      <w:bookmarkEnd w:id="846"/>
    </w:p>
    <w:p w14:paraId="1A5FD877" w14:textId="379A852F" w:rsidR="007608C4" w:rsidRDefault="007608C4" w:rsidP="00C83B9B">
      <w:pPr>
        <w:pStyle w:val="Caption"/>
        <w:sectPr w:rsidR="007608C4" w:rsidSect="00322CE4">
          <w:pgSz w:w="11906" w:h="16838" w:code="9"/>
          <w:pgMar w:top="1134" w:right="1134" w:bottom="1134" w:left="1134" w:header="510" w:footer="624" w:gutter="0"/>
          <w:cols w:space="284"/>
          <w:docGrid w:linePitch="360"/>
        </w:sectPr>
      </w:pPr>
    </w:p>
    <w:p w14:paraId="1A61DB0F" w14:textId="371D9B8D" w:rsidR="009679EC" w:rsidRDefault="00C83B9B" w:rsidP="009679EC">
      <w:pPr>
        <w:pStyle w:val="Caption"/>
        <w:rPr>
          <w:rFonts w:eastAsia="Times New Roman"/>
        </w:rPr>
      </w:pPr>
      <w:r>
        <w:lastRenderedPageBreak/>
        <w:t xml:space="preserve"> </w:t>
      </w:r>
    </w:p>
    <w:p w14:paraId="3F143ADE" w14:textId="77777777" w:rsidR="009679EC" w:rsidRDefault="009679EC" w:rsidP="009679EC">
      <w:pPr>
        <w:pStyle w:val="Heading2"/>
      </w:pPr>
      <w:bookmarkStart w:id="847" w:name="_Toc410310968"/>
      <w:bookmarkStart w:id="848" w:name="_Ref410313110"/>
      <w:bookmarkStart w:id="849" w:name="_Toc415562757"/>
      <w:r>
        <w:t>Modelling tools</w:t>
      </w:r>
      <w:bookmarkEnd w:id="847"/>
      <w:bookmarkEnd w:id="848"/>
      <w:r>
        <w:t xml:space="preserve"> and processes</w:t>
      </w:r>
      <w:bookmarkEnd w:id="849"/>
    </w:p>
    <w:p w14:paraId="062322EE" w14:textId="77777777" w:rsidR="009679EC" w:rsidRDefault="009679EC" w:rsidP="009679EC">
      <w:pPr>
        <w:pStyle w:val="Heading3"/>
      </w:pPr>
      <w:r>
        <w:t xml:space="preserve">Overview </w:t>
      </w:r>
    </w:p>
    <w:p w14:paraId="0CFFCB7F" w14:textId="75D8A650" w:rsidR="009679EC" w:rsidRDefault="009679EC" w:rsidP="009679EC">
      <w:pPr>
        <w:jc w:val="both"/>
      </w:pPr>
      <w:r>
        <w:t xml:space="preserve">The modelling methodology has been described in detail in section </w:t>
      </w:r>
      <w:r>
        <w:fldChar w:fldCharType="begin"/>
      </w:r>
      <w:r>
        <w:instrText xml:space="preserve"> REF _Ref415516580 \r \h </w:instrText>
      </w:r>
      <w:r>
        <w:fldChar w:fldCharType="separate"/>
      </w:r>
      <w:r>
        <w:t>3.3</w:t>
      </w:r>
      <w:r>
        <w:fldChar w:fldCharType="end"/>
      </w:r>
      <w:r>
        <w:t xml:space="preserve"> for a technical model practitioner audience. </w:t>
      </w:r>
      <w:r w:rsidR="003B02BA">
        <w:t xml:space="preserve">Model development and </w:t>
      </w:r>
      <w:r w:rsidR="003B02BA" w:rsidRPr="0004436C">
        <w:t>model governance are separate but inter-related concerns</w:t>
      </w:r>
      <w:r w:rsidR="003B02BA">
        <w:t xml:space="preserve"> within the FSDF data specification framework. T</w:t>
      </w:r>
      <w:r>
        <w:t xml:space="preserve">his section </w:t>
      </w:r>
      <w:r w:rsidR="003B02BA">
        <w:t xml:space="preserve">of the report </w:t>
      </w:r>
      <w:r>
        <w:t xml:space="preserve">provides a </w:t>
      </w:r>
      <w:r w:rsidR="0055186A">
        <w:t xml:space="preserve">high level </w:t>
      </w:r>
      <w:r>
        <w:t xml:space="preserve">description of the modelling tools, processes </w:t>
      </w:r>
      <w:r w:rsidR="0055186A">
        <w:t>and actors</w:t>
      </w:r>
      <w:r w:rsidR="003B02BA">
        <w:t xml:space="preserve"> with </w:t>
      </w:r>
      <w:r w:rsidR="003B02BA" w:rsidRPr="0004436C">
        <w:t xml:space="preserve">section </w:t>
      </w:r>
      <w:r w:rsidR="0055186A">
        <w:fldChar w:fldCharType="begin"/>
      </w:r>
      <w:r w:rsidR="0055186A">
        <w:instrText xml:space="preserve"> REF _Ref415575103 \w \h </w:instrText>
      </w:r>
      <w:r w:rsidR="0055186A">
        <w:fldChar w:fldCharType="separate"/>
      </w:r>
      <w:r w:rsidR="0055186A">
        <w:t>4.4</w:t>
      </w:r>
      <w:r w:rsidR="0055186A">
        <w:fldChar w:fldCharType="end"/>
      </w:r>
      <w:r w:rsidR="0055186A">
        <w:t xml:space="preserve"> </w:t>
      </w:r>
      <w:r w:rsidR="003B02BA">
        <w:t xml:space="preserve">describing the </w:t>
      </w:r>
      <w:r>
        <w:t>supporting model governance processes and actors</w:t>
      </w:r>
      <w:r w:rsidR="0055186A">
        <w:t>.</w:t>
      </w:r>
      <w:r>
        <w:t xml:space="preserve"> </w:t>
      </w:r>
    </w:p>
    <w:p w14:paraId="1719FDE5" w14:textId="55DD42AD" w:rsidR="00C83B9B" w:rsidRDefault="007608C4" w:rsidP="009023CD">
      <w:pPr>
        <w:jc w:val="both"/>
      </w:pPr>
      <w:r w:rsidRPr="0004436C">
        <w:t>U</w:t>
      </w:r>
      <w:r w:rsidR="00C83B9B" w:rsidRPr="0004436C">
        <w:t>se case</w:t>
      </w:r>
      <w:r w:rsidRPr="0004436C">
        <w:t xml:space="preserve">s for the </w:t>
      </w:r>
      <w:r w:rsidR="003944F2" w:rsidRPr="0004436C">
        <w:t>specification</w:t>
      </w:r>
      <w:r w:rsidRPr="0004436C">
        <w:t xml:space="preserve"> framework are presented in </w:t>
      </w:r>
      <w:commentRangeStart w:id="850"/>
      <w:r w:rsidR="003944F2" w:rsidRPr="0004436C">
        <w:fldChar w:fldCharType="begin"/>
      </w:r>
      <w:r w:rsidR="003944F2" w:rsidRPr="0004436C">
        <w:instrText xml:space="preserve"> REF _Ref415513866 \h </w:instrText>
      </w:r>
      <w:r w:rsidR="0004436C">
        <w:instrText xml:space="preserve"> \* MERGEFORMAT </w:instrText>
      </w:r>
      <w:r w:rsidR="003944F2" w:rsidRPr="0004436C">
        <w:fldChar w:fldCharType="separate"/>
      </w:r>
      <w:r w:rsidR="003944F2" w:rsidRPr="0004436C">
        <w:t xml:space="preserve">Figure </w:t>
      </w:r>
      <w:r w:rsidR="003944F2" w:rsidRPr="0004436C">
        <w:rPr>
          <w:noProof/>
        </w:rPr>
        <w:t>11</w:t>
      </w:r>
      <w:r w:rsidR="003944F2" w:rsidRPr="0004436C">
        <w:fldChar w:fldCharType="end"/>
      </w:r>
      <w:commentRangeEnd w:id="850"/>
      <w:r w:rsidR="00047360">
        <w:rPr>
          <w:rStyle w:val="CommentReference"/>
        </w:rPr>
        <w:commentReference w:id="850"/>
      </w:r>
      <w:r w:rsidR="0004436C" w:rsidRPr="0004436C">
        <w:t xml:space="preserve">, </w:t>
      </w:r>
      <w:r w:rsidR="00C83B9B" w:rsidRPr="0004436C">
        <w:t>below</w:t>
      </w:r>
      <w:r w:rsidR="0004436C" w:rsidRPr="0004436C">
        <w:t>.</w:t>
      </w:r>
      <w:r w:rsidR="00C83B9B" w:rsidRPr="00080750">
        <w:t xml:space="preserve"> </w:t>
      </w:r>
      <w:r w:rsidR="00B25711">
        <w:t>U</w:t>
      </w:r>
      <w:r w:rsidR="0004436C">
        <w:t>se case</w:t>
      </w:r>
      <w:r w:rsidR="00B25711">
        <w:t>s</w:t>
      </w:r>
      <w:r w:rsidR="0004436C">
        <w:t xml:space="preserve"> includes </w:t>
      </w:r>
      <w:r w:rsidR="00C83B9B">
        <w:t>both modelling and model exploitation use cases (shown in blue) and supporting model governance use cases (shown in red).</w:t>
      </w:r>
      <w:r w:rsidR="003944F2">
        <w:t xml:space="preserve"> </w:t>
      </w:r>
      <w:r w:rsidR="00C83B9B">
        <w:t xml:space="preserve">In this diagram, use cases are presented </w:t>
      </w:r>
      <w:r w:rsidR="003944F2">
        <w:t xml:space="preserve">in a sequence </w:t>
      </w:r>
      <w:r w:rsidR="003B02BA">
        <w:t>running from top to bottom.</w:t>
      </w:r>
    </w:p>
    <w:p w14:paraId="0FA6E0E5" w14:textId="425EA661" w:rsidR="00C83B9B" w:rsidRDefault="00732D84" w:rsidP="00E213DD">
      <w:pPr>
        <w:pStyle w:val="Caption"/>
        <w:jc w:val="center"/>
      </w:pPr>
      <w:r>
        <w:rPr>
          <w:noProof/>
        </w:rPr>
        <w:drawing>
          <wp:inline distT="0" distB="0" distL="0" distR="0" wp14:anchorId="29878702" wp14:editId="4F530F66">
            <wp:extent cx="6120130" cy="5650596"/>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120130" cy="5650596"/>
                    </a:xfrm>
                    <a:prstGeom prst="rect">
                      <a:avLst/>
                    </a:prstGeom>
                    <a:noFill/>
                    <a:ln w="9525">
                      <a:noFill/>
                      <a:miter lim="800000"/>
                      <a:headEnd/>
                      <a:tailEnd/>
                    </a:ln>
                  </pic:spPr>
                </pic:pic>
              </a:graphicData>
            </a:graphic>
          </wp:inline>
        </w:drawing>
      </w:r>
    </w:p>
    <w:p w14:paraId="100E6BB7" w14:textId="77777777" w:rsidR="00C83B9B" w:rsidRDefault="00C83B9B" w:rsidP="00E213DD">
      <w:pPr>
        <w:pStyle w:val="Caption"/>
        <w:jc w:val="center"/>
      </w:pPr>
      <w:bookmarkStart w:id="851" w:name="_Ref415513866"/>
      <w:bookmarkStart w:id="852" w:name="_Toc415753081"/>
      <w:r>
        <w:t xml:space="preserve">Figure </w:t>
      </w:r>
      <w:r w:rsidR="00D13F7B">
        <w:fldChar w:fldCharType="begin"/>
      </w:r>
      <w:r w:rsidR="00AA3429">
        <w:instrText xml:space="preserve"> SEQ Figure \* ARABIC </w:instrText>
      </w:r>
      <w:r w:rsidR="00D13F7B">
        <w:fldChar w:fldCharType="separate"/>
      </w:r>
      <w:r w:rsidR="007D147F">
        <w:rPr>
          <w:noProof/>
        </w:rPr>
        <w:t>12</w:t>
      </w:r>
      <w:r w:rsidR="00D13F7B">
        <w:rPr>
          <w:noProof/>
        </w:rPr>
        <w:fldChar w:fldCharType="end"/>
      </w:r>
      <w:bookmarkEnd w:id="851"/>
      <w:r>
        <w:t xml:space="preserve"> </w:t>
      </w:r>
      <w:bookmarkStart w:id="853" w:name="_Toc410288065"/>
      <w:r>
        <w:t>FSDF model framework use cases</w:t>
      </w:r>
      <w:bookmarkEnd w:id="852"/>
      <w:bookmarkEnd w:id="853"/>
    </w:p>
    <w:p w14:paraId="05F626DC" w14:textId="77777777" w:rsidR="009679EC" w:rsidRDefault="009679EC" w:rsidP="009023CD">
      <w:pPr>
        <w:jc w:val="both"/>
      </w:pPr>
    </w:p>
    <w:p w14:paraId="08C8C98F" w14:textId="34981F62" w:rsidR="00CE4628" w:rsidRPr="00CE4628" w:rsidRDefault="00000E51" w:rsidP="009023CD">
      <w:pPr>
        <w:jc w:val="both"/>
      </w:pPr>
      <w:r>
        <w:t xml:space="preserve">The actors represent the </w:t>
      </w:r>
      <w:r w:rsidR="00EE0ECD">
        <w:t xml:space="preserve">key stakeholders in the </w:t>
      </w:r>
      <w:r>
        <w:t>modelling process and the use cases represent the goals they are trying to achieve.</w:t>
      </w:r>
      <w:r w:rsidR="0001137C">
        <w:t xml:space="preserve"> It is important to note that this use case model is of the modelling process and has no relationship to the use case models that are used to describe a theme’s </w:t>
      </w:r>
      <w:r w:rsidR="00EE0ECD">
        <w:t xml:space="preserve">data </w:t>
      </w:r>
      <w:r w:rsidR="0001137C">
        <w:t>requirements.</w:t>
      </w:r>
    </w:p>
    <w:p w14:paraId="19E91E8F" w14:textId="69206BD2" w:rsidR="00C83B9B" w:rsidRDefault="003B02BA" w:rsidP="003B02BA">
      <w:pPr>
        <w:pStyle w:val="Heading4"/>
      </w:pPr>
      <w:r>
        <w:t>Modelling a</w:t>
      </w:r>
      <w:r w:rsidR="00C83B9B">
        <w:t>ctors</w:t>
      </w:r>
    </w:p>
    <w:p w14:paraId="1F4622DA" w14:textId="52A30936" w:rsidR="00C83B9B" w:rsidRDefault="00C83B9B" w:rsidP="00790B92">
      <w:pPr>
        <w:pStyle w:val="ListParagraph"/>
        <w:numPr>
          <w:ilvl w:val="0"/>
          <w:numId w:val="38"/>
        </w:numPr>
      </w:pPr>
      <w:r w:rsidRPr="00CE4628">
        <w:rPr>
          <w:b/>
        </w:rPr>
        <w:t>FSDF modeller</w:t>
      </w:r>
      <w:r>
        <w:t xml:space="preserve"> </w:t>
      </w:r>
      <w:ins w:id="854" w:author="Simons, Bruce (L&amp;W, Highett)" w:date="2015-04-08T09:27:00Z">
        <w:r w:rsidR="00EF0CBA">
          <w:t xml:space="preserve">– </w:t>
        </w:r>
      </w:ins>
      <w:del w:id="855" w:author="Simons, Bruce (L&amp;W, Highett)" w:date="2015-04-08T09:27:00Z">
        <w:r w:rsidDel="00EF0CBA">
          <w:delText>-</w:delText>
        </w:r>
        <w:r w:rsidR="00F8627F" w:rsidDel="00EF0CBA">
          <w:delText xml:space="preserve"> </w:delText>
        </w:r>
      </w:del>
      <w:del w:id="856" w:author="Simons, Bruce (L&amp;W, Highett)" w:date="2015-04-08T09:07:00Z">
        <w:r w:rsidDel="00047360">
          <w:delText xml:space="preserve"> </w:delText>
        </w:r>
      </w:del>
      <w:r>
        <w:t>create, edit</w:t>
      </w:r>
      <w:r w:rsidR="007D5E43">
        <w:t>, test</w:t>
      </w:r>
      <w:r w:rsidR="00F8627F">
        <w:t xml:space="preserve"> </w:t>
      </w:r>
      <w:r>
        <w:t>and (re)use FSDF models as part of the FSDF data specification process. Modellers include:</w:t>
      </w:r>
    </w:p>
    <w:p w14:paraId="60B3C2EF" w14:textId="1E4BE9E7" w:rsidR="00C83B9B" w:rsidRDefault="00C83B9B" w:rsidP="00790B92">
      <w:pPr>
        <w:pStyle w:val="ListParagraph"/>
        <w:numPr>
          <w:ilvl w:val="1"/>
          <w:numId w:val="38"/>
        </w:numPr>
      </w:pPr>
      <w:r>
        <w:t>FSDF core team modeller - responsible for developing core FSDF models; providing technical support, guidance and setting best practice for FSDF modelling efforts; providing review of FSDF mode</w:t>
      </w:r>
      <w:r w:rsidR="00C2078E">
        <w:t>ls developed within FSDF themes;</w:t>
      </w:r>
    </w:p>
    <w:p w14:paraId="6B4A3E70" w14:textId="2E7560E8" w:rsidR="00C83B9B" w:rsidRDefault="00C83B9B" w:rsidP="00790B92">
      <w:pPr>
        <w:pStyle w:val="ListParagraph"/>
        <w:numPr>
          <w:ilvl w:val="1"/>
          <w:numId w:val="38"/>
        </w:numPr>
      </w:pPr>
      <w:r>
        <w:t>FSDF theme modellers - responsible for developing and maintaining models within an FSDF theme</w:t>
      </w:r>
      <w:r w:rsidR="00C2078E">
        <w:t>;</w:t>
      </w:r>
    </w:p>
    <w:p w14:paraId="1A4A32F2" w14:textId="5FAD38D9" w:rsidR="00C83B9B" w:rsidRDefault="00C83B9B" w:rsidP="00790B92">
      <w:pPr>
        <w:pStyle w:val="ListParagraph"/>
        <w:numPr>
          <w:ilvl w:val="1"/>
          <w:numId w:val="38"/>
        </w:numPr>
      </w:pPr>
      <w:r>
        <w:t>FSDF product modellers -responsible for developing FSDF product models in conformance with FSDF theme models</w:t>
      </w:r>
      <w:r w:rsidR="00EE0ECD">
        <w:t xml:space="preserve"> and rules and constraints specified by data custodians</w:t>
      </w:r>
      <w:r w:rsidR="00C2078E">
        <w:t>;</w:t>
      </w:r>
    </w:p>
    <w:p w14:paraId="2B9122E4" w14:textId="02A2E9A4" w:rsidR="00C83B9B" w:rsidRDefault="00C83B9B" w:rsidP="00790B92">
      <w:pPr>
        <w:pStyle w:val="ListParagraph"/>
        <w:numPr>
          <w:ilvl w:val="0"/>
          <w:numId w:val="38"/>
        </w:numPr>
      </w:pPr>
      <w:r w:rsidRPr="00CE4628">
        <w:rPr>
          <w:b/>
        </w:rPr>
        <w:t>FSDF data product developer</w:t>
      </w:r>
      <w:r>
        <w:t xml:space="preserve"> </w:t>
      </w:r>
      <w:ins w:id="857" w:author="Simons, Bruce (L&amp;W, Highett)" w:date="2015-04-08T09:27:00Z">
        <w:r w:rsidR="00EF0CBA">
          <w:t xml:space="preserve">– </w:t>
        </w:r>
      </w:ins>
      <w:del w:id="858" w:author="Simons, Bruce (L&amp;W, Highett)" w:date="2015-04-08T09:27:00Z">
        <w:r w:rsidDel="00EF0CBA">
          <w:delText xml:space="preserve">- </w:delText>
        </w:r>
      </w:del>
      <w:r>
        <w:t xml:space="preserve">implement FSDF product models to develop </w:t>
      </w:r>
      <w:r w:rsidR="00E1146E">
        <w:t xml:space="preserve">foundation </w:t>
      </w:r>
      <w:r w:rsidR="00C2078E">
        <w:t xml:space="preserve">data </w:t>
      </w:r>
      <w:r>
        <w:t xml:space="preserve">products </w:t>
      </w:r>
      <w:r w:rsidR="00E1146E">
        <w:t xml:space="preserve">for </w:t>
      </w:r>
      <w:r>
        <w:t xml:space="preserve">end users. Product developers typically work within or </w:t>
      </w:r>
      <w:r w:rsidR="003A372A">
        <w:t xml:space="preserve">are </w:t>
      </w:r>
      <w:r>
        <w:t xml:space="preserve">contracted by organisations that are custodians of </w:t>
      </w:r>
      <w:r w:rsidR="00E1146E">
        <w:t>FSDF products</w:t>
      </w:r>
      <w:r w:rsidR="00C2078E">
        <w:t xml:space="preserve">; and </w:t>
      </w:r>
    </w:p>
    <w:p w14:paraId="2B8ADE34" w14:textId="2C236884" w:rsidR="00C83B9B" w:rsidRDefault="00C83B9B" w:rsidP="00790B92">
      <w:pPr>
        <w:pStyle w:val="ListParagraph"/>
        <w:numPr>
          <w:ilvl w:val="0"/>
          <w:numId w:val="38"/>
        </w:numPr>
      </w:pPr>
      <w:r w:rsidRPr="00CE4628">
        <w:rPr>
          <w:b/>
        </w:rPr>
        <w:t>FSDF data product user</w:t>
      </w:r>
      <w:r>
        <w:t xml:space="preserve"> </w:t>
      </w:r>
      <w:ins w:id="859" w:author="Simons, Bruce (L&amp;W, Highett)" w:date="2015-04-08T09:27:00Z">
        <w:r w:rsidR="00EF0CBA">
          <w:t xml:space="preserve">– </w:t>
        </w:r>
      </w:ins>
      <w:del w:id="860" w:author="Simons, Bruce (L&amp;W, Highett)" w:date="2015-04-08T09:27:00Z">
        <w:r w:rsidDel="00EF0CBA">
          <w:delText xml:space="preserve">- </w:delText>
        </w:r>
      </w:del>
      <w:r>
        <w:t xml:space="preserve">utilise </w:t>
      </w:r>
      <w:r w:rsidR="00E1146E">
        <w:t xml:space="preserve">foundation data product </w:t>
      </w:r>
      <w:r>
        <w:t>documentation generated from models.</w:t>
      </w:r>
      <w:bookmarkStart w:id="861" w:name="_Toc410288045"/>
      <w:bookmarkStart w:id="862" w:name="_Toc410288046"/>
      <w:bookmarkStart w:id="863" w:name="_Toc410288047"/>
      <w:bookmarkEnd w:id="861"/>
      <w:bookmarkEnd w:id="862"/>
      <w:bookmarkEnd w:id="863"/>
    </w:p>
    <w:p w14:paraId="097B46B0" w14:textId="77777777" w:rsidR="00C83B9B" w:rsidRDefault="00C83B9B" w:rsidP="00006A89">
      <w:pPr>
        <w:pStyle w:val="Heading4"/>
      </w:pPr>
      <w:r>
        <w:t>Use cases</w:t>
      </w:r>
    </w:p>
    <w:p w14:paraId="59538096" w14:textId="0375B6CD" w:rsidR="00C83B9B" w:rsidRDefault="008C26F3" w:rsidP="00790B92">
      <w:pPr>
        <w:pStyle w:val="ListParagraph"/>
        <w:numPr>
          <w:ilvl w:val="0"/>
          <w:numId w:val="51"/>
        </w:numPr>
        <w:jc w:val="both"/>
      </w:pPr>
      <w:r>
        <w:rPr>
          <w:b/>
        </w:rPr>
        <w:t>c</w:t>
      </w:r>
      <w:r w:rsidR="00C83B9B" w:rsidRPr="00943CC0">
        <w:rPr>
          <w:b/>
        </w:rPr>
        <w:t>reate</w:t>
      </w:r>
      <w:r w:rsidR="003A372A" w:rsidRPr="00943CC0">
        <w:rPr>
          <w:b/>
        </w:rPr>
        <w:t xml:space="preserve"> and </w:t>
      </w:r>
      <w:r w:rsidR="00C83B9B" w:rsidRPr="00943CC0">
        <w:rPr>
          <w:b/>
        </w:rPr>
        <w:t>edit FSDF model</w:t>
      </w:r>
      <w:r w:rsidR="00C83B9B">
        <w:t xml:space="preserve"> – </w:t>
      </w:r>
      <w:r w:rsidR="00CD07D3">
        <w:t>the community of FSDF modellers</w:t>
      </w:r>
      <w:r w:rsidR="00C83B9B">
        <w:t xml:space="preserve"> create </w:t>
      </w:r>
      <w:r w:rsidR="007D5E43">
        <w:t xml:space="preserve">and test </w:t>
      </w:r>
      <w:r w:rsidR="00C83B9B">
        <w:t xml:space="preserve">a federated, interdependent set of FSDF </w:t>
      </w:r>
      <w:r w:rsidR="00E1146E">
        <w:t>common</w:t>
      </w:r>
      <w:r w:rsidR="00C83B9B">
        <w:t>, FSDF</w:t>
      </w:r>
      <w:r>
        <w:t xml:space="preserve"> theme, and FSDF product models;</w:t>
      </w:r>
    </w:p>
    <w:p w14:paraId="7378F299" w14:textId="31DE17B7" w:rsidR="00C83B9B" w:rsidRDefault="008C26F3" w:rsidP="00790B92">
      <w:pPr>
        <w:pStyle w:val="ListParagraph"/>
        <w:numPr>
          <w:ilvl w:val="0"/>
          <w:numId w:val="51"/>
        </w:numPr>
        <w:jc w:val="both"/>
      </w:pPr>
      <w:r>
        <w:rPr>
          <w:b/>
        </w:rPr>
        <w:t>(re)u</w:t>
      </w:r>
      <w:r w:rsidR="00C83B9B" w:rsidRPr="00943CC0">
        <w:rPr>
          <w:b/>
        </w:rPr>
        <w:t xml:space="preserve">se model </w:t>
      </w:r>
      <w:r w:rsidR="00C83B9B">
        <w:t xml:space="preserve">– model users access and use published models to inform development of new and </w:t>
      </w:r>
      <w:r w:rsidR="00CD07D3">
        <w:t xml:space="preserve">the </w:t>
      </w:r>
      <w:r w:rsidR="00C83B9B">
        <w:t>refinement of existing models.</w:t>
      </w:r>
      <w:r w:rsidR="007D5E43">
        <w:t xml:space="preserve"> As part of this process, changes to published models can be identified and submitted to model owners. </w:t>
      </w:r>
      <w:r w:rsidR="00CD07D3">
        <w:t>Th</w:t>
      </w:r>
      <w:r w:rsidR="00061762">
        <w:t>is</w:t>
      </w:r>
      <w:r w:rsidR="00C83B9B">
        <w:t xml:space="preserve"> use case includes the application schema and product doc</w:t>
      </w:r>
      <w:r>
        <w:t>umentation generation use cases;</w:t>
      </w:r>
      <w:r w:rsidR="00E1146E">
        <w:t xml:space="preserve"> </w:t>
      </w:r>
    </w:p>
    <w:p w14:paraId="01FFDE4F" w14:textId="7B660EA2" w:rsidR="00C83B9B" w:rsidRDefault="008C26F3" w:rsidP="00790B92">
      <w:pPr>
        <w:pStyle w:val="ListParagraph"/>
        <w:numPr>
          <w:ilvl w:val="0"/>
          <w:numId w:val="51"/>
        </w:numPr>
        <w:jc w:val="both"/>
      </w:pPr>
      <w:r>
        <w:rPr>
          <w:b/>
        </w:rPr>
        <w:t>g</w:t>
      </w:r>
      <w:r w:rsidR="00C83B9B" w:rsidRPr="00943CC0">
        <w:rPr>
          <w:b/>
        </w:rPr>
        <w:t>enerate application schema</w:t>
      </w:r>
      <w:r w:rsidR="00C83B9B">
        <w:t xml:space="preserve"> – database and product developers use published models to generate </w:t>
      </w:r>
      <w:r w:rsidR="00CD07D3">
        <w:t xml:space="preserve">an </w:t>
      </w:r>
      <w:r w:rsidR="00C83B9B">
        <w:t xml:space="preserve">application schema for </w:t>
      </w:r>
      <w:r>
        <w:t>FSDF products; and</w:t>
      </w:r>
    </w:p>
    <w:p w14:paraId="50002097" w14:textId="0F34AE82" w:rsidR="00C83B9B" w:rsidRDefault="008C26F3" w:rsidP="00790B92">
      <w:pPr>
        <w:pStyle w:val="ListParagraph"/>
        <w:numPr>
          <w:ilvl w:val="0"/>
          <w:numId w:val="51"/>
        </w:numPr>
        <w:jc w:val="both"/>
      </w:pPr>
      <w:r>
        <w:rPr>
          <w:b/>
        </w:rPr>
        <w:t>g</w:t>
      </w:r>
      <w:r w:rsidR="00C83B9B" w:rsidRPr="00943CC0">
        <w:rPr>
          <w:b/>
        </w:rPr>
        <w:t xml:space="preserve">enerate documentation </w:t>
      </w:r>
      <w:r w:rsidR="00C83B9B">
        <w:t>– FSDF product users access product documentation) generated directly from the model. Documentation will be provided in machine readable formats</w:t>
      </w:r>
      <w:r w:rsidR="0055186A">
        <w:t xml:space="preserve"> and would include a Feature Type Catalogue.</w:t>
      </w:r>
    </w:p>
    <w:p w14:paraId="2797D593" w14:textId="465188BB" w:rsidR="0055186A" w:rsidRDefault="0055186A" w:rsidP="0055186A">
      <w:pPr>
        <w:jc w:val="both"/>
      </w:pPr>
      <w:r>
        <w:t xml:space="preserve">It is important to note that a single point of truth model is used </w:t>
      </w:r>
      <w:r w:rsidR="00C2078E">
        <w:t>to support both the development and documentation of foundation data products.</w:t>
      </w:r>
    </w:p>
    <w:p w14:paraId="2FEF1AEC" w14:textId="28DE32B8" w:rsidR="00C83B9B" w:rsidRDefault="00EE28C8" w:rsidP="00C83B9B">
      <w:pPr>
        <w:pStyle w:val="Heading3"/>
      </w:pPr>
      <w:r>
        <w:t>T</w:t>
      </w:r>
      <w:r w:rsidR="00C83B9B">
        <w:t>he federated model development environment</w:t>
      </w:r>
    </w:p>
    <w:p w14:paraId="0AF58DCA" w14:textId="78D92D2F" w:rsidR="007D5E43" w:rsidRDefault="007D5E43" w:rsidP="009023CD">
      <w:pPr>
        <w:jc w:val="both"/>
      </w:pPr>
      <w:r>
        <w:t xml:space="preserve">The modelling process comprises model development and testing which is a continuous cycle. </w:t>
      </w:r>
      <w:r w:rsidR="00DA27E6">
        <w:t xml:space="preserve">Publication of models as an FSDF standard, is a governance activity and covered in section </w:t>
      </w:r>
      <w:r w:rsidR="00DA27E6">
        <w:fldChar w:fldCharType="begin"/>
      </w:r>
      <w:r w:rsidR="00DA27E6">
        <w:instrText xml:space="preserve"> REF _Ref415651353 \w \h </w:instrText>
      </w:r>
      <w:r w:rsidR="00DA27E6">
        <w:fldChar w:fldCharType="separate"/>
      </w:r>
      <w:r w:rsidR="00DA27E6">
        <w:t>4.4</w:t>
      </w:r>
      <w:r w:rsidR="00DA27E6">
        <w:fldChar w:fldCharType="end"/>
      </w:r>
      <w:r w:rsidR="00DA27E6">
        <w:t>, below.</w:t>
      </w:r>
    </w:p>
    <w:p w14:paraId="02E8A6F4" w14:textId="20B0773A" w:rsidR="00C83B9B" w:rsidRDefault="00C83B9B" w:rsidP="009023CD">
      <w:pPr>
        <w:jc w:val="both"/>
      </w:pPr>
      <w:r>
        <w:t xml:space="preserve">Within the FSDF </w:t>
      </w:r>
      <w:r w:rsidR="008C26F3">
        <w:t xml:space="preserve">data specification </w:t>
      </w:r>
      <w:r>
        <w:t>framework, modelling occurs at three scales with differing operational and governance contexts:</w:t>
      </w:r>
    </w:p>
    <w:p w14:paraId="3259A29A" w14:textId="707D1140" w:rsidR="00C83B9B" w:rsidRDefault="00C83B9B" w:rsidP="00790B92">
      <w:pPr>
        <w:pStyle w:val="ListParagraph"/>
        <w:numPr>
          <w:ilvl w:val="0"/>
          <w:numId w:val="25"/>
        </w:numPr>
      </w:pPr>
      <w:r>
        <w:t xml:space="preserve">FSDF </w:t>
      </w:r>
      <w:r w:rsidR="008C26F3">
        <w:t xml:space="preserve">common </w:t>
      </w:r>
      <w:r>
        <w:t xml:space="preserve">modelling </w:t>
      </w:r>
      <w:ins w:id="864" w:author="Simons, Bruce (L&amp;W, Highett)" w:date="2015-04-08T09:27:00Z">
        <w:r w:rsidR="00EF0CBA">
          <w:t xml:space="preserve">– </w:t>
        </w:r>
      </w:ins>
      <w:del w:id="865" w:author="Simons, Bruce (L&amp;W, Highett)" w:date="2015-04-08T09:27:00Z">
        <w:r w:rsidDel="00EF0CBA">
          <w:delText>-</w:delText>
        </w:r>
        <w:r w:rsidR="00F8627F" w:rsidDel="00EF0CBA">
          <w:delText xml:space="preserve"> </w:delText>
        </w:r>
      </w:del>
      <w:r>
        <w:t>models owned by the FSDF sponsor (ANZLIC) and developed by the core modelling team;</w:t>
      </w:r>
    </w:p>
    <w:p w14:paraId="33BFBE1F" w14:textId="2276D395" w:rsidR="00C83B9B" w:rsidRDefault="00C83B9B" w:rsidP="00790B92">
      <w:pPr>
        <w:pStyle w:val="ListParagraph"/>
        <w:numPr>
          <w:ilvl w:val="0"/>
          <w:numId w:val="25"/>
        </w:numPr>
      </w:pPr>
      <w:r>
        <w:t xml:space="preserve">FSDF theme modelling </w:t>
      </w:r>
      <w:ins w:id="866" w:author="Simons, Bruce (L&amp;W, Highett)" w:date="2015-04-08T09:27:00Z">
        <w:r w:rsidR="00EF0CBA">
          <w:t xml:space="preserve">– </w:t>
        </w:r>
      </w:ins>
      <w:del w:id="867" w:author="Simons, Bruce (L&amp;W, Highett)" w:date="2015-04-08T09:27:00Z">
        <w:r w:rsidDel="00EF0CBA">
          <w:delText xml:space="preserve">- </w:delText>
        </w:r>
      </w:del>
      <w:r>
        <w:t>models owned by FSDF theme sponsors</w:t>
      </w:r>
      <w:r>
        <w:rPr>
          <w:rStyle w:val="FootnoteReference"/>
        </w:rPr>
        <w:footnoteReference w:id="40"/>
      </w:r>
      <w:r w:rsidR="00F8627F">
        <w:t xml:space="preserve"> </w:t>
      </w:r>
      <w:r>
        <w:t>and produced by designated theme modellers; and</w:t>
      </w:r>
    </w:p>
    <w:p w14:paraId="5DED8360" w14:textId="439FCBE7" w:rsidR="00C83B9B" w:rsidRDefault="00EE0ECD" w:rsidP="00790B92">
      <w:pPr>
        <w:pStyle w:val="ListParagraph"/>
        <w:numPr>
          <w:ilvl w:val="0"/>
          <w:numId w:val="25"/>
        </w:numPr>
      </w:pPr>
      <w:r>
        <w:lastRenderedPageBreak/>
        <w:t>FSDF product modelling</w:t>
      </w:r>
      <w:r w:rsidR="00C83B9B">
        <w:t xml:space="preserve"> </w:t>
      </w:r>
      <w:r>
        <w:t>–</w:t>
      </w:r>
      <w:ins w:id="868" w:author="Simons, Bruce (L&amp;W, Highett)" w:date="2015-04-08T09:27:00Z">
        <w:r w:rsidR="00EF0CBA">
          <w:t xml:space="preserve"> </w:t>
        </w:r>
      </w:ins>
      <w:r>
        <w:t xml:space="preserve">models owned by FSDF data custodians foundation data product owners and </w:t>
      </w:r>
      <w:r w:rsidR="00C83B9B">
        <w:t>developed by or on behalf of FSDF data custodians.</w:t>
      </w:r>
    </w:p>
    <w:p w14:paraId="7B82280A" w14:textId="4B470A28" w:rsidR="002318A7" w:rsidRDefault="00C83B9B" w:rsidP="009023CD">
      <w:pPr>
        <w:jc w:val="both"/>
      </w:pPr>
      <w:r>
        <w:t xml:space="preserve">The first two scales of modelling operate outside of individual organisational environments. </w:t>
      </w:r>
      <w:r w:rsidR="0055186A">
        <w:t xml:space="preserve">According to the proposed model governance arrangements, </w:t>
      </w:r>
      <w:r>
        <w:t xml:space="preserve">ANZLIC governs the FSDF environment and thus sets rules and procedures for modelling. Theme sponsors are responsible for theme modelling. Although a number of organisations act as theme sponsors, it is anticipated that a common approach to developing thematic models will be developed under the </w:t>
      </w:r>
    </w:p>
    <w:p w14:paraId="7BD5EB17" w14:textId="1427A9CE" w:rsidR="00C83B9B" w:rsidRDefault="00A736E7" w:rsidP="009023CD">
      <w:pPr>
        <w:jc w:val="both"/>
      </w:pPr>
      <w:r>
        <w:t xml:space="preserve">At present CSIRO manages a model development environment </w:t>
      </w:r>
      <w:r w:rsidR="00BB6EDA">
        <w:t xml:space="preserve">for the </w:t>
      </w:r>
      <w:r w:rsidR="00DA27E6">
        <w:t xml:space="preserve">FSDF </w:t>
      </w:r>
      <w:r w:rsidR="00BB6EDA">
        <w:t xml:space="preserve">common and theme </w:t>
      </w:r>
      <w:r w:rsidR="002318A7">
        <w:t xml:space="preserve">and product </w:t>
      </w:r>
      <w:r w:rsidR="00BB6EDA">
        <w:t>models that have been developed.</w:t>
      </w:r>
      <w:r w:rsidR="002318A7">
        <w:t xml:space="preserve"> This comprises a subversion repository with version controlled model packages, and a shared modelling project in Enterprise Architect. A</w:t>
      </w:r>
      <w:r w:rsidR="00BB6EDA">
        <w:t xml:space="preserve">rrangements for </w:t>
      </w:r>
      <w:r w:rsidR="002318A7">
        <w:t>common and thematic modelling environments will need to be formalised</w:t>
      </w:r>
      <w:r w:rsidR="00BB6EDA">
        <w:t xml:space="preserve">. </w:t>
      </w:r>
    </w:p>
    <w:p w14:paraId="58A8BCCD" w14:textId="383478BA" w:rsidR="00C83B9B" w:rsidRDefault="00C83B9B" w:rsidP="009023CD">
      <w:pPr>
        <w:jc w:val="both"/>
      </w:pPr>
      <w:r>
        <w:t xml:space="preserve">FSDF product modelling will typically be performed within the operational </w:t>
      </w:r>
      <w:r w:rsidR="00521226">
        <w:t xml:space="preserve">and </w:t>
      </w:r>
      <w:r>
        <w:t xml:space="preserve">governance context of the organisation that acts as custodian for the data being modelled. Modelling </w:t>
      </w:r>
      <w:r w:rsidR="00CD07D3">
        <w:t xml:space="preserve">would typically </w:t>
      </w:r>
      <w:r>
        <w:t xml:space="preserve">need to conform to </w:t>
      </w:r>
      <w:r w:rsidR="00521226">
        <w:t xml:space="preserve">the </w:t>
      </w:r>
      <w:r>
        <w:t>architecture and standards set by the data custodian.</w:t>
      </w:r>
      <w:r w:rsidR="00DA27E6">
        <w:t xml:space="preserve"> </w:t>
      </w:r>
    </w:p>
    <w:p w14:paraId="679DD52D" w14:textId="77777777" w:rsidR="00820960" w:rsidRDefault="00820960" w:rsidP="008C26F3">
      <w:pPr>
        <w:pStyle w:val="Heading3"/>
      </w:pPr>
      <w:r>
        <w:t>Modelling Tools</w:t>
      </w:r>
    </w:p>
    <w:p w14:paraId="2D081702" w14:textId="77777777" w:rsidR="00820960" w:rsidRDefault="00820960" w:rsidP="009023CD">
      <w:pPr>
        <w:jc w:val="both"/>
      </w:pPr>
      <w:r>
        <w:t>Software tools are critical to the success of the modelling effort as they have features that allow for the specification of requirements including use case and the articulation of stakeholders concerns. They simplify the creation of models and allow models to be articulated together. They also provide a mechanism for the automatic generation of human readable documentation and the creation of mac</w:t>
      </w:r>
      <w:r w:rsidR="00626129">
        <w:t>hine readable schemas and code.</w:t>
      </w:r>
      <w:r w:rsidR="002D6F10">
        <w:t xml:space="preserve"> This includes the generation of GML compliant application schemas directly from the models.</w:t>
      </w:r>
    </w:p>
    <w:p w14:paraId="2A6784A4" w14:textId="36B283D9" w:rsidR="00820960" w:rsidRDefault="00820960" w:rsidP="009023CD">
      <w:pPr>
        <w:jc w:val="both"/>
      </w:pPr>
      <w:r>
        <w:t>Any tool that supports these features could be used</w:t>
      </w:r>
      <w:ins w:id="869" w:author="Simons, Bruce (L&amp;W, Highett)" w:date="2015-04-08T09:08:00Z">
        <w:r w:rsidR="00A72A2A">
          <w:t>,</w:t>
        </w:r>
      </w:ins>
      <w:r>
        <w:t xml:space="preserve"> although Sparx Systems Enterprise Architect has a cloud based registry which supports the governance of models both during development and also </w:t>
      </w:r>
      <w:r w:rsidR="00465740">
        <w:t xml:space="preserve">in production which makes it the tool recommended for the FSDF. There are a </w:t>
      </w:r>
      <w:r w:rsidR="00061762">
        <w:t xml:space="preserve">number of other tools that should be evaluated and monitored as they provide useful features such as </w:t>
      </w:r>
      <w:r w:rsidR="00322CE4">
        <w:t xml:space="preserve">the </w:t>
      </w:r>
      <w:r w:rsidR="00061762">
        <w:t xml:space="preserve">Humbolt Geomodel </w:t>
      </w:r>
      <w:r w:rsidR="00322CE4">
        <w:t>Editor</w:t>
      </w:r>
      <w:r w:rsidR="00322CE4">
        <w:rPr>
          <w:rStyle w:val="FootnoteReference"/>
        </w:rPr>
        <w:footnoteReference w:id="41"/>
      </w:r>
      <w:r w:rsidR="00322CE4">
        <w:t xml:space="preserve"> and the Humboldt Alignment Editor (HALE)</w:t>
      </w:r>
      <w:r w:rsidR="00322CE4">
        <w:rPr>
          <w:rStyle w:val="FootnoteReference"/>
        </w:rPr>
        <w:footnoteReference w:id="42"/>
      </w:r>
      <w:r w:rsidR="00322CE4">
        <w:t xml:space="preserve"> developed to support implementation of the INSPIRE data specifications</w:t>
      </w:r>
      <w:r w:rsidR="00061762">
        <w:t>.</w:t>
      </w:r>
    </w:p>
    <w:p w14:paraId="6058440B" w14:textId="46E951DD" w:rsidR="00626129" w:rsidRDefault="00626129" w:rsidP="00626129">
      <w:pPr>
        <w:pStyle w:val="Heading3"/>
      </w:pPr>
      <w:r>
        <w:t>Model registry</w:t>
      </w:r>
      <w:ins w:id="870" w:author="Box, Paul (L&amp;W, North Ryde)" w:date="2015-04-02T16:36:00Z">
        <w:r w:rsidR="0021482E">
          <w:t xml:space="preserve"> </w:t>
        </w:r>
      </w:ins>
    </w:p>
    <w:p w14:paraId="1AAEAD27" w14:textId="7042A725" w:rsidR="00AD528C" w:rsidRDefault="00626129" w:rsidP="00AD528C">
      <w:pPr>
        <w:jc w:val="both"/>
      </w:pPr>
      <w:r>
        <w:t>Models are created by a community of modellers who typically work in a distributed environment</w:t>
      </w:r>
      <w:r w:rsidR="00AD528C">
        <w:t xml:space="preserve"> using different modelling tools</w:t>
      </w:r>
      <w:r>
        <w:t xml:space="preserve">. The models evolve </w:t>
      </w:r>
      <w:r w:rsidR="0004565D">
        <w:t xml:space="preserve">separately </w:t>
      </w:r>
      <w:r>
        <w:t>over time as insights and solutions are found within domain</w:t>
      </w:r>
      <w:r w:rsidR="0004565D">
        <w:t xml:space="preserve">s and </w:t>
      </w:r>
      <w:r w:rsidR="00322CE4">
        <w:t xml:space="preserve">used to inform and refine models across domains and at more abstract levels. </w:t>
      </w:r>
      <w:r>
        <w:t xml:space="preserve">These models need to be carefully managed, maintained and governed to ensure they are </w:t>
      </w:r>
      <w:r w:rsidR="00C90DEE">
        <w:t xml:space="preserve">coherent and suitable for product definition. </w:t>
      </w:r>
      <w:r w:rsidR="00322CE4">
        <w:t xml:space="preserve">As these models are inter-dependent, </w:t>
      </w:r>
      <w:r w:rsidR="00AD528C">
        <w:t>a</w:t>
      </w:r>
      <w:r w:rsidR="00C90DEE">
        <w:t xml:space="preserve"> registry provides a central </w:t>
      </w:r>
      <w:r w:rsidR="00061762">
        <w:t xml:space="preserve">and </w:t>
      </w:r>
      <w:r w:rsidR="00C90DEE">
        <w:t xml:space="preserve">managed mechanism for storing and retrieving models that provides features such as cataloguing, searching, version control and dependency management. </w:t>
      </w:r>
      <w:r w:rsidR="00AD528C">
        <w:t>A critical function of the registry is to be able to handle complex dependencies between multiple interrelated models that existing versions control repositories</w:t>
      </w:r>
      <w:r w:rsidR="00A51287">
        <w:t>.</w:t>
      </w:r>
      <w:r w:rsidR="00AD528C">
        <w:t xml:space="preserve"> </w:t>
      </w:r>
    </w:p>
    <w:p w14:paraId="73FB96E4" w14:textId="47E9016A" w:rsidR="007373BE" w:rsidRDefault="00C90DEE" w:rsidP="009023CD">
      <w:pPr>
        <w:jc w:val="both"/>
      </w:pPr>
      <w:r>
        <w:t>A registry is the technical mechanism that underpins the governance of the</w:t>
      </w:r>
      <w:r w:rsidR="00686A81">
        <w:t xml:space="preserve"> models and allows them to be managed through their entire </w:t>
      </w:r>
      <w:r w:rsidR="00061762">
        <w:t>lifecycles</w:t>
      </w:r>
      <w:r w:rsidR="00686A81">
        <w:t>.</w:t>
      </w:r>
      <w:r w:rsidR="00A51287">
        <w:t xml:space="preserve"> It is </w:t>
      </w:r>
      <w:r w:rsidR="00795227">
        <w:t xml:space="preserve">noted in section </w:t>
      </w:r>
      <w:r w:rsidR="00795227">
        <w:fldChar w:fldCharType="begin"/>
      </w:r>
      <w:r w:rsidR="00795227">
        <w:instrText xml:space="preserve"> REF _Ref415516929 \r \h </w:instrText>
      </w:r>
      <w:r w:rsidR="00795227">
        <w:fldChar w:fldCharType="separate"/>
      </w:r>
      <w:r w:rsidR="00795227">
        <w:t>2.6.1</w:t>
      </w:r>
      <w:r w:rsidR="00795227">
        <w:fldChar w:fldCharType="end"/>
      </w:r>
      <w:r w:rsidR="00795227">
        <w:t xml:space="preserve">, the INSPIRE mid-term review indicated the need to be able to share and reuse models. The registry </w:t>
      </w:r>
      <w:commentRangeStart w:id="871"/>
      <w:r w:rsidR="00795227">
        <w:t>developed</w:t>
      </w:r>
      <w:commentRangeEnd w:id="871"/>
      <w:r w:rsidR="00D66F68">
        <w:rPr>
          <w:rStyle w:val="CommentReference"/>
        </w:rPr>
        <w:commentReference w:id="871"/>
      </w:r>
      <w:r w:rsidR="00795227">
        <w:t xml:space="preserve"> </w:t>
      </w:r>
      <w:ins w:id="872" w:author="Simons, Bruce (L&amp;W, Highett)" w:date="2015-04-08T09:20:00Z">
        <w:r w:rsidR="00D66F68">
          <w:t>???????</w:t>
        </w:r>
      </w:ins>
    </w:p>
    <w:p w14:paraId="0A98387E" w14:textId="42EFF922" w:rsidR="00AA7ECA" w:rsidRDefault="00AA7ECA" w:rsidP="00AA7ECA">
      <w:pPr>
        <w:jc w:val="both"/>
      </w:pPr>
      <w:r>
        <w:t>A</w:t>
      </w:r>
      <w:r w:rsidR="00A51287">
        <w:t xml:space="preserve">n FSDF </w:t>
      </w:r>
      <w:r>
        <w:t xml:space="preserve">model registry has been </w:t>
      </w:r>
      <w:r w:rsidR="00A51287">
        <w:t>established for the FSDF details can be found on the FSDF website [</w:t>
      </w:r>
      <w:commentRangeStart w:id="873"/>
      <w:r w:rsidR="00A51287">
        <w:t>reference relevant page</w:t>
      </w:r>
      <w:commentRangeEnd w:id="873"/>
      <w:r w:rsidR="00D66F68">
        <w:rPr>
          <w:rStyle w:val="CommentReference"/>
        </w:rPr>
        <w:commentReference w:id="873"/>
      </w:r>
      <w:r w:rsidR="00A51287">
        <w:t xml:space="preserve">]. </w:t>
      </w:r>
    </w:p>
    <w:p w14:paraId="23A76A6C" w14:textId="77777777" w:rsidR="0021482E" w:rsidRDefault="0021482E" w:rsidP="009023CD">
      <w:pPr>
        <w:jc w:val="both"/>
        <w:rPr>
          <w:ins w:id="874" w:author="Box, Paul (L&amp;W, North Ryde)" w:date="2015-04-02T16:36:00Z"/>
        </w:rPr>
      </w:pPr>
    </w:p>
    <w:p w14:paraId="68AA7FFB" w14:textId="2B97E288" w:rsidR="0021482E" w:rsidRDefault="0021482E">
      <w:pPr>
        <w:pStyle w:val="Heading3"/>
        <w:rPr>
          <w:ins w:id="875" w:author="Box, Paul (L&amp;W, North Ryde)" w:date="2015-04-02T16:36:00Z"/>
        </w:rPr>
        <w:pPrChange w:id="876" w:author="Box, Paul (L&amp;W, North Ryde)" w:date="2015-04-02T16:36:00Z">
          <w:pPr>
            <w:jc w:val="both"/>
          </w:pPr>
        </w:pPrChange>
      </w:pPr>
      <w:ins w:id="877" w:author="Box, Paul (L&amp;W, North Ryde)" w:date="2015-04-02T16:36:00Z">
        <w:r>
          <w:lastRenderedPageBreak/>
          <w:t xml:space="preserve">Vocabulary registeries </w:t>
        </w:r>
      </w:ins>
    </w:p>
    <w:p w14:paraId="35C1DD24" w14:textId="7C0D789A" w:rsidR="00795227" w:rsidRDefault="007373BE" w:rsidP="009023CD">
      <w:pPr>
        <w:jc w:val="both"/>
      </w:pPr>
      <w:commentRangeStart w:id="878"/>
      <w:r>
        <w:t xml:space="preserve">The need for vocabulary registers </w:t>
      </w:r>
      <w:r w:rsidR="0021482E">
        <w:t>……</w:t>
      </w:r>
      <w:r w:rsidR="00F8627F">
        <w:t xml:space="preserve"> </w:t>
      </w:r>
      <w:r w:rsidR="00795227">
        <w:t xml:space="preserve"> </w:t>
      </w:r>
      <w:commentRangeEnd w:id="878"/>
      <w:r w:rsidR="00A51287">
        <w:rPr>
          <w:rStyle w:val="CommentReference"/>
        </w:rPr>
        <w:commentReference w:id="878"/>
      </w:r>
    </w:p>
    <w:p w14:paraId="3439555F" w14:textId="46DCC90B" w:rsidR="00C83B9B" w:rsidRDefault="00C83B9B" w:rsidP="00C83B9B">
      <w:pPr>
        <w:pStyle w:val="Heading2"/>
      </w:pPr>
      <w:bookmarkStart w:id="879" w:name="_Toc410310969"/>
      <w:bookmarkStart w:id="880" w:name="_Ref410313118"/>
      <w:bookmarkStart w:id="881" w:name="_Ref415472947"/>
      <w:bookmarkStart w:id="882" w:name="_Toc415562758"/>
      <w:bookmarkStart w:id="883" w:name="_Ref415575096"/>
      <w:bookmarkStart w:id="884" w:name="_Ref415575103"/>
      <w:bookmarkStart w:id="885" w:name="_Ref415651353"/>
      <w:r>
        <w:t>Model governance</w:t>
      </w:r>
      <w:bookmarkEnd w:id="879"/>
      <w:bookmarkEnd w:id="880"/>
      <w:bookmarkEnd w:id="881"/>
      <w:bookmarkEnd w:id="882"/>
      <w:bookmarkEnd w:id="883"/>
      <w:bookmarkEnd w:id="884"/>
      <w:bookmarkEnd w:id="885"/>
      <w:r>
        <w:t xml:space="preserve"> </w:t>
      </w:r>
    </w:p>
    <w:p w14:paraId="168CDE67" w14:textId="77777777" w:rsidR="00C83B9B" w:rsidRDefault="00C83B9B" w:rsidP="00C83B9B">
      <w:pPr>
        <w:pStyle w:val="Heading3"/>
      </w:pPr>
      <w:commentRangeStart w:id="886"/>
      <w:r>
        <w:t xml:space="preserve">Overview </w:t>
      </w:r>
      <w:commentRangeEnd w:id="886"/>
      <w:r w:rsidR="0021482E">
        <w:rPr>
          <w:rStyle w:val="CommentReference"/>
          <w:rFonts w:eastAsia="Calibri"/>
          <w:b w:val="0"/>
          <w:bCs w:val="0"/>
          <w:caps w:val="0"/>
          <w:color w:val="000000"/>
        </w:rPr>
        <w:commentReference w:id="886"/>
      </w:r>
    </w:p>
    <w:p w14:paraId="111D2B6E" w14:textId="77777777" w:rsidR="004E3FEE" w:rsidRPr="004E3FEE" w:rsidRDefault="004E3FEE" w:rsidP="004E3FEE">
      <w:pPr>
        <w:rPr>
          <w:highlight w:val="yellow"/>
        </w:rPr>
      </w:pPr>
    </w:p>
    <w:p w14:paraId="353CD46F" w14:textId="77777777" w:rsidR="00C83B9B" w:rsidRPr="00280D09" w:rsidRDefault="00C83B9B" w:rsidP="00790B92">
      <w:pPr>
        <w:pStyle w:val="ListParagraph"/>
        <w:numPr>
          <w:ilvl w:val="0"/>
          <w:numId w:val="31"/>
        </w:numPr>
        <w:rPr>
          <w:highlight w:val="yellow"/>
        </w:rPr>
      </w:pPr>
      <w:r w:rsidRPr="00280D09">
        <w:rPr>
          <w:highlight w:val="yellow"/>
        </w:rPr>
        <w:t xml:space="preserve">Complex inter-related overlapping governance contexts. </w:t>
      </w:r>
    </w:p>
    <w:p w14:paraId="79AE76F2" w14:textId="77777777" w:rsidR="00C83B9B" w:rsidRPr="00280D09" w:rsidRDefault="00C83B9B" w:rsidP="00790B92">
      <w:pPr>
        <w:pStyle w:val="ListParagraph"/>
        <w:numPr>
          <w:ilvl w:val="0"/>
          <w:numId w:val="31"/>
        </w:numPr>
        <w:rPr>
          <w:highlight w:val="yellow"/>
        </w:rPr>
      </w:pPr>
      <w:r w:rsidRPr="00280D09">
        <w:rPr>
          <w:highlight w:val="yellow"/>
        </w:rPr>
        <w:t xml:space="preserve">Need to be addressed to enable a coherent </w:t>
      </w:r>
      <w:r w:rsidR="00211F5E" w:rsidRPr="00280D09">
        <w:rPr>
          <w:highlight w:val="yellow"/>
        </w:rPr>
        <w:t>approach</w:t>
      </w:r>
      <w:r w:rsidRPr="00280D09">
        <w:rPr>
          <w:highlight w:val="yellow"/>
        </w:rPr>
        <w:t xml:space="preserve"> Governance brings coherence</w:t>
      </w:r>
    </w:p>
    <w:p w14:paraId="35160CD6" w14:textId="77777777" w:rsidR="002052C4" w:rsidRPr="00280D09" w:rsidRDefault="002052C4" w:rsidP="00790B92">
      <w:pPr>
        <w:pStyle w:val="ListParagraph"/>
        <w:numPr>
          <w:ilvl w:val="0"/>
          <w:numId w:val="31"/>
        </w:numPr>
        <w:rPr>
          <w:highlight w:val="yellow"/>
        </w:rPr>
      </w:pPr>
      <w:r w:rsidRPr="00280D09">
        <w:rPr>
          <w:highlight w:val="yellow"/>
        </w:rPr>
        <w:t>Data specification governance leverages overarching FSDF governance</w:t>
      </w:r>
    </w:p>
    <w:p w14:paraId="29F74F60" w14:textId="77777777" w:rsidR="002052C4" w:rsidRDefault="002052C4" w:rsidP="009023CD">
      <w:pPr>
        <w:jc w:val="both"/>
      </w:pPr>
    </w:p>
    <w:p w14:paraId="0FACE35B" w14:textId="77777777" w:rsidR="00006A89" w:rsidRDefault="00006A89" w:rsidP="00006A89">
      <w:pPr>
        <w:pStyle w:val="Heading3"/>
        <w:rPr>
          <w:rFonts w:eastAsia="Times New Roman"/>
        </w:rPr>
      </w:pPr>
      <w:r>
        <w:rPr>
          <w:rFonts w:eastAsia="Times New Roman"/>
        </w:rPr>
        <w:t>ISO 19135 - a Governance Model</w:t>
      </w:r>
    </w:p>
    <w:p w14:paraId="769AC67D" w14:textId="334C9BC7" w:rsidR="00006A89" w:rsidRDefault="00006A89" w:rsidP="009023CD">
      <w:pPr>
        <w:jc w:val="both"/>
      </w:pPr>
      <w:r>
        <w:rPr>
          <w:rFonts w:eastAsia="Times New Roman"/>
        </w:rPr>
        <w:t xml:space="preserve">Conceptually, model governance is </w:t>
      </w:r>
      <w:r>
        <w:t xml:space="preserve">based upon the ISO 19135 Standard - Procedures for Registration of Geographic Items </w:t>
      </w:r>
      <w:r w:rsidR="00D13F7B">
        <w:fldChar w:fldCharType="begin"/>
      </w:r>
      <w:r w:rsidR="004E3FEE">
        <w:instrText xml:space="preserve"> ADDIN EN.CITE &lt;EndNote&gt;&lt;Cite ExcludeAuth="1"&gt;&lt;Author&gt;ISO&lt;/Author&gt;&lt;Year&gt;2004&lt;/Year&gt;&lt;RecNum&gt;404&lt;/RecNum&gt;&lt;Prefix&gt;ISO 19135:&lt;/Prefix&gt;&lt;DisplayText&gt;(ISO 19135:2004)&lt;/DisplayText&gt;&lt;record&gt;&lt;rec-number&gt;404&lt;/rec-number&gt;&lt;foreign-keys&gt;&lt;key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fldChar w:fldCharType="separate"/>
      </w:r>
      <w:r w:rsidR="004E3FEE">
        <w:rPr>
          <w:noProof/>
        </w:rPr>
        <w:t>(</w:t>
      </w:r>
      <w:hyperlink w:anchor="_ENREF_11" w:tooltip="ISO, 2004 #404" w:history="1">
        <w:r w:rsidR="00801555">
          <w:rPr>
            <w:noProof/>
          </w:rPr>
          <w:t>ISO 19135:2004</w:t>
        </w:r>
      </w:hyperlink>
      <w:r w:rsidR="004E3FEE">
        <w:rPr>
          <w:noProof/>
        </w:rPr>
        <w:t>)</w:t>
      </w:r>
      <w:r w:rsidR="00D13F7B">
        <w:fldChar w:fldCharType="end"/>
      </w:r>
      <w:r>
        <w:t>. This standard articulates: the use of registers (or lists); registries (the systems that manage these lists); defined roles to establish and manage registers; and a registration process to manage the registration of items</w:t>
      </w:r>
      <w:r>
        <w:rPr>
          <w:rStyle w:val="FootnoteReference"/>
        </w:rPr>
        <w:footnoteReference w:id="43"/>
      </w:r>
      <w:r>
        <w:t>. A register contains metadata about registered items such as their status, approval date and authority together with a reference to the artefact that has been registered. This metadata enables the objects being described to be managed, discovered and used to achieve common goals.</w:t>
      </w:r>
    </w:p>
    <w:p w14:paraId="2ABD9E9A" w14:textId="70B26214" w:rsidR="00006A89" w:rsidRDefault="00006A89" w:rsidP="009023CD">
      <w:pPr>
        <w:jc w:val="both"/>
      </w:pPr>
      <w:r>
        <w:t>Each register is established and it</w:t>
      </w:r>
      <w:r w:rsidR="00686A81">
        <w:t>s contents</w:t>
      </w:r>
      <w:r>
        <w:t xml:space="preserve"> are managed by a register owner. Optionally, the role of register manager can be delegated to another organisation. Submitting organisations (i.e. those able to submit content for inclusion in the register) are authorised by the register owner. The register owner can optionally appoint a control body to decide on submissions.</w:t>
      </w:r>
    </w:p>
    <w:p w14:paraId="6868493A" w14:textId="77777777" w:rsidR="005C2ED3" w:rsidRDefault="005C2ED3" w:rsidP="009023CD">
      <w:pPr>
        <w:jc w:val="both"/>
      </w:pPr>
    </w:p>
    <w:p w14:paraId="477A30B8" w14:textId="77777777" w:rsidR="00006A89" w:rsidRDefault="00006A89" w:rsidP="005C2ED3">
      <w:pPr>
        <w:ind w:left="2410"/>
        <w:jc w:val="both"/>
      </w:pPr>
      <w:r w:rsidRPr="009F03D9">
        <w:rPr>
          <w:noProof/>
        </w:rPr>
        <mc:AlternateContent>
          <mc:Choice Requires="wpg">
            <w:drawing>
              <wp:inline distT="0" distB="0" distL="0" distR="0" wp14:anchorId="40829452" wp14:editId="3DBED19D">
                <wp:extent cx="3152775" cy="1792122"/>
                <wp:effectExtent l="0" t="0" r="0" b="0"/>
                <wp:docPr id="257" name="Group 257"/>
                <wp:cNvGraphicFramePr/>
                <a:graphic xmlns:a="http://schemas.openxmlformats.org/drawingml/2006/main">
                  <a:graphicData uri="http://schemas.microsoft.com/office/word/2010/wordprocessingGroup">
                    <wpg:wgp>
                      <wpg:cNvGrpSpPr/>
                      <wpg:grpSpPr>
                        <a:xfrm>
                          <a:off x="0" y="0"/>
                          <a:ext cx="3152775" cy="1792122"/>
                          <a:chOff x="4825103" y="2084078"/>
                          <a:chExt cx="3983302" cy="2592405"/>
                        </a:xfrm>
                      </wpg:grpSpPr>
                      <wps:wsp>
                        <wps:cNvPr id="258" name="Flowchart: Process 258"/>
                        <wps:cNvSpPr/>
                        <wps:spPr>
                          <a:xfrm>
                            <a:off x="6184213" y="3005203"/>
                            <a:ext cx="1224136" cy="128776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BE987" w14:textId="77777777" w:rsidR="002C1A41" w:rsidRPr="005C2ED3" w:rsidRDefault="002C1A41" w:rsidP="00661E7A">
                              <w:pPr>
                                <w:pStyle w:val="NormalWeb"/>
                                <w:spacing w:after="0"/>
                                <w:jc w:val="center"/>
                                <w:rPr>
                                  <w:sz w:val="18"/>
                                </w:rPr>
                              </w:pPr>
                              <w:r w:rsidRPr="005C2ED3">
                                <w:rPr>
                                  <w:rFonts w:asciiTheme="minorHAnsi" w:hAnsi="Calibri" w:cstheme="minorBidi"/>
                                  <w:color w:val="FBFEFF" w:themeColor="light1"/>
                                  <w:kern w:val="24"/>
                                  <w:szCs w:val="36"/>
                                </w:rPr>
                                <w:t>Registry</w:t>
                              </w:r>
                            </w:p>
                          </w:txbxContent>
                        </wps:txbx>
                        <wps:bodyPr rtlCol="0" anchor="b"/>
                      </wps:wsp>
                      <wps:wsp>
                        <wps:cNvPr id="259" name="TextBox 14"/>
                        <wps:cNvSpPr txBox="1"/>
                        <wps:spPr>
                          <a:xfrm>
                            <a:off x="4825103" y="3005125"/>
                            <a:ext cx="1076961" cy="579365"/>
                          </a:xfrm>
                          <a:prstGeom prst="rect">
                            <a:avLst/>
                          </a:prstGeom>
                          <a:noFill/>
                        </wps:spPr>
                        <wps:txbx>
                          <w:txbxContent>
                            <w:p w14:paraId="1923B936"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Submitting</w:t>
                              </w:r>
                            </w:p>
                            <w:p w14:paraId="0A84FE99"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organisation</w:t>
                              </w:r>
                            </w:p>
                          </w:txbxContent>
                        </wps:txbx>
                        <wps:bodyPr wrap="square" rtlCol="0">
                          <a:noAutofit/>
                        </wps:bodyPr>
                      </wps:wsp>
                      <wps:wsp>
                        <wps:cNvPr id="260" name="TextBox 16"/>
                        <wps:cNvSpPr txBox="1"/>
                        <wps:spPr>
                          <a:xfrm>
                            <a:off x="6012160" y="2084078"/>
                            <a:ext cx="1503045" cy="661365"/>
                          </a:xfrm>
                          <a:prstGeom prst="rect">
                            <a:avLst/>
                          </a:prstGeom>
                          <a:noFill/>
                        </wps:spPr>
                        <wps:txbx>
                          <w:txbxContent>
                            <w:p w14:paraId="35BB11E8"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 xml:space="preserve">Decision authority </w:t>
                              </w:r>
                            </w:p>
                            <w:p w14:paraId="64AAB803" w14:textId="77777777" w:rsidR="002C1A41" w:rsidRPr="008C26F3" w:rsidRDefault="002C1A41" w:rsidP="00661E7A">
                              <w:pPr>
                                <w:pStyle w:val="NormalWeb"/>
                                <w:spacing w:after="0"/>
                                <w:jc w:val="center"/>
                                <w:rPr>
                                  <w:sz w:val="20"/>
                                  <w:szCs w:val="20"/>
                                </w:rPr>
                              </w:pPr>
                              <w:r w:rsidRPr="008C26F3">
                                <w:rPr>
                                  <w:rFonts w:asciiTheme="minorHAnsi" w:hAnsi="Calibri" w:cstheme="minorBidi"/>
                                  <w:color w:val="000000" w:themeColor="text1"/>
                                  <w:kern w:val="24"/>
                                  <w:sz w:val="20"/>
                                  <w:szCs w:val="20"/>
                                </w:rPr>
                                <w:t>Register owner</w:t>
                              </w:r>
                            </w:p>
                          </w:txbxContent>
                        </wps:txbx>
                        <wps:bodyPr wrap="square" rtlCol="0">
                          <a:noAutofit/>
                        </wps:bodyPr>
                      </wps:wsp>
                      <wps:wsp>
                        <wps:cNvPr id="261" name="TextBox 17"/>
                        <wps:cNvSpPr txBox="1"/>
                        <wps:spPr>
                          <a:xfrm>
                            <a:off x="7582855" y="3005203"/>
                            <a:ext cx="1225550" cy="525780"/>
                          </a:xfrm>
                          <a:prstGeom prst="rect">
                            <a:avLst/>
                          </a:prstGeom>
                          <a:noFill/>
                        </wps:spPr>
                        <wps:txbx>
                          <w:txbxContent>
                            <w:p w14:paraId="46E17118"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 xml:space="preserve">(Control body) </w:t>
                              </w:r>
                            </w:p>
                          </w:txbxContent>
                        </wps:txbx>
                        <wps:bodyPr wrap="square" rtlCol="0">
                          <a:noAutofit/>
                        </wps:bodyPr>
                      </wps:wsp>
                      <wps:wsp>
                        <wps:cNvPr id="262" name="Shape 19"/>
                        <wps:cNvCnPr>
                          <a:stCxn id="260" idx="3"/>
                          <a:endCxn id="261" idx="0"/>
                        </wps:cNvCnPr>
                        <wps:spPr>
                          <a:xfrm>
                            <a:off x="7515205" y="2414761"/>
                            <a:ext cx="680425" cy="590442"/>
                          </a:xfrm>
                          <a:prstGeom prst="bentConnector2">
                            <a:avLst/>
                          </a:prstGeom>
                          <a:ln>
                            <a:solidFill>
                              <a:schemeClr val="accent5">
                                <a:lumMod val="7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63" name="Shape 20"/>
                        <wps:cNvCnPr>
                          <a:stCxn id="259" idx="0"/>
                          <a:endCxn id="260" idx="1"/>
                        </wps:cNvCnPr>
                        <wps:spPr>
                          <a:xfrm rot="5400000" flipH="1" flipV="1">
                            <a:off x="5392690" y="2385656"/>
                            <a:ext cx="590364" cy="648577"/>
                          </a:xfrm>
                          <a:prstGeom prst="bentConnector2">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64" name="Flowchart: Magnetic Disk 264"/>
                        <wps:cNvSpPr/>
                        <wps:spPr>
                          <a:xfrm>
                            <a:off x="6408203" y="3225077"/>
                            <a:ext cx="835763" cy="7200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A714EA" w14:textId="125F55F0" w:rsidR="002C1A41" w:rsidRPr="008C26F3" w:rsidRDefault="002C1A41" w:rsidP="00661E7A">
                              <w:pPr>
                                <w:pStyle w:val="NormalWeb"/>
                                <w:spacing w:after="0"/>
                                <w:jc w:val="center"/>
                                <w:rPr>
                                  <w:sz w:val="22"/>
                                </w:rPr>
                              </w:pPr>
                              <w:r>
                                <w:rPr>
                                  <w:rFonts w:asciiTheme="minorHAnsi" w:hAnsi="Calibri" w:cstheme="minorBidi"/>
                                  <w:color w:val="FBFEFF" w:themeColor="light1"/>
                                  <w:kern w:val="24"/>
                                  <w:sz w:val="20"/>
                                  <w:szCs w:val="22"/>
                                </w:rPr>
                                <w:t>Register</w:t>
                              </w:r>
                            </w:p>
                          </w:txbxContent>
                        </wps:txbx>
                        <wps:bodyPr rtlCol="0" anchor="ctr"/>
                      </wps:wsp>
                      <wps:wsp>
                        <wps:cNvPr id="265" name="Straight Arrow Connector 265"/>
                        <wps:cNvCnPr/>
                        <wps:spPr>
                          <a:xfrm>
                            <a:off x="6804248" y="2793030"/>
                            <a:ext cx="0" cy="432047"/>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67" name="TextBox 27"/>
                        <wps:cNvSpPr txBox="1"/>
                        <wps:spPr>
                          <a:xfrm>
                            <a:off x="6076113" y="4361856"/>
                            <a:ext cx="1438910" cy="314627"/>
                          </a:xfrm>
                          <a:prstGeom prst="rect">
                            <a:avLst/>
                          </a:prstGeom>
                          <a:noFill/>
                        </wps:spPr>
                        <wps:txbx>
                          <w:txbxContent>
                            <w:p w14:paraId="7314C479" w14:textId="72AD5F78" w:rsidR="002C1A41" w:rsidRDefault="002C1A41" w:rsidP="008C26F3">
                              <w:pPr>
                                <w:pStyle w:val="NormalWeb"/>
                                <w:spacing w:after="0"/>
                                <w:jc w:val="center"/>
                              </w:pPr>
                              <w:r w:rsidRPr="008C26F3">
                                <w:rPr>
                                  <w:rFonts w:asciiTheme="minorHAnsi" w:hAnsi="Calibri" w:cstheme="minorBidi"/>
                                  <w:color w:val="000000" w:themeColor="text1"/>
                                  <w:kern w:val="24"/>
                                  <w:sz w:val="20"/>
                                  <w:szCs w:val="20"/>
                                </w:rPr>
                                <w:t>Registry</w:t>
                              </w:r>
                              <w:r>
                                <w:rPr>
                                  <w:rFonts w:asciiTheme="minorHAnsi" w:hAnsi="Calibri" w:cstheme="minorBidi"/>
                                  <w:color w:val="000000" w:themeColor="text1"/>
                                  <w:kern w:val="24"/>
                                  <w:sz w:val="20"/>
                                  <w:szCs w:val="20"/>
                                </w:rPr>
                                <w:t xml:space="preserve"> manager </w:t>
                              </w:r>
                            </w:p>
                          </w:txbxContent>
                        </wps:txbx>
                        <wps:bodyPr wrap="square" rtlCol="0">
                          <a:noAutofit/>
                        </wps:bodyPr>
                      </wps:wsp>
                    </wpg:wgp>
                  </a:graphicData>
                </a:graphic>
              </wp:inline>
            </w:drawing>
          </mc:Choice>
          <mc:Fallback>
            <w:pict>
              <v:group w14:anchorId="40829452" id="Group 257" o:spid="_x0000_s1282" style="width:248.25pt;height:141.1pt;mso-position-horizontal-relative:char;mso-position-vertical-relative:line" coordorigin="48251,20840" coordsize="39833,2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">
                <v:shapetype id="_x0000_t109" coordsize="21600,21600" o:spt="109" path="m,l,21600r21600,l21600,xe">
                  <v:stroke joinstyle="miter"/>
                  <v:path gradientshapeok="t" o:connecttype="rect"/>
                </v:shapetype>
                <v:shape id="Flowchart: Process 258" o:spid="_x0000_s1283" type="#_x0000_t109" style="position:absolute;left:61842;top:30052;width:12241;height:1287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pbJcAA&#10;AADcAAAADwAAAGRycy9kb3ducmV2LnhtbERPy4rCMBTdC/5DuII7TS34oGMqg+CMzEas8wGX5trH&#10;NDe1ibX+/WQhuDyc93Y3mEb01LnKsoLFPAJBnFtdcaHg93KYbUA4j6yxsUwKnuRgl45HW0y0ffCZ&#10;+swXIoSwS1BB6X2bSOnykgy6uW2JA3e1nUEfYFdI3eEjhJtGxlG0kgYrDg0ltrQvKf/L7kbB9YY/&#10;z8u6PtV98X2M+Z65L8yUmk6Gzw8Qngb/Fr/cR60gXoa14Uw4Aj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1pbJcAAAADcAAAADwAAAAAAAAAAAAAAAACYAgAAZHJzL2Rvd25y&#10;ZXYueG1sUEsFBgAAAAAEAAQA9QAAAIUDAAAAAA==&#10;" fillcolor="#00a9ce [3204]" strokecolor="#005366 [1604]" strokeweight="2pt">
                  <v:textbox>
                    <w:txbxContent>
                      <w:p w14:paraId="3D6BE987" w14:textId="77777777" w:rsidR="002C1A41" w:rsidRPr="005C2ED3" w:rsidRDefault="002C1A41" w:rsidP="00661E7A">
                        <w:pPr>
                          <w:pStyle w:val="NormalWeb"/>
                          <w:spacing w:after="0"/>
                          <w:jc w:val="center"/>
                          <w:rPr>
                            <w:sz w:val="18"/>
                          </w:rPr>
                        </w:pPr>
                        <w:r w:rsidRPr="005C2ED3">
                          <w:rPr>
                            <w:rFonts w:asciiTheme="minorHAnsi" w:hAnsi="Calibri" w:cstheme="minorBidi"/>
                            <w:color w:val="FBFEFF" w:themeColor="light1"/>
                            <w:kern w:val="24"/>
                            <w:szCs w:val="36"/>
                          </w:rPr>
                          <w:t>Registry</w:t>
                        </w:r>
                      </w:p>
                    </w:txbxContent>
                  </v:textbox>
                </v:shape>
                <v:shape id="TextBox 14" o:spid="_x0000_s1284" type="#_x0000_t202" style="position:absolute;left:48251;top:30051;width:10769;height:5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14:paraId="1923B936"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Submitting</w:t>
                        </w:r>
                      </w:p>
                      <w:p w14:paraId="0A84FE99"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organisation</w:t>
                        </w:r>
                      </w:p>
                    </w:txbxContent>
                  </v:textbox>
                </v:shape>
                <v:shape id="TextBox 16" o:spid="_x0000_s1285" type="#_x0000_t202" style="position:absolute;left:60121;top:20840;width:15031;height:6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14:paraId="35BB11E8"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 xml:space="preserve">Decision authority </w:t>
                        </w:r>
                      </w:p>
                      <w:p w14:paraId="64AAB803" w14:textId="77777777" w:rsidR="002C1A41" w:rsidRPr="008C26F3" w:rsidRDefault="002C1A41" w:rsidP="00661E7A">
                        <w:pPr>
                          <w:pStyle w:val="NormalWeb"/>
                          <w:spacing w:after="0"/>
                          <w:jc w:val="center"/>
                          <w:rPr>
                            <w:sz w:val="20"/>
                            <w:szCs w:val="20"/>
                          </w:rPr>
                        </w:pPr>
                        <w:r w:rsidRPr="008C26F3">
                          <w:rPr>
                            <w:rFonts w:asciiTheme="minorHAnsi" w:hAnsi="Calibri" w:cstheme="minorBidi"/>
                            <w:color w:val="000000" w:themeColor="text1"/>
                            <w:kern w:val="24"/>
                            <w:sz w:val="20"/>
                            <w:szCs w:val="20"/>
                          </w:rPr>
                          <w:t>Register owner</w:t>
                        </w:r>
                      </w:p>
                    </w:txbxContent>
                  </v:textbox>
                </v:shape>
                <v:shape id="TextBox 17" o:spid="_x0000_s1286" type="#_x0000_t202" style="position:absolute;left:75828;top:30052;width:12256;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14:paraId="46E17118" w14:textId="77777777" w:rsidR="002C1A41" w:rsidRPr="008C26F3" w:rsidRDefault="002C1A41" w:rsidP="00661E7A">
                        <w:pPr>
                          <w:pStyle w:val="NormalWeb"/>
                          <w:spacing w:after="0"/>
                          <w:rPr>
                            <w:sz w:val="20"/>
                            <w:szCs w:val="20"/>
                          </w:rPr>
                        </w:pPr>
                        <w:r w:rsidRPr="008C26F3">
                          <w:rPr>
                            <w:rFonts w:asciiTheme="minorHAnsi" w:hAnsi="Calibri" w:cstheme="minorBidi"/>
                            <w:color w:val="000000" w:themeColor="text1"/>
                            <w:kern w:val="24"/>
                            <w:sz w:val="20"/>
                            <w:szCs w:val="20"/>
                          </w:rPr>
                          <w:t xml:space="preserve">(Control body) </w:t>
                        </w:r>
                      </w:p>
                    </w:txbxContent>
                  </v:textbox>
                </v:shape>
                <v:shape id="Shape 19" o:spid="_x0000_s1287" type="#_x0000_t33" style="position:absolute;left:75152;top:24147;width:6804;height:590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NXH8YAAADcAAAADwAAAGRycy9kb3ducmV2LnhtbESPQWvCQBSE74L/YXlCb7ppDiJpNkFK&#10;WwoeStUeentmX7Ox2bdpdqvJv3cFweMwM98weTnYVpyo941jBY+LBARx5XTDtYL97nW+AuEDssbW&#10;MSkYyUNZTCc5Ztqd+ZNO21CLCGGfoQITQpdJ6StDFv3CdcTR+3G9xRBlX0vd4znCbSvTJFlKiw3H&#10;BYMdPRuqfrf/VsFXZf6SbhxtenjbfIRvczgOLxulHmbD+glEoCHcw7f2u1aQLlO4nolHQB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jVx/GAAAA3AAAAA8AAAAAAAAA&#10;AAAAAAAAoQIAAGRycy9kb3ducmV2LnhtbFBLBQYAAAAABAAEAPkAAACUAwAAAAA=&#10;" strokecolor="#526cd0 [2408]">
                  <v:stroke dashstyle="dash" endarrow="open"/>
                </v:shape>
                <v:shape id="Shape 20" o:spid="_x0000_s1288" type="#_x0000_t33" style="position:absolute;left:53926;top:23856;width:5904;height:648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OwMQAAADcAAAADwAAAGRycy9kb3ducmV2LnhtbESPT2vCQBTE7wW/w/KE3upGC6lGVxFF&#10;aHuqMd4f2WcSzL6N2c2ffvtuodDjMDO/YTa70dSip9ZVlhXMZxEI4tzqigsF2eX0sgThPLLG2jIp&#10;+CYHu+3kaYOJtgOfqU99IQKEXYIKSu+bREqXl2TQzWxDHLybbQ36INtC6haHADe1XERRLA1WHBZK&#10;bOhQUn5POxMo12yF8TGts67r98NH8fn2VT2Uep6O+zUIT6P/D/+137WCRfwKv2fC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87AxAAAANwAAAAPAAAAAAAAAAAA&#10;AAAAAKECAABkcnMvZG93bnJldi54bWxQSwUGAAAAAAQABAD5AAAAkgMAAAAA&#10;" strokecolor="#526cd0 [2408]">
                  <v:stroke endarrow="open"/>
                </v:shape>
                <v:shape id="Flowchart: Magnetic Disk 264" o:spid="_x0000_s1289" type="#_x0000_t132" style="position:absolute;left:64082;top:32250;width:8357;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DIMUA&#10;AADcAAAADwAAAGRycy9kb3ducmV2LnhtbESP0WrCQBRE3wv+w3KFvpS6UUpMo6tIxeqDoE39gEv2&#10;mgSzd0N2NfHvXaHQx2FmzjDzZW9qcaPWVZYVjEcRCOLc6ooLBaffzXsCwnlkjbVlUnAnB8vF4GWO&#10;qbYd/9At84UIEHYpKii9b1IpXV6SQTeyDXHwzrY16INsC6lb7ALc1HISRbE0WHFYKLGhr5LyS3Y1&#10;ChLTTNddfEf3tv12n/q4P5h1otTrsF/NQHjq/X/4r73TCibxBz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MMgxQAAANwAAAAPAAAAAAAAAAAAAAAAAJgCAABkcnMv&#10;ZG93bnJldi54bWxQSwUGAAAAAAQABAD1AAAAigMAAAAA&#10;" fillcolor="#00a9ce [3204]" strokecolor="#005366 [1604]" strokeweight="2pt">
                  <v:textbox>
                    <w:txbxContent>
                      <w:p w14:paraId="48A714EA" w14:textId="125F55F0" w:rsidR="002C1A41" w:rsidRPr="008C26F3" w:rsidRDefault="002C1A41" w:rsidP="00661E7A">
                        <w:pPr>
                          <w:pStyle w:val="NormalWeb"/>
                          <w:spacing w:after="0"/>
                          <w:jc w:val="center"/>
                          <w:rPr>
                            <w:sz w:val="22"/>
                          </w:rPr>
                        </w:pPr>
                        <w:r>
                          <w:rPr>
                            <w:rFonts w:asciiTheme="minorHAnsi" w:hAnsi="Calibri" w:cstheme="minorBidi"/>
                            <w:color w:val="FBFEFF" w:themeColor="light1"/>
                            <w:kern w:val="24"/>
                            <w:sz w:val="20"/>
                            <w:szCs w:val="22"/>
                          </w:rPr>
                          <w:t>Register</w:t>
                        </w:r>
                      </w:p>
                    </w:txbxContent>
                  </v:textbox>
                </v:shape>
                <v:shape id="Straight Arrow Connector 265" o:spid="_x0000_s1290" type="#_x0000_t32" style="position:absolute;left:68042;top:27930;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sUAAADcAAAADwAAAGRycy9kb3ducmV2LnhtbESP0WrCQBRE3wv+w3IFX0rdRGyw0VW0&#10;GPRJUPsBl+xtEs3eDdltEv/eLRT6OMzMGWa1GUwtOmpdZVlBPI1AEOdWV1wo+LpmbwsQziNrrC2T&#10;ggc52KxHLytMte35TN3FFyJA2KWooPS+SaV0eUkG3dQ2xMH7tq1BH2RbSN1iH+CmlrMoSqTBisNC&#10;iQ19lpTfLz9Gwbzf7ZPX2+kaz7dyeByy7PjRxUpNxsN2CcLT4P/Df+2jVjBL3uH3TDg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NsUAAADcAAAADwAAAAAAAAAA&#10;AAAAAAChAgAAZHJzL2Rvd25yZXYueG1sUEsFBgAAAAAEAAQA+QAAAJMDAAAAAA==&#10;" strokecolor="#526cd0 [2408]">
                  <v:stroke endarrow="open"/>
                </v:shape>
                <v:shape id="TextBox 27" o:spid="_x0000_s1291" type="#_x0000_t202" style="position:absolute;left:60761;top:43618;width:14389;height:3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14:paraId="7314C479" w14:textId="72AD5F78" w:rsidR="002C1A41" w:rsidRDefault="002C1A41" w:rsidP="008C26F3">
                        <w:pPr>
                          <w:pStyle w:val="NormalWeb"/>
                          <w:spacing w:after="0"/>
                          <w:jc w:val="center"/>
                        </w:pPr>
                        <w:r w:rsidRPr="008C26F3">
                          <w:rPr>
                            <w:rFonts w:asciiTheme="minorHAnsi" w:hAnsi="Calibri" w:cstheme="minorBidi"/>
                            <w:color w:val="000000" w:themeColor="text1"/>
                            <w:kern w:val="24"/>
                            <w:sz w:val="20"/>
                            <w:szCs w:val="20"/>
                          </w:rPr>
                          <w:t>Registry</w:t>
                        </w:r>
                        <w:r>
                          <w:rPr>
                            <w:rFonts w:asciiTheme="minorHAnsi" w:hAnsi="Calibri" w:cstheme="minorBidi"/>
                            <w:color w:val="000000" w:themeColor="text1"/>
                            <w:kern w:val="24"/>
                            <w:sz w:val="20"/>
                            <w:szCs w:val="20"/>
                          </w:rPr>
                          <w:t xml:space="preserve"> manager </w:t>
                        </w:r>
                      </w:p>
                    </w:txbxContent>
                  </v:textbox>
                </v:shape>
                <w10:anchorlock/>
              </v:group>
            </w:pict>
          </mc:Fallback>
        </mc:AlternateContent>
      </w:r>
    </w:p>
    <w:p w14:paraId="35ABD438" w14:textId="77777777" w:rsidR="00006A89" w:rsidRDefault="00006A89" w:rsidP="00006A89">
      <w:pPr>
        <w:pStyle w:val="Caption"/>
        <w:jc w:val="center"/>
      </w:pPr>
      <w:bookmarkStart w:id="887" w:name="_Toc415753082"/>
      <w:r>
        <w:t xml:space="preserve">Figure </w:t>
      </w:r>
      <w:r w:rsidR="002C1A41">
        <w:fldChar w:fldCharType="begin"/>
      </w:r>
      <w:r w:rsidR="002C1A41">
        <w:instrText xml:space="preserve"> SEQ Figure \* ARABIC </w:instrText>
      </w:r>
      <w:r w:rsidR="002C1A41">
        <w:fldChar w:fldCharType="separate"/>
      </w:r>
      <w:r w:rsidR="007D147F">
        <w:rPr>
          <w:noProof/>
        </w:rPr>
        <w:t>13</w:t>
      </w:r>
      <w:r w:rsidR="002C1A41">
        <w:rPr>
          <w:noProof/>
        </w:rPr>
        <w:fldChar w:fldCharType="end"/>
      </w:r>
      <w:r>
        <w:t xml:space="preserve"> ISO 19135 governance roles</w:t>
      </w:r>
      <w:bookmarkEnd w:id="887"/>
    </w:p>
    <w:p w14:paraId="164B7576" w14:textId="77777777" w:rsidR="008C20C6" w:rsidRDefault="008C20C6" w:rsidP="008C20C6">
      <w:pPr>
        <w:jc w:val="both"/>
      </w:pPr>
      <w:r>
        <w:t>Repositories are typically used to store registered items. Registers can reference the location of a registered item, or can provide both a registry and repository functions, enabling access to registration metadata and the registered items themselves. At present the FSDF model registry act as a model repository.</w:t>
      </w:r>
    </w:p>
    <w:p w14:paraId="0E682D00" w14:textId="77777777" w:rsidR="00A51287" w:rsidRDefault="00A51287" w:rsidP="009023CD">
      <w:pPr>
        <w:jc w:val="both"/>
      </w:pPr>
    </w:p>
    <w:p w14:paraId="4A7EDC1B" w14:textId="1D8A0569" w:rsidR="00CE4628" w:rsidRDefault="00CE4628" w:rsidP="00CE4628">
      <w:pPr>
        <w:pStyle w:val="Heading3"/>
      </w:pPr>
      <w:r>
        <w:t>Governa</w:t>
      </w:r>
      <w:ins w:id="888" w:author="Simons, Bruce (L&amp;W, Highett)" w:date="2015-04-08T09:34:00Z">
        <w:r w:rsidR="00781E8F">
          <w:t>n</w:t>
        </w:r>
      </w:ins>
      <w:r>
        <w:t>c</w:t>
      </w:r>
      <w:del w:id="889" w:author="Simons, Bruce (L&amp;W, Highett)" w:date="2015-04-08T09:34:00Z">
        <w:r w:rsidDel="00781E8F">
          <w:delText>n</w:delText>
        </w:r>
      </w:del>
      <w:r>
        <w:t>e use cases and actors</w:t>
      </w:r>
    </w:p>
    <w:p w14:paraId="2501F49F" w14:textId="427B5531" w:rsidR="00A51287" w:rsidRDefault="00A51287" w:rsidP="00280D09">
      <w:pPr>
        <w:pStyle w:val="ListNumber"/>
        <w:numPr>
          <w:ilvl w:val="0"/>
          <w:numId w:val="0"/>
        </w:numPr>
        <w:tabs>
          <w:tab w:val="clear" w:pos="397"/>
          <w:tab w:val="num" w:pos="0"/>
        </w:tabs>
        <w:spacing w:after="240" w:line="230" w:lineRule="atLeast"/>
        <w:jc w:val="both"/>
        <w:rPr>
          <w:b/>
        </w:rPr>
      </w:pPr>
      <w:r w:rsidRPr="00A51287">
        <w:t>The use case model shown in</w:t>
      </w:r>
      <w:r>
        <w:rPr>
          <w:b/>
        </w:rPr>
        <w:t xml:space="preserve"> </w:t>
      </w:r>
      <w:r>
        <w:rPr>
          <w:b/>
        </w:rPr>
        <w:fldChar w:fldCharType="begin"/>
      </w:r>
      <w:r>
        <w:rPr>
          <w:b/>
        </w:rPr>
        <w:instrText xml:space="preserve"> REF _Ref415513866 \h </w:instrText>
      </w:r>
      <w:r>
        <w:rPr>
          <w:b/>
        </w:rPr>
      </w:r>
      <w:r>
        <w:rPr>
          <w:b/>
        </w:rPr>
        <w:fldChar w:fldCharType="separate"/>
      </w:r>
      <w:r>
        <w:t xml:space="preserve">Figure </w:t>
      </w:r>
      <w:r>
        <w:rPr>
          <w:noProof/>
        </w:rPr>
        <w:t>11</w:t>
      </w:r>
      <w:r>
        <w:rPr>
          <w:b/>
        </w:rPr>
        <w:fldChar w:fldCharType="end"/>
      </w:r>
      <w:r>
        <w:rPr>
          <w:b/>
        </w:rPr>
        <w:t xml:space="preserve">, </w:t>
      </w:r>
      <w:r w:rsidR="008C20C6" w:rsidRPr="008C20C6">
        <w:t>describes model gov</w:t>
      </w:r>
      <w:r w:rsidR="008C20C6">
        <w:t>erna</w:t>
      </w:r>
      <w:r w:rsidR="008C20C6" w:rsidRPr="008C20C6">
        <w:t>n</w:t>
      </w:r>
      <w:r w:rsidR="008C20C6">
        <w:t>c</w:t>
      </w:r>
      <w:r w:rsidR="008C20C6" w:rsidRPr="008C20C6">
        <w:t>e use cases and actors. The actors are roles from ISO 19135.</w:t>
      </w:r>
    </w:p>
    <w:p w14:paraId="7FCED1DE" w14:textId="4826F2D4" w:rsidR="00C83B9B" w:rsidRDefault="00C83B9B" w:rsidP="00280D09">
      <w:pPr>
        <w:pStyle w:val="ListNumber"/>
        <w:numPr>
          <w:ilvl w:val="0"/>
          <w:numId w:val="0"/>
        </w:numPr>
        <w:tabs>
          <w:tab w:val="clear" w:pos="397"/>
          <w:tab w:val="num" w:pos="0"/>
        </w:tabs>
        <w:spacing w:after="240" w:line="230" w:lineRule="atLeast"/>
        <w:jc w:val="both"/>
      </w:pPr>
      <w:r w:rsidRPr="009F03D9">
        <w:rPr>
          <w:b/>
        </w:rPr>
        <w:t>Register owner</w:t>
      </w:r>
      <w:r>
        <w:t xml:space="preserve"> </w:t>
      </w:r>
      <w:r w:rsidR="00521226">
        <w:t xml:space="preserve">– a </w:t>
      </w:r>
      <w:r>
        <w:t>register owner is responsible for creating registers (and sub</w:t>
      </w:r>
      <w:r w:rsidR="00521226">
        <w:t>-</w:t>
      </w:r>
      <w:r>
        <w:t>registers) and the management, dissemination and intellectual content of those registers. This includes, determining whether submitted content should be published in the register, authorisation of submitting organisations, appointing control bodies and delegating the register manager role to another organisation.</w:t>
      </w:r>
      <w:r w:rsidR="00F8627F">
        <w:t xml:space="preserve"> </w:t>
      </w:r>
      <w:r>
        <w:t xml:space="preserve"> </w:t>
      </w:r>
    </w:p>
    <w:p w14:paraId="3C563E97" w14:textId="77777777" w:rsidR="00C83B9B" w:rsidRDefault="00C83B9B" w:rsidP="009023CD">
      <w:pPr>
        <w:jc w:val="both"/>
      </w:pPr>
      <w:r w:rsidRPr="00713916">
        <w:rPr>
          <w:b/>
        </w:rPr>
        <w:t xml:space="preserve">Submitting organisation </w:t>
      </w:r>
      <w:r>
        <w:t xml:space="preserve">– organisations authorised by the register owner to submit models for inclusion in the register. </w:t>
      </w:r>
    </w:p>
    <w:p w14:paraId="53ABF3F5" w14:textId="193E7F91" w:rsidR="00C83B9B" w:rsidRPr="00120B93" w:rsidRDefault="00C83B9B" w:rsidP="009023CD">
      <w:pPr>
        <w:jc w:val="both"/>
      </w:pPr>
      <w:r>
        <w:rPr>
          <w:b/>
        </w:rPr>
        <w:t xml:space="preserve">Control body </w:t>
      </w:r>
      <w:r w:rsidRPr="00120B93">
        <w:t>-</w:t>
      </w:r>
      <w:r w:rsidR="00F8627F">
        <w:t xml:space="preserve"> </w:t>
      </w:r>
      <w:r w:rsidRPr="00120B93">
        <w:t xml:space="preserve">optionally a register owner can appoint a control body to review submitted models and advise </w:t>
      </w:r>
      <w:r w:rsidR="00521226">
        <w:t xml:space="preserve">a </w:t>
      </w:r>
      <w:r w:rsidRPr="00120B93">
        <w:t xml:space="preserve">register owner to accept reject or request modification of the submitted model. </w:t>
      </w:r>
    </w:p>
    <w:p w14:paraId="06BAD453" w14:textId="77777777" w:rsidR="00C83B9B" w:rsidRDefault="00C83B9B" w:rsidP="009023CD">
      <w:pPr>
        <w:jc w:val="both"/>
      </w:pPr>
      <w:r w:rsidRPr="00713916">
        <w:rPr>
          <w:b/>
        </w:rPr>
        <w:t>Registry manager</w:t>
      </w:r>
      <w:r>
        <w:rPr>
          <w:b/>
        </w:rPr>
        <w:t xml:space="preserve"> </w:t>
      </w:r>
      <w:r>
        <w:t>– responsible for operation of the FSDF model registry and supporting the creation of registers.</w:t>
      </w:r>
    </w:p>
    <w:p w14:paraId="48703138" w14:textId="77777777" w:rsidR="00C83B9B" w:rsidRDefault="00C83B9B" w:rsidP="00C83B9B">
      <w:pPr>
        <w:pStyle w:val="Heading3"/>
      </w:pPr>
      <w:r>
        <w:t xml:space="preserve">Use cases </w:t>
      </w:r>
    </w:p>
    <w:p w14:paraId="131D0C9C" w14:textId="77777777" w:rsidR="00C83B9B" w:rsidRDefault="00C83B9B" w:rsidP="009023CD">
      <w:pPr>
        <w:jc w:val="both"/>
      </w:pPr>
      <w:r w:rsidRPr="00DC216C">
        <w:rPr>
          <w:b/>
        </w:rPr>
        <w:t>Manage registry</w:t>
      </w:r>
      <w:r>
        <w:t xml:space="preserve"> – </w:t>
      </w:r>
      <w:r w:rsidR="00D32D8F">
        <w:t>T</w:t>
      </w:r>
      <w:r>
        <w:t xml:space="preserve">he establishment and management of the model </w:t>
      </w:r>
      <w:r w:rsidR="00211F5E">
        <w:t>registry (</w:t>
      </w:r>
      <w:r>
        <w:t xml:space="preserve">and potentially other registries) to enable governance of and access to </w:t>
      </w:r>
      <w:r w:rsidR="00B161A8">
        <w:t xml:space="preserve">the </w:t>
      </w:r>
      <w:r>
        <w:t>models. Th</w:t>
      </w:r>
      <w:r w:rsidR="00D32D8F">
        <w:t>is</w:t>
      </w:r>
      <w:r>
        <w:t xml:space="preserve"> entails deploying, operating and administering the registry.</w:t>
      </w:r>
    </w:p>
    <w:p w14:paraId="5C79794A" w14:textId="77777777" w:rsidR="00C83B9B" w:rsidRDefault="00C83B9B" w:rsidP="009023CD">
      <w:pPr>
        <w:jc w:val="both"/>
      </w:pPr>
      <w:r w:rsidRPr="00B072EF">
        <w:rPr>
          <w:b/>
        </w:rPr>
        <w:t xml:space="preserve">Create and manage register </w:t>
      </w:r>
      <w:r>
        <w:t xml:space="preserve">- </w:t>
      </w:r>
      <w:r w:rsidR="00D32D8F">
        <w:t>T</w:t>
      </w:r>
      <w:r>
        <w:t>he creation and administration of registers by the register owner. It includes: establishing registers; assignment of roles and the management of permissions for submitting organisations and optionally control bodies for its registers; creating sub-registers and delegating responsibility to register owners.</w:t>
      </w:r>
    </w:p>
    <w:p w14:paraId="3B2EE3B3" w14:textId="77777777" w:rsidR="00C83B9B" w:rsidRDefault="00C83B9B" w:rsidP="009023CD">
      <w:pPr>
        <w:jc w:val="both"/>
      </w:pPr>
      <w:r w:rsidRPr="00B072EF">
        <w:rPr>
          <w:b/>
        </w:rPr>
        <w:t>Submit model</w:t>
      </w:r>
      <w:r>
        <w:t xml:space="preserve"> – </w:t>
      </w:r>
      <w:r w:rsidR="00B161A8">
        <w:t xml:space="preserve">The submission of </w:t>
      </w:r>
      <w:r>
        <w:t xml:space="preserve">an FSDF draft model </w:t>
      </w:r>
      <w:r w:rsidR="00B161A8">
        <w:t xml:space="preserve">to the register </w:t>
      </w:r>
      <w:r>
        <w:t xml:space="preserve">for review and eventual inclusion in the FSDF framework. The model is accessible only to </w:t>
      </w:r>
      <w:r w:rsidR="009029DA">
        <w:t>the</w:t>
      </w:r>
      <w:r w:rsidR="00521226">
        <w:t xml:space="preserve"> </w:t>
      </w:r>
      <w:r>
        <w:t xml:space="preserve">register owner and </w:t>
      </w:r>
      <w:r w:rsidR="009029DA">
        <w:t xml:space="preserve">the </w:t>
      </w:r>
      <w:r>
        <w:t xml:space="preserve">control body at this stage. Register owners are responsible for identifying and authorising </w:t>
      </w:r>
      <w:r w:rsidR="009029DA">
        <w:t xml:space="preserve">the </w:t>
      </w:r>
      <w:r>
        <w:t>submitting organisations.</w:t>
      </w:r>
    </w:p>
    <w:p w14:paraId="10E21F60" w14:textId="5BA823D0" w:rsidR="00C83B9B" w:rsidRDefault="00C83B9B" w:rsidP="009023CD">
      <w:pPr>
        <w:jc w:val="both"/>
      </w:pPr>
      <w:r w:rsidRPr="00B072EF">
        <w:rPr>
          <w:b/>
        </w:rPr>
        <w:t>Review and adjudicate</w:t>
      </w:r>
      <w:r>
        <w:t xml:space="preserve"> – </w:t>
      </w:r>
      <w:r w:rsidR="00B161A8">
        <w:t xml:space="preserve">A </w:t>
      </w:r>
      <w:r>
        <w:t>register owner (optionally appointed control body) reviews submitted model</w:t>
      </w:r>
      <w:r w:rsidR="00D32D8F">
        <w:t>s</w:t>
      </w:r>
      <w:r>
        <w:t xml:space="preserve"> and determine</w:t>
      </w:r>
      <w:r w:rsidR="00D32D8F">
        <w:t>s</w:t>
      </w:r>
      <w:r>
        <w:t xml:space="preserve"> whether to accept, reject or request modification of the models. </w:t>
      </w:r>
      <w:r w:rsidR="00D32D8F">
        <w:t>The submitted m</w:t>
      </w:r>
      <w:r>
        <w:t>odel</w:t>
      </w:r>
      <w:r w:rsidR="00D32D8F">
        <w:t>s</w:t>
      </w:r>
      <w:r>
        <w:t xml:space="preserve"> </w:t>
      </w:r>
      <w:r w:rsidR="00D32D8F">
        <w:t>are</w:t>
      </w:r>
      <w:r>
        <w:t xml:space="preserve"> reviewed for conformance with ISOTC211 standards and FSDF modelling guidelines and best practice</w:t>
      </w:r>
      <w:r w:rsidR="009029DA">
        <w:t xml:space="preserve"> and coherence with existing FSDF models (FSDF standards),</w:t>
      </w:r>
    </w:p>
    <w:p w14:paraId="4DDA5514" w14:textId="3C810140" w:rsidR="00C83B9B" w:rsidRDefault="00C83B9B" w:rsidP="009023CD">
      <w:pPr>
        <w:jc w:val="both"/>
      </w:pPr>
      <w:r w:rsidRPr="00F811F8">
        <w:rPr>
          <w:b/>
        </w:rPr>
        <w:t>Reject</w:t>
      </w:r>
      <w:r w:rsidR="009029DA">
        <w:rPr>
          <w:b/>
        </w:rPr>
        <w:t xml:space="preserve"> or </w:t>
      </w:r>
      <w:r w:rsidRPr="00F811F8">
        <w:rPr>
          <w:b/>
        </w:rPr>
        <w:t xml:space="preserve">request modification </w:t>
      </w:r>
      <w:r w:rsidR="009029DA">
        <w:rPr>
          <w:b/>
        </w:rPr>
        <w:t>to a</w:t>
      </w:r>
      <w:r w:rsidRPr="00F811F8">
        <w:rPr>
          <w:b/>
        </w:rPr>
        <w:t xml:space="preserve"> model</w:t>
      </w:r>
      <w:r>
        <w:t xml:space="preserve"> – </w:t>
      </w:r>
      <w:r w:rsidR="00B161A8">
        <w:t>A</w:t>
      </w:r>
      <w:r>
        <w:t xml:space="preserve"> submission is rejected or a modification requested based on review.</w:t>
      </w:r>
    </w:p>
    <w:p w14:paraId="4BFECABD" w14:textId="77777777" w:rsidR="00C83B9B" w:rsidRDefault="00C83B9B" w:rsidP="009023CD">
      <w:pPr>
        <w:jc w:val="both"/>
      </w:pPr>
      <w:r w:rsidRPr="00F811F8">
        <w:rPr>
          <w:b/>
        </w:rPr>
        <w:t>Publish model</w:t>
      </w:r>
      <w:r>
        <w:t xml:space="preserve"> – </w:t>
      </w:r>
      <w:r w:rsidR="00B161A8">
        <w:t xml:space="preserve">A </w:t>
      </w:r>
      <w:r>
        <w:t xml:space="preserve">register owner publishes </w:t>
      </w:r>
      <w:r w:rsidR="009029DA">
        <w:t xml:space="preserve">an </w:t>
      </w:r>
      <w:r>
        <w:t>approved model in the register as an FSDF standard, making it publically accessible.</w:t>
      </w:r>
    </w:p>
    <w:p w14:paraId="08B492C6" w14:textId="196B43F2" w:rsidR="00C83B9B" w:rsidRDefault="008C20C6" w:rsidP="00C83B9B">
      <w:pPr>
        <w:pStyle w:val="Heading3"/>
      </w:pPr>
      <w:r>
        <w:t xml:space="preserve">FSDF registry and register </w:t>
      </w:r>
      <w:r w:rsidR="00C83B9B">
        <w:t>arrangments</w:t>
      </w:r>
    </w:p>
    <w:p w14:paraId="65325BDD" w14:textId="0DB09B45" w:rsidR="008C20C6" w:rsidRDefault="008C20C6" w:rsidP="008C20C6">
      <w:r>
        <w:t>Register implementation patterns will need to reflect governance reality Thus, it is proposed that registers be assigned for each FSDF Theme with the theme custodian acting as register owner. The register owner will delegate</w:t>
      </w:r>
      <w:r w:rsidR="00F8627F">
        <w:t xml:space="preserve"> </w:t>
      </w:r>
    </w:p>
    <w:p w14:paraId="278B34D7" w14:textId="522599E5" w:rsidR="007373BE" w:rsidRDefault="007373BE" w:rsidP="007373BE">
      <w:r>
        <w:t>ISO 19135 specifies three structures that can be used for registers:</w:t>
      </w:r>
    </w:p>
    <w:p w14:paraId="2276E923" w14:textId="77777777" w:rsidR="007373BE" w:rsidRDefault="007373BE" w:rsidP="00790B92">
      <w:pPr>
        <w:pStyle w:val="ListParagraph"/>
        <w:numPr>
          <w:ilvl w:val="0"/>
          <w:numId w:val="52"/>
        </w:numPr>
        <w:spacing w:after="200"/>
        <w:jc w:val="both"/>
      </w:pPr>
      <w:r w:rsidRPr="008D297D">
        <w:t>Simple register – contains registered items of the same class e.g. agreements of the same typ</w:t>
      </w:r>
      <w:r>
        <w:t>e;</w:t>
      </w:r>
    </w:p>
    <w:p w14:paraId="46DA9B16" w14:textId="77777777" w:rsidR="007373BE" w:rsidRDefault="007373BE" w:rsidP="00790B92">
      <w:pPr>
        <w:pStyle w:val="ListParagraph"/>
        <w:numPr>
          <w:ilvl w:val="0"/>
          <w:numId w:val="52"/>
        </w:numPr>
        <w:jc w:val="both"/>
      </w:pPr>
      <w:r w:rsidRPr="008D297D">
        <w:lastRenderedPageBreak/>
        <w:t xml:space="preserve">Multi-part register – contains registered items of different classes organised in sections based on the </w:t>
      </w:r>
      <w:r>
        <w:t xml:space="preserve">type of information </w:t>
      </w:r>
      <w:r w:rsidRPr="008D297D">
        <w:t>required for each agreement</w:t>
      </w:r>
      <w:r>
        <w:t xml:space="preserve"> type e.g. agreements of different types governed by the same authority structure; and</w:t>
      </w:r>
    </w:p>
    <w:p w14:paraId="4B7C7DBF" w14:textId="77777777" w:rsidR="007373BE" w:rsidRDefault="007373BE" w:rsidP="00790B92">
      <w:pPr>
        <w:pStyle w:val="ListParagraph"/>
        <w:numPr>
          <w:ilvl w:val="0"/>
          <w:numId w:val="52"/>
        </w:numPr>
        <w:spacing w:after="200"/>
      </w:pPr>
      <w:r>
        <w:t>H</w:t>
      </w:r>
      <w:r w:rsidRPr="00F92D77">
        <w:t>ierarchical register</w:t>
      </w:r>
      <w:r w:rsidRPr="00F92D77">
        <w:rPr>
          <w:b/>
        </w:rPr>
        <w:t xml:space="preserve"> </w:t>
      </w:r>
      <w:r>
        <w:rPr>
          <w:b/>
        </w:rPr>
        <w:t xml:space="preserve">– </w:t>
      </w:r>
      <w:r>
        <w:t>a structured set of registers composed of a principal register and one or more sub-registers e.g. a central vocabulary register that contains a list of the domain vocabulary registers.</w:t>
      </w:r>
    </w:p>
    <w:p w14:paraId="01F0F1AA" w14:textId="57A911B4" w:rsidR="007373BE" w:rsidRPr="00A32D18" w:rsidRDefault="007373BE" w:rsidP="007373BE">
      <w:r>
        <w:t xml:space="preserve">A combination of all three structures is likely to be required. However, it is anticipated that the hierarchical register pattern will be commonly used, as this enables federated and partitioned governance of a particular type of registered item such as data exchange models. A </w:t>
      </w:r>
      <w:r w:rsidRPr="008D297D">
        <w:t xml:space="preserve">hierarchical </w:t>
      </w:r>
      <w:r>
        <w:t xml:space="preserve">register of </w:t>
      </w:r>
      <w:r w:rsidRPr="008D297D">
        <w:t>application schema</w:t>
      </w:r>
      <w:r>
        <w:t>s</w:t>
      </w:r>
      <w:r w:rsidRPr="008D297D">
        <w:t xml:space="preserve"> could </w:t>
      </w:r>
      <w:r>
        <w:t xml:space="preserve">for example be </w:t>
      </w:r>
      <w:r w:rsidRPr="008D297D">
        <w:t xml:space="preserve">created with </w:t>
      </w:r>
      <w:r>
        <w:t xml:space="preserve">a </w:t>
      </w:r>
      <w:r w:rsidRPr="008D297D">
        <w:t xml:space="preserve">principle register </w:t>
      </w:r>
      <w:r w:rsidR="008C20C6">
        <w:t xml:space="preserve">articulating the domains </w:t>
      </w:r>
      <w:r>
        <w:t xml:space="preserve">e.g. </w:t>
      </w:r>
      <w:r w:rsidR="008C20C6">
        <w:t xml:space="preserve">FSDF Themes </w:t>
      </w:r>
      <w:r>
        <w:t xml:space="preserve">linked to domain specific sub-registers, each of which contains </w:t>
      </w:r>
      <w:r w:rsidRPr="008D297D">
        <w:t xml:space="preserve">application schema </w:t>
      </w:r>
      <w:r>
        <w:t>for a specific domain.</w:t>
      </w:r>
    </w:p>
    <w:p w14:paraId="1373C21B" w14:textId="77777777" w:rsidR="007373BE" w:rsidRDefault="007373BE" w:rsidP="007373BE">
      <w:r>
        <w:t>Cross-referencing registered items between registers will be an important pattern as this will bring navigability and coherence to the agreement space. For example, a registered application schema can be cross-referenced to registered code-lists used with the application schema.</w:t>
      </w:r>
    </w:p>
    <w:p w14:paraId="4085DFA8" w14:textId="77777777" w:rsidR="00C83B9B" w:rsidRPr="007A305B" w:rsidRDefault="00C83B9B" w:rsidP="009023CD">
      <w:pPr>
        <w:jc w:val="both"/>
      </w:pPr>
    </w:p>
    <w:p w14:paraId="6AE2193A" w14:textId="77777777" w:rsidR="007A305B" w:rsidRPr="007A305B" w:rsidRDefault="007A305B" w:rsidP="009023CD">
      <w:pPr>
        <w:jc w:val="both"/>
      </w:pPr>
    </w:p>
    <w:p w14:paraId="7EEEC72B" w14:textId="77777777" w:rsidR="002052C4" w:rsidRDefault="002052C4" w:rsidP="009023CD">
      <w:pPr>
        <w:spacing w:after="0"/>
        <w:jc w:val="both"/>
        <w:rPr>
          <w:rFonts w:eastAsiaTheme="majorEastAsia" w:cstheme="majorBidi"/>
          <w:b/>
          <w:bCs/>
          <w:color w:val="00A9CE" w:themeColor="accent1"/>
          <w:sz w:val="44"/>
          <w:szCs w:val="28"/>
        </w:rPr>
      </w:pPr>
      <w:r>
        <w:br w:type="page"/>
      </w:r>
    </w:p>
    <w:p w14:paraId="295BBBA0" w14:textId="29802460" w:rsidR="006C2F7A" w:rsidRDefault="006D7161" w:rsidP="00FF4E24">
      <w:pPr>
        <w:pStyle w:val="Heading1"/>
      </w:pPr>
      <w:bookmarkStart w:id="890" w:name="_Toc415562759"/>
      <w:commentRangeStart w:id="891"/>
      <w:r>
        <w:lastRenderedPageBreak/>
        <w:t>Recommendations</w:t>
      </w:r>
      <w:bookmarkEnd w:id="890"/>
      <w:commentRangeEnd w:id="891"/>
      <w:r w:rsidR="008C20C6">
        <w:rPr>
          <w:rStyle w:val="CommentReference"/>
          <w:rFonts w:eastAsia="Calibri"/>
          <w:b w:val="0"/>
          <w:bCs w:val="0"/>
          <w:color w:val="000000"/>
        </w:rPr>
        <w:commentReference w:id="891"/>
      </w:r>
    </w:p>
    <w:p w14:paraId="3F39BE78" w14:textId="77777777" w:rsidR="009575EE" w:rsidRDefault="00FF4E24" w:rsidP="00FF4E24">
      <w:pPr>
        <w:pStyle w:val="Heading2"/>
        <w:rPr>
          <w:b/>
        </w:rPr>
      </w:pPr>
      <w:bookmarkStart w:id="892" w:name="_Toc415562760"/>
      <w:bookmarkStart w:id="893" w:name="_Toc315694432"/>
      <w:r w:rsidRPr="00AA7ECA">
        <w:rPr>
          <w:b/>
        </w:rPr>
        <w:t>Current status</w:t>
      </w:r>
      <w:bookmarkEnd w:id="892"/>
    </w:p>
    <w:p w14:paraId="0DDA6FCE" w14:textId="4B416561" w:rsidR="00AA7ECA" w:rsidRDefault="00B3402B" w:rsidP="00AA7ECA">
      <w:r>
        <w:t>Model</w:t>
      </w:r>
      <w:r w:rsidR="00F8627F">
        <w:t xml:space="preserve"> </w:t>
      </w:r>
      <w:r>
        <w:t>develop</w:t>
      </w:r>
    </w:p>
    <w:p w14:paraId="7A817165" w14:textId="69C454A0" w:rsidR="00B3402B" w:rsidRDefault="00B3402B" w:rsidP="00AA7ECA">
      <w:r>
        <w:t xml:space="preserve">Not tested much </w:t>
      </w:r>
    </w:p>
    <w:p w14:paraId="4503B15D" w14:textId="455341D0" w:rsidR="00B3402B" w:rsidRDefault="00B3402B" w:rsidP="00AA7ECA">
      <w:r>
        <w:t xml:space="preserve">Registry deployed </w:t>
      </w:r>
    </w:p>
    <w:p w14:paraId="7CFF509B" w14:textId="5BED77A1" w:rsidR="00B3402B" w:rsidRPr="00AA7ECA" w:rsidRDefault="00B3402B" w:rsidP="00AA7ECA">
      <w:r>
        <w:t xml:space="preserve">Models published in registry – reference ANZLIC FSDF site </w:t>
      </w:r>
    </w:p>
    <w:p w14:paraId="647A0D6D" w14:textId="4CC78673" w:rsidR="006D7161" w:rsidRPr="00AA7ECA" w:rsidRDefault="00AA7ECA" w:rsidP="00FF4E24">
      <w:pPr>
        <w:pStyle w:val="Heading2"/>
        <w:rPr>
          <w:b/>
        </w:rPr>
      </w:pPr>
      <w:bookmarkStart w:id="894" w:name="_Toc415562761"/>
      <w:r w:rsidRPr="00AA7ECA">
        <w:rPr>
          <w:b/>
        </w:rPr>
        <w:t>R</w:t>
      </w:r>
      <w:r w:rsidR="006D7161" w:rsidRPr="00AA7ECA">
        <w:rPr>
          <w:b/>
        </w:rPr>
        <w:t>ecommendations</w:t>
      </w:r>
      <w:bookmarkEnd w:id="894"/>
    </w:p>
    <w:p w14:paraId="1639F16E" w14:textId="77777777" w:rsidR="00AA7ECA" w:rsidRDefault="00AA7ECA" w:rsidP="00AA7ECA">
      <w:pPr>
        <w:pStyle w:val="Heading3"/>
      </w:pPr>
      <w:r>
        <w:t>Model suite</w:t>
      </w:r>
    </w:p>
    <w:p w14:paraId="47EFBCBC" w14:textId="75DA67FC" w:rsidR="00AA7ECA" w:rsidRDefault="00B3402B" w:rsidP="00AA7ECA">
      <w:r>
        <w:t xml:space="preserve">Further model development </w:t>
      </w:r>
    </w:p>
    <w:p w14:paraId="65F9D8C7" w14:textId="617F4ED7" w:rsidR="000C0B9A" w:rsidRDefault="000C0B9A" w:rsidP="00AA7ECA">
      <w:r>
        <w:t xml:space="preserve">Core common model – </w:t>
      </w:r>
    </w:p>
    <w:p w14:paraId="6C006F6F" w14:textId="77777777" w:rsidR="000C0B9A" w:rsidRDefault="000C0B9A" w:rsidP="00AA7ECA">
      <w:r>
        <w:t>FSDF wide data concerns</w:t>
      </w:r>
    </w:p>
    <w:p w14:paraId="73F87461" w14:textId="77777777" w:rsidR="000C0B9A" w:rsidRDefault="000C0B9A" w:rsidP="00AA7ECA">
      <w:r>
        <w:t>Implementation of design pattern</w:t>
      </w:r>
    </w:p>
    <w:p w14:paraId="41F4132D" w14:textId="77777777" w:rsidR="000C0B9A" w:rsidRDefault="000C0B9A" w:rsidP="000C0B9A">
      <w:pPr>
        <w:pStyle w:val="ListParagraph"/>
        <w:numPr>
          <w:ilvl w:val="2"/>
          <w:numId w:val="22"/>
        </w:numPr>
      </w:pPr>
      <w:r>
        <w:t>Identity foremost</w:t>
      </w:r>
    </w:p>
    <w:p w14:paraId="4B9075E5" w14:textId="77777777" w:rsidR="000C0B9A" w:rsidRDefault="000C0B9A" w:rsidP="000C0B9A">
      <w:pPr>
        <w:pStyle w:val="ListParagraph"/>
        <w:numPr>
          <w:ilvl w:val="2"/>
          <w:numId w:val="22"/>
        </w:numPr>
      </w:pPr>
      <w:r>
        <w:t>Multiple versions</w:t>
      </w:r>
    </w:p>
    <w:p w14:paraId="0007B626" w14:textId="77777777" w:rsidR="000C0B9A" w:rsidRDefault="000C0B9A" w:rsidP="000C0B9A">
      <w:pPr>
        <w:pStyle w:val="ListParagraph"/>
        <w:numPr>
          <w:ilvl w:val="2"/>
          <w:numId w:val="22"/>
        </w:numPr>
      </w:pPr>
      <w:r>
        <w:t>Topology</w:t>
      </w:r>
    </w:p>
    <w:p w14:paraId="42E38F1F" w14:textId="77777777" w:rsidR="000C0B9A" w:rsidRDefault="000C0B9A" w:rsidP="000C0B9A">
      <w:pPr>
        <w:pStyle w:val="ListParagraph"/>
        <w:numPr>
          <w:ilvl w:val="2"/>
          <w:numId w:val="22"/>
        </w:numPr>
      </w:pPr>
      <w:r>
        <w:t>Associated geographies for each version</w:t>
      </w:r>
    </w:p>
    <w:p w14:paraId="2EF65E66" w14:textId="5D4C66C5" w:rsidR="000C0B9A" w:rsidRDefault="000C0B9A" w:rsidP="000C0B9A">
      <w:pPr>
        <w:pStyle w:val="ListParagraph"/>
        <w:numPr>
          <w:ilvl w:val="2"/>
          <w:numId w:val="22"/>
        </w:numPr>
      </w:pPr>
      <w:r>
        <w:t>Flexible meta</w:t>
      </w:r>
      <w:ins w:id="895" w:author="Simons, Bruce (L&amp;W, Highett)" w:date="2015-04-08T09:36:00Z">
        <w:r w:rsidR="00EF00FB">
          <w:t>-</w:t>
        </w:r>
      </w:ins>
      <w:r>
        <w:t xml:space="preserve">model. </w:t>
      </w:r>
    </w:p>
    <w:p w14:paraId="3C9030C4" w14:textId="77777777" w:rsidR="000C0B9A" w:rsidRDefault="000C0B9A" w:rsidP="000C0B9A">
      <w:pPr>
        <w:pStyle w:val="ListParagraph"/>
        <w:numPr>
          <w:ilvl w:val="1"/>
          <w:numId w:val="22"/>
        </w:numPr>
      </w:pPr>
      <w:r>
        <w:t>Has been tested and current data products including flat file structures such as shapefiles can be readily transformed into this structure.</w:t>
      </w:r>
    </w:p>
    <w:p w14:paraId="02ABB483" w14:textId="77777777" w:rsidR="000C0B9A" w:rsidRDefault="000C0B9A" w:rsidP="000C0B9A">
      <w:pPr>
        <w:pStyle w:val="ListParagraph"/>
        <w:numPr>
          <w:ilvl w:val="1"/>
          <w:numId w:val="22"/>
        </w:numPr>
      </w:pPr>
      <w:r>
        <w:t>Provides important target for and potential to realise ambitions.</w:t>
      </w:r>
    </w:p>
    <w:p w14:paraId="56D430B2" w14:textId="07596BA5" w:rsidR="00B3402B" w:rsidRDefault="000C0B9A" w:rsidP="00AA7ECA">
      <w:r>
        <w:t xml:space="preserve"> </w:t>
      </w:r>
      <w:r w:rsidR="00B3402B">
        <w:t>Driven by data requirements</w:t>
      </w:r>
    </w:p>
    <w:p w14:paraId="5CC38780" w14:textId="26DB26BC" w:rsidR="00E213DD" w:rsidRDefault="00E213DD" w:rsidP="00E213DD">
      <w:pPr>
        <w:pStyle w:val="ListParagraph"/>
        <w:numPr>
          <w:ilvl w:val="1"/>
          <w:numId w:val="22"/>
        </w:numPr>
      </w:pPr>
      <w:r>
        <w:t>These</w:t>
      </w:r>
      <w:r w:rsidR="00F8627F">
        <w:t xml:space="preserve"> </w:t>
      </w:r>
      <w:r>
        <w:t xml:space="preserve">and </w:t>
      </w:r>
    </w:p>
    <w:p w14:paraId="5432210D" w14:textId="77777777" w:rsidR="00E213DD" w:rsidRDefault="00E213DD" w:rsidP="00E213DD">
      <w:pPr>
        <w:pStyle w:val="ListParagraph"/>
        <w:numPr>
          <w:ilvl w:val="1"/>
          <w:numId w:val="22"/>
        </w:numPr>
      </w:pPr>
      <w:r>
        <w:t>Provides an opportunity to revisit assumptions about what is actually required to meet use cases for theme data without jumping into product design. For example in the context of addressing understanding the real use cases for addressing beyond the delivery of mail.</w:t>
      </w:r>
    </w:p>
    <w:p w14:paraId="201EE853" w14:textId="77777777" w:rsidR="00E213DD" w:rsidRDefault="00E213DD" w:rsidP="00AA7ECA"/>
    <w:p w14:paraId="5CD0E614" w14:textId="5EABA92C" w:rsidR="00B3402B" w:rsidRDefault="00B3402B" w:rsidP="00AA7ECA">
      <w:r>
        <w:t xml:space="preserve">More emphasis on understanding </w:t>
      </w:r>
      <w:r w:rsidR="00E213DD">
        <w:t>use cases</w:t>
      </w:r>
    </w:p>
    <w:p w14:paraId="222ACA9D" w14:textId="77777777" w:rsidR="00E213DD" w:rsidRDefault="00E213DD" w:rsidP="00AA7ECA"/>
    <w:p w14:paraId="69EC11EE" w14:textId="50DBD8CA" w:rsidR="00B3402B" w:rsidRDefault="00B3402B" w:rsidP="00AA7ECA">
      <w:r>
        <w:t>Opportunities for cross theme harmonisation</w:t>
      </w:r>
    </w:p>
    <w:p w14:paraId="0EDD774E" w14:textId="5C767F01" w:rsidR="00B3402B" w:rsidRDefault="00B3402B" w:rsidP="00AA7ECA">
      <w:r>
        <w:t xml:space="preserve">Vocabs </w:t>
      </w:r>
    </w:p>
    <w:p w14:paraId="532865D7" w14:textId="1705EF7D" w:rsidR="00AA7ECA" w:rsidRDefault="00AA7ECA" w:rsidP="00AA7ECA">
      <w:pPr>
        <w:pStyle w:val="Heading3"/>
      </w:pPr>
      <w:r>
        <w:t>governance</w:t>
      </w:r>
    </w:p>
    <w:p w14:paraId="0FFFE64A" w14:textId="1038A8E2" w:rsidR="00AA7ECA" w:rsidRDefault="00AA7ECA" w:rsidP="00AA7ECA">
      <w:r>
        <w:t xml:space="preserve">Assign ownership </w:t>
      </w:r>
      <w:r w:rsidR="000C0B9A">
        <w:t xml:space="preserve">of models and </w:t>
      </w:r>
    </w:p>
    <w:p w14:paraId="6548F7C6" w14:textId="1851D931" w:rsidR="00AA7ECA" w:rsidRPr="00AA7ECA" w:rsidRDefault="00AA7ECA" w:rsidP="00AA7ECA">
      <w:r>
        <w:t xml:space="preserve">Leverage FSDF governance roles </w:t>
      </w:r>
    </w:p>
    <w:p w14:paraId="4FD7D860" w14:textId="4DD7044E" w:rsidR="00AA7ECA" w:rsidRDefault="00AA7ECA" w:rsidP="00AA7ECA">
      <w:pPr>
        <w:pStyle w:val="Heading3"/>
      </w:pPr>
      <w:r>
        <w:lastRenderedPageBreak/>
        <w:t xml:space="preserve">Modelling tools </w:t>
      </w:r>
      <w:r w:rsidR="00B3402B">
        <w:t>and processes</w:t>
      </w:r>
    </w:p>
    <w:p w14:paraId="0C59030F" w14:textId="2CE2AB96" w:rsidR="00B3402B" w:rsidRPr="00B3402B" w:rsidRDefault="00B3402B" w:rsidP="00B3402B">
      <w:r>
        <w:t xml:space="preserve">Enterprise vesus community modelling </w:t>
      </w:r>
    </w:p>
    <w:p w14:paraId="34664BE7" w14:textId="77777777" w:rsidR="00B3402B" w:rsidRDefault="00B3402B" w:rsidP="00B3402B">
      <w:r>
        <w:t>Registry</w:t>
      </w:r>
    </w:p>
    <w:p w14:paraId="7AEC24FE" w14:textId="3A70AB4E" w:rsidR="00B3402B" w:rsidRDefault="00B3402B" w:rsidP="00B3402B">
      <w:r>
        <w:t>Vocabs</w:t>
      </w:r>
    </w:p>
    <w:p w14:paraId="0F68982B" w14:textId="77777777" w:rsidR="00B3402B" w:rsidRPr="00B3402B" w:rsidRDefault="00B3402B" w:rsidP="00B3402B"/>
    <w:p w14:paraId="52B167E9" w14:textId="77777777" w:rsidR="00B3402B" w:rsidRPr="00B3402B" w:rsidRDefault="00B3402B" w:rsidP="00B3402B"/>
    <w:p w14:paraId="13ED294A" w14:textId="77777777" w:rsidR="00067D74" w:rsidRDefault="00067D74" w:rsidP="009023CD">
      <w:pPr>
        <w:jc w:val="both"/>
      </w:pPr>
    </w:p>
    <w:p w14:paraId="0C55B941" w14:textId="77777777" w:rsidR="009575EE" w:rsidRPr="009575EE" w:rsidRDefault="007251EE" w:rsidP="009023CD">
      <w:pPr>
        <w:jc w:val="both"/>
      </w:pPr>
      <w:r>
        <w:rPr>
          <w:rStyle w:val="CommentReference"/>
        </w:rPr>
        <w:commentReference w:id="896"/>
      </w:r>
    </w:p>
    <w:p w14:paraId="4FB09D06" w14:textId="77777777" w:rsidR="00FF4E24" w:rsidRDefault="00FF4E24" w:rsidP="009023CD">
      <w:pPr>
        <w:jc w:val="both"/>
      </w:pPr>
    </w:p>
    <w:p w14:paraId="4584C1AD" w14:textId="3ACAFDB9" w:rsidR="00EC501A" w:rsidRDefault="0004565D" w:rsidP="002F407B">
      <w:pPr>
        <w:pStyle w:val="Heading1notnumbered"/>
      </w:pPr>
      <w:r>
        <w:lastRenderedPageBreak/>
        <w:t>Acronyms</w:t>
      </w:r>
      <w:r w:rsidR="00EC501A">
        <w:t xml:space="preserve"> </w:t>
      </w:r>
    </w:p>
    <w:p w14:paraId="48E92C3C" w14:textId="77777777" w:rsidR="00746C71" w:rsidRDefault="00746C71" w:rsidP="00746C71">
      <w:pPr>
        <w:rPr>
          <w:ins w:id="897" w:author="Simons, Bruce (L&amp;W, Highett)" w:date="2015-04-08T09:54:00Z"/>
        </w:rPr>
      </w:pPr>
      <w:ins w:id="898" w:author="Simons, Bruce (L&amp;W, Highett)" w:date="2015-04-08T09:44:00Z">
        <w:r>
          <w:t>ABS – Australian Bureau of Statistics</w:t>
        </w:r>
        <w:r>
          <w:t xml:space="preserve"> </w:t>
        </w:r>
      </w:ins>
    </w:p>
    <w:p w14:paraId="056BFAA4" w14:textId="6BED1608" w:rsidR="001E0012" w:rsidRDefault="001E0012" w:rsidP="00746C71">
      <w:pPr>
        <w:rPr>
          <w:ins w:id="899" w:author="Simons, Bruce (L&amp;W, Highett)" w:date="2015-04-08T09:58:00Z"/>
        </w:rPr>
      </w:pPr>
      <w:ins w:id="900" w:author="Simons, Bruce (L&amp;W, Highett)" w:date="2015-04-08T09:54:00Z">
        <w:r w:rsidRPr="001E0012">
          <w:t>ANZLIC</w:t>
        </w:r>
      </w:ins>
      <w:ins w:id="901" w:author="Simons, Bruce (L&amp;W, Highett)" w:date="2015-04-08T09:55:00Z">
        <w:r w:rsidR="00AF6AEB">
          <w:t xml:space="preserve"> </w:t>
        </w:r>
        <w:r w:rsidR="00AF6AEB">
          <w:t>–</w:t>
        </w:r>
        <w:r w:rsidR="00AF6AEB">
          <w:t xml:space="preserve"> Austral New Zealand Land Information Council</w:t>
        </w:r>
      </w:ins>
    </w:p>
    <w:p w14:paraId="429B5D77" w14:textId="2121A0B1" w:rsidR="00815747" w:rsidRDefault="00815747" w:rsidP="00746C71">
      <w:pPr>
        <w:rPr>
          <w:ins w:id="902" w:author="Simons, Bruce (L&amp;W, Highett)" w:date="2015-04-08T09:44:00Z"/>
        </w:rPr>
      </w:pPr>
      <w:ins w:id="903" w:author="Simons, Bruce (L&amp;W, Highett)" w:date="2015-04-08T09:58:00Z">
        <w:r>
          <w:t xml:space="preserve">ASGS </w:t>
        </w:r>
        <w:r>
          <w:t>– Australian Statistical Geography Standard</w:t>
        </w:r>
      </w:ins>
    </w:p>
    <w:p w14:paraId="693D18C3" w14:textId="3452CD1E" w:rsidR="00746C71" w:rsidRDefault="00746C71" w:rsidP="00746C71">
      <w:pPr>
        <w:rPr>
          <w:ins w:id="904" w:author="Simons, Bruce (L&amp;W, Highett)" w:date="2015-04-08T09:41:00Z"/>
        </w:rPr>
      </w:pPr>
      <w:ins w:id="905" w:author="Simons, Bruce (L&amp;W, Highett)" w:date="2015-04-08T09:41:00Z">
        <w:r>
          <w:t>FSDF – Foundation Spatial Data Framework</w:t>
        </w:r>
      </w:ins>
    </w:p>
    <w:p w14:paraId="0FCC183E" w14:textId="77777777" w:rsidR="00746C71" w:rsidRDefault="00746C71" w:rsidP="00746C71">
      <w:pPr>
        <w:rPr>
          <w:ins w:id="906" w:author="Simons, Bruce (L&amp;W, Highett)" w:date="2015-04-08T09:59:00Z"/>
        </w:rPr>
      </w:pPr>
      <w:ins w:id="907" w:author="Simons, Bruce (L&amp;W, Highett)" w:date="2015-04-08T09:41:00Z">
        <w:r>
          <w:t>FTP – File Transfer Protocol</w:t>
        </w:r>
      </w:ins>
    </w:p>
    <w:p w14:paraId="0752FEED" w14:textId="10D63333" w:rsidR="00BE514B" w:rsidRDefault="00BE514B" w:rsidP="00746C71">
      <w:pPr>
        <w:rPr>
          <w:ins w:id="908" w:author="Simons, Bruce (L&amp;W, Highett)" w:date="2015-04-08T09:53:00Z"/>
        </w:rPr>
      </w:pPr>
      <w:ins w:id="909" w:author="Simons, Bruce (L&amp;W, Highett)" w:date="2015-04-08T10:00:00Z">
        <w:r>
          <w:t>GA – Geoscience Australia</w:t>
        </w:r>
      </w:ins>
    </w:p>
    <w:p w14:paraId="7AD5FCDB" w14:textId="13A97404" w:rsidR="006F3910" w:rsidRDefault="006F3910" w:rsidP="00746C71">
      <w:pPr>
        <w:rPr>
          <w:ins w:id="910" w:author="Simons, Bruce (L&amp;W, Highett)" w:date="2015-04-08T09:59:00Z"/>
        </w:rPr>
      </w:pPr>
      <w:ins w:id="911" w:author="Simons, Bruce (L&amp;W, Highett)" w:date="2015-04-08T09:53:00Z">
        <w:r>
          <w:t xml:space="preserve">GML </w:t>
        </w:r>
        <w:r>
          <w:t>–</w:t>
        </w:r>
        <w:r>
          <w:t xml:space="preserve"> Geography Mark-up Language</w:t>
        </w:r>
      </w:ins>
    </w:p>
    <w:p w14:paraId="4C835125" w14:textId="50131680" w:rsidR="00BE514B" w:rsidRDefault="00BE514B" w:rsidP="00746C71">
      <w:pPr>
        <w:rPr>
          <w:ins w:id="912" w:author="Simons, Bruce (L&amp;W, Highett)" w:date="2015-04-08T09:52:00Z"/>
        </w:rPr>
      </w:pPr>
      <w:ins w:id="913" w:author="Simons, Bruce (L&amp;W, Highett)" w:date="2015-04-08T09:59:00Z">
        <w:r>
          <w:rPr>
            <w:rStyle w:val="tgc"/>
          </w:rPr>
          <w:t xml:space="preserve">ICT – </w:t>
        </w:r>
        <w:r>
          <w:rPr>
            <w:rStyle w:val="tgc"/>
          </w:rPr>
          <w:t>Information and communications technology</w:t>
        </w:r>
        <w:r>
          <w:t xml:space="preserve"> </w:t>
        </w:r>
      </w:ins>
    </w:p>
    <w:p w14:paraId="669E0D9E" w14:textId="498B29F8" w:rsidR="006F3910" w:rsidRDefault="006F3910" w:rsidP="00746C71">
      <w:pPr>
        <w:rPr>
          <w:ins w:id="914" w:author="Simons, Bruce (L&amp;W, Highett)" w:date="2015-04-08T09:41:00Z"/>
        </w:rPr>
      </w:pPr>
      <w:ins w:id="915" w:author="Simons, Bruce (L&amp;W, Highett)" w:date="2015-04-08T09:52:00Z">
        <w:r>
          <w:t xml:space="preserve">INSPIRE </w:t>
        </w:r>
        <w:r>
          <w:t>–</w:t>
        </w:r>
        <w:r>
          <w:t xml:space="preserve"> </w:t>
        </w:r>
      </w:ins>
    </w:p>
    <w:p w14:paraId="367279E0" w14:textId="77777777" w:rsidR="00746C71" w:rsidRDefault="00746C71" w:rsidP="00746C71">
      <w:pPr>
        <w:rPr>
          <w:ins w:id="916" w:author="Simons, Bruce (L&amp;W, Highett)" w:date="2015-04-08T09:41:00Z"/>
        </w:rPr>
      </w:pPr>
      <w:ins w:id="917" w:author="Simons, Bruce (L&amp;W, Highett)" w:date="2015-04-08T09:41:00Z">
        <w:r>
          <w:t>ISO – International Organization for Standardization</w:t>
        </w:r>
      </w:ins>
    </w:p>
    <w:p w14:paraId="3012B76B" w14:textId="77777777" w:rsidR="00746C71" w:rsidRDefault="00746C71" w:rsidP="00746C71">
      <w:pPr>
        <w:rPr>
          <w:ins w:id="918" w:author="Simons, Bruce (L&amp;W, Highett)" w:date="2015-04-08T09:44:00Z"/>
        </w:rPr>
      </w:pPr>
      <w:ins w:id="919" w:author="Simons, Bruce (L&amp;W, Highett)" w:date="2015-04-08T09:44:00Z">
        <w:r>
          <w:t xml:space="preserve">LGA – Local Government Areas </w:t>
        </w:r>
      </w:ins>
    </w:p>
    <w:p w14:paraId="1106E32A" w14:textId="746802B3" w:rsidR="00297BCA" w:rsidRDefault="00EF0CBA" w:rsidP="00FF1473">
      <w:pPr>
        <w:rPr>
          <w:ins w:id="920" w:author="Simons, Bruce (L&amp;W, Highett)" w:date="2015-04-08T09:30:00Z"/>
        </w:rPr>
      </w:pPr>
      <w:ins w:id="921" w:author="Simons, Bruce (L&amp;W, Highett)" w:date="2015-04-08T09:29:00Z">
        <w:r>
          <w:t xml:space="preserve">NADM – North </w:t>
        </w:r>
      </w:ins>
      <w:ins w:id="922" w:author="Simons, Bruce (L&amp;W, Highett)" w:date="2015-04-08T09:30:00Z">
        <w:r>
          <w:t>American Data Model</w:t>
        </w:r>
      </w:ins>
    </w:p>
    <w:p w14:paraId="14C407D6" w14:textId="01D3903E" w:rsidR="00FF1473" w:rsidRDefault="00746C71" w:rsidP="00FF1473">
      <w:pPr>
        <w:rPr>
          <w:ins w:id="923" w:author="Simons, Bruce (L&amp;W, Highett)" w:date="2015-04-08T09:50:00Z"/>
        </w:rPr>
      </w:pPr>
      <w:ins w:id="924" w:author="Simons, Bruce (L&amp;W, Highett)" w:date="2015-04-08T09:41:00Z">
        <w:r w:rsidRPr="00746C71">
          <w:t xml:space="preserve">NICTA </w:t>
        </w:r>
        <w:r>
          <w:t xml:space="preserve">– </w:t>
        </w:r>
        <w:r w:rsidRPr="00746C71">
          <w:t xml:space="preserve">National ICT Australia </w:t>
        </w:r>
      </w:ins>
    </w:p>
    <w:p w14:paraId="7B22F4FA" w14:textId="77777777" w:rsidR="00FF1473" w:rsidRDefault="00FF1473" w:rsidP="00FF1473">
      <w:pPr>
        <w:rPr>
          <w:ins w:id="925" w:author="Simons, Bruce (L&amp;W, Highett)" w:date="2015-04-08T09:51:00Z"/>
        </w:rPr>
      </w:pPr>
      <w:ins w:id="926" w:author="Simons, Bruce (L&amp;W, Highett)" w:date="2015-04-08T09:50:00Z">
        <w:r>
          <w:t xml:space="preserve">OGC </w:t>
        </w:r>
        <w:r w:rsidRPr="00FF1473">
          <w:t>–</w:t>
        </w:r>
        <w:r>
          <w:t xml:space="preserve"> Open Geospatial Consortium</w:t>
        </w:r>
        <w:r>
          <w:t xml:space="preserve"> </w:t>
        </w:r>
      </w:ins>
    </w:p>
    <w:p w14:paraId="7B493396" w14:textId="071D15A2" w:rsidR="00EF0CBA" w:rsidRDefault="00EF0CBA" w:rsidP="00FF1473">
      <w:pPr>
        <w:rPr>
          <w:ins w:id="927" w:author="Simons, Bruce (L&amp;W, Highett)" w:date="2015-04-08T09:31:00Z"/>
        </w:rPr>
      </w:pPr>
      <w:ins w:id="928" w:author="Simons, Bruce (L&amp;W, Highett)" w:date="2015-04-08T09:31:00Z">
        <w:r>
          <w:t>POSC – Petrotechnical Open Standards Consortium</w:t>
        </w:r>
      </w:ins>
    </w:p>
    <w:p w14:paraId="11230726" w14:textId="77777777" w:rsidR="00746C71" w:rsidRDefault="00746C71" w:rsidP="00746C71">
      <w:pPr>
        <w:rPr>
          <w:ins w:id="929" w:author="Simons, Bruce (L&amp;W, Highett)" w:date="2015-04-08T09:41:00Z"/>
        </w:rPr>
      </w:pPr>
      <w:ins w:id="930" w:author="Simons, Bruce (L&amp;W, Highett)" w:date="2015-04-08T09:41:00Z">
        <w:r>
          <w:t xml:space="preserve">PPDM – Public Petroleum Data Model Association </w:t>
        </w:r>
        <w:r w:rsidRPr="00EF0CBA">
          <w:t>(</w:t>
        </w:r>
        <w:r>
          <w:fldChar w:fldCharType="begin"/>
        </w:r>
        <w:r>
          <w:instrText xml:space="preserve"> HYPERLINK "</w:instrText>
        </w:r>
        <w:r w:rsidRPr="00EF0CBA">
          <w:instrText>http://www.ppdm.org</w:instrText>
        </w:r>
        <w:r>
          <w:instrText xml:space="preserve">" </w:instrText>
        </w:r>
        <w:r>
          <w:fldChar w:fldCharType="separate"/>
        </w:r>
        <w:r w:rsidRPr="009F36FD">
          <w:rPr>
            <w:rStyle w:val="Hyperlink"/>
          </w:rPr>
          <w:t>http://www.ppdm.org</w:t>
        </w:r>
        <w:r>
          <w:fldChar w:fldCharType="end"/>
        </w:r>
        <w:r>
          <w:t>)</w:t>
        </w:r>
      </w:ins>
    </w:p>
    <w:p w14:paraId="3EC7AB3A" w14:textId="0FB9D29E" w:rsidR="00FF1473" w:rsidRPr="00FF1473" w:rsidRDefault="00FF1473" w:rsidP="00FF1473">
      <w:pPr>
        <w:jc w:val="both"/>
        <w:rPr>
          <w:ins w:id="931" w:author="Simons, Bruce (L&amp;W, Highett)" w:date="2015-04-08T09:48:00Z"/>
        </w:rPr>
      </w:pPr>
      <w:ins w:id="932" w:author="Simons, Bruce (L&amp;W, Highett)" w:date="2015-04-08T09:48:00Z">
        <w:r w:rsidRPr="00FF1473">
          <w:t xml:space="preserve">PSM </w:t>
        </w:r>
      </w:ins>
      <w:ins w:id="933" w:author="Simons, Bruce (L&amp;W, Highett)" w:date="2015-04-08T09:49:00Z">
        <w:r w:rsidRPr="00FF1473">
          <w:t xml:space="preserve">– </w:t>
        </w:r>
      </w:ins>
      <w:ins w:id="934" w:author="Simons, Bruce (L&amp;W, Highett)" w:date="2015-04-08T09:48:00Z">
        <w:r w:rsidRPr="00FF1473">
          <w:t>Platform Specific Model</w:t>
        </w:r>
      </w:ins>
    </w:p>
    <w:p w14:paraId="0D009E4D" w14:textId="051BCB6E" w:rsidR="00FF1473" w:rsidRDefault="00FF1473" w:rsidP="00FF1473">
      <w:pPr>
        <w:jc w:val="both"/>
        <w:rPr>
          <w:ins w:id="935" w:author="Simons, Bruce (L&amp;W, Highett)" w:date="2015-04-08T09:58:00Z"/>
        </w:rPr>
      </w:pPr>
      <w:ins w:id="936" w:author="Simons, Bruce (L&amp;W, Highett)" w:date="2015-04-08T09:49:00Z">
        <w:r w:rsidRPr="00FF1473">
          <w:t xml:space="preserve">PIM </w:t>
        </w:r>
        <w:r w:rsidRPr="00FF1473">
          <w:t xml:space="preserve">– </w:t>
        </w:r>
      </w:ins>
      <w:ins w:id="937" w:author="Simons, Bruce (L&amp;W, Highett)" w:date="2015-04-08T09:48:00Z">
        <w:r w:rsidRPr="00FF1473">
          <w:t xml:space="preserve">Platform independent model </w:t>
        </w:r>
      </w:ins>
    </w:p>
    <w:p w14:paraId="05B31454" w14:textId="49D17264" w:rsidR="001C0C03" w:rsidRDefault="001C0C03" w:rsidP="00FF1473">
      <w:pPr>
        <w:jc w:val="both"/>
        <w:rPr>
          <w:ins w:id="938" w:author="Simons, Bruce (L&amp;W, Highett)" w:date="2015-04-08T10:01:00Z"/>
        </w:rPr>
      </w:pPr>
      <w:ins w:id="939" w:author="Simons, Bruce (L&amp;W, Highett)" w:date="2015-04-08T09:58:00Z">
        <w:r>
          <w:t>SDI – Spatial Data Infrastructure</w:t>
        </w:r>
      </w:ins>
    </w:p>
    <w:p w14:paraId="04B024D1" w14:textId="414F537C" w:rsidR="00915A1C" w:rsidRDefault="00915A1C" w:rsidP="00FF1473">
      <w:pPr>
        <w:jc w:val="both"/>
        <w:rPr>
          <w:ins w:id="940" w:author="Simons, Bruce (L&amp;W, Highett)" w:date="2015-04-08T09:53:00Z"/>
        </w:rPr>
      </w:pPr>
      <w:ins w:id="941" w:author="Simons, Bruce (L&amp;W, Highett)" w:date="2015-04-08T10:01:00Z">
        <w:r>
          <w:t xml:space="preserve">TCM </w:t>
        </w:r>
      </w:ins>
      <w:ins w:id="942" w:author="Simons, Bruce (L&amp;W, Highett)" w:date="2015-04-08T10:05:00Z">
        <w:r w:rsidR="002119A4">
          <w:t>–</w:t>
        </w:r>
        <w:r w:rsidR="002119A4">
          <w:t xml:space="preserve"> </w:t>
        </w:r>
      </w:ins>
      <w:ins w:id="943" w:author="Simons, Bruce (L&amp;W, Highett)" w:date="2015-04-08T10:01:00Z">
        <w:r>
          <w:t>FSDF Thematic Conceptual Models (TCM</w:t>
        </w:r>
      </w:ins>
      <w:ins w:id="944" w:author="Simons, Bruce (L&amp;W, Highett)" w:date="2015-04-08T10:05:00Z">
        <w:r w:rsidR="002119A4">
          <w:t>)</w:t>
        </w:r>
      </w:ins>
      <w:bookmarkStart w:id="945" w:name="_GoBack"/>
      <w:bookmarkEnd w:id="945"/>
    </w:p>
    <w:p w14:paraId="66D46936" w14:textId="39031B84" w:rsidR="006F3910" w:rsidRPr="00FF1473" w:rsidRDefault="006F3910" w:rsidP="00FF1473">
      <w:pPr>
        <w:jc w:val="both"/>
        <w:rPr>
          <w:ins w:id="946" w:author="Simons, Bruce (L&amp;W, Highett)" w:date="2015-04-08T09:48:00Z"/>
        </w:rPr>
      </w:pPr>
      <w:ins w:id="947" w:author="Simons, Bruce (L&amp;W, Highett)" w:date="2015-04-08T09:53:00Z">
        <w:r>
          <w:t xml:space="preserve">UML </w:t>
        </w:r>
        <w:r>
          <w:t>–</w:t>
        </w:r>
        <w:r>
          <w:t xml:space="preserve"> Unified Modelling Language</w:t>
        </w:r>
      </w:ins>
    </w:p>
    <w:p w14:paraId="1CE0A182" w14:textId="7880A47C" w:rsidR="00EF0CBA" w:rsidRDefault="00FF1473" w:rsidP="00FF1473">
      <w:pPr>
        <w:rPr>
          <w:ins w:id="948" w:author="Simons, Bruce (L&amp;W, Highett)" w:date="2015-04-08T09:48:00Z"/>
        </w:rPr>
      </w:pPr>
      <w:ins w:id="949" w:author="Simons, Bruce (L&amp;W, Highett)" w:date="2015-04-08T09:48:00Z">
        <w:r>
          <w:t>WFS</w:t>
        </w:r>
      </w:ins>
      <w:ins w:id="950" w:author="Simons, Bruce (L&amp;W, Highett)" w:date="2015-04-08T09:50:00Z">
        <w:r>
          <w:t xml:space="preserve"> </w:t>
        </w:r>
        <w:r w:rsidRPr="00FF1473">
          <w:t>–</w:t>
        </w:r>
        <w:r>
          <w:t xml:space="preserve"> Web Feature Service</w:t>
        </w:r>
      </w:ins>
    </w:p>
    <w:p w14:paraId="6E063876" w14:textId="6DF7652C" w:rsidR="00FF1473" w:rsidRDefault="00FF1473" w:rsidP="00FF1473">
      <w:pPr>
        <w:rPr>
          <w:ins w:id="951" w:author="Simons, Bruce (L&amp;W, Highett)" w:date="2015-04-08T09:53:00Z"/>
        </w:rPr>
      </w:pPr>
      <w:ins w:id="952" w:author="Simons, Bruce (L&amp;W, Highett)" w:date="2015-04-08T09:48:00Z">
        <w:r>
          <w:t>WMS</w:t>
        </w:r>
      </w:ins>
      <w:ins w:id="953" w:author="Simons, Bruce (L&amp;W, Highett)" w:date="2015-04-08T09:50:00Z">
        <w:r>
          <w:t xml:space="preserve"> </w:t>
        </w:r>
        <w:r w:rsidRPr="00FF1473">
          <w:t>–</w:t>
        </w:r>
        <w:r>
          <w:t xml:space="preserve"> Web Mapping Service</w:t>
        </w:r>
      </w:ins>
    </w:p>
    <w:p w14:paraId="47435BD0" w14:textId="5842C7F5" w:rsidR="006F3910" w:rsidRDefault="006F3910" w:rsidP="00FF1473">
      <w:pPr>
        <w:rPr>
          <w:ins w:id="954" w:author="Simons, Bruce (L&amp;W, Highett)" w:date="2015-04-08T09:57:00Z"/>
        </w:rPr>
      </w:pPr>
      <w:ins w:id="955" w:author="Simons, Bruce (L&amp;W, Highett)" w:date="2015-04-08T09:53:00Z">
        <w:r>
          <w:t xml:space="preserve">XML </w:t>
        </w:r>
        <w:r>
          <w:t>–</w:t>
        </w:r>
        <w:r>
          <w:t xml:space="preserve"> Exchange Mark-up Language</w:t>
        </w:r>
      </w:ins>
    </w:p>
    <w:p w14:paraId="068805FD" w14:textId="38BC5047" w:rsidR="00815747" w:rsidRDefault="00815747" w:rsidP="00FF1473"/>
    <w:p w14:paraId="50458984" w14:textId="77777777" w:rsidR="001461A3" w:rsidRDefault="00A943B2" w:rsidP="001461A3">
      <w:pPr>
        <w:pStyle w:val="Heading1notnumbered"/>
      </w:pPr>
      <w:bookmarkStart w:id="956" w:name="_Toc415562763"/>
      <w:r>
        <w:lastRenderedPageBreak/>
        <w:t>Glossary</w:t>
      </w:r>
      <w:bookmarkEnd w:id="893"/>
      <w:bookmarkEnd w:id="956"/>
      <w:r w:rsidRPr="00AF37BE">
        <w:t xml:space="preserve"> </w:t>
      </w:r>
    </w:p>
    <w:p w14:paraId="0DAC0289" w14:textId="4E641DD0" w:rsidR="000B4A70" w:rsidRDefault="000B4A70" w:rsidP="000B4A70">
      <w:pPr>
        <w:jc w:val="both"/>
        <w:rPr>
          <w:shd w:val="clear" w:color="auto" w:fill="FFFFFF"/>
        </w:rPr>
      </w:pPr>
      <w:bookmarkStart w:id="957" w:name="AppSchema"/>
      <w:r w:rsidRPr="005F3EC9">
        <w:rPr>
          <w:b/>
          <w:shd w:val="clear" w:color="auto" w:fill="FFFFFF"/>
        </w:rPr>
        <w:t>Abstraction</w:t>
      </w:r>
      <w:r w:rsidRPr="005F3EC9">
        <w:t> </w:t>
      </w:r>
      <w:r w:rsidRPr="005F3EC9">
        <w:rPr>
          <w:shd w:val="clear" w:color="auto" w:fill="FFFFFF"/>
        </w:rPr>
        <w:t>- a conceptual process of reducing the information</w:t>
      </w:r>
      <w:r w:rsidRPr="005F3EC9">
        <w:t> </w:t>
      </w:r>
      <w:r w:rsidRPr="005F3EC9">
        <w:rPr>
          <w:shd w:val="clear" w:color="auto" w:fill="FFFFFF"/>
        </w:rPr>
        <w:t>content of a</w:t>
      </w:r>
      <w:r w:rsidRPr="005F3EC9">
        <w:t> </w:t>
      </w:r>
      <w:r w:rsidRPr="005F3EC9">
        <w:rPr>
          <w:shd w:val="clear" w:color="auto" w:fill="FFFFFF"/>
        </w:rPr>
        <w:t>concept</w:t>
      </w:r>
      <w:r w:rsidRPr="005F3EC9">
        <w:t> </w:t>
      </w:r>
      <w:r w:rsidRPr="005F3EC9">
        <w:rPr>
          <w:shd w:val="clear" w:color="auto" w:fill="FFFFFF"/>
        </w:rPr>
        <w:t>or an observable</w:t>
      </w:r>
      <w:r w:rsidRPr="005F3EC9">
        <w:t> </w:t>
      </w:r>
      <w:r w:rsidRPr="005F3EC9">
        <w:rPr>
          <w:shd w:val="clear" w:color="auto" w:fill="FFFFFF"/>
        </w:rPr>
        <w:t>phenomenon, typically to retain only information which is relevant for a particular purpose.</w:t>
      </w:r>
      <w:r w:rsidR="00F8627F">
        <w:t xml:space="preserve"> </w:t>
      </w:r>
      <w:r w:rsidRPr="005F3EC9">
        <w:rPr>
          <w:shd w:val="clear" w:color="auto" w:fill="FFFFFF"/>
        </w:rPr>
        <w:t>"An abstraction" is the product of this process—a concept that acts as a super-categorical noun for all subordinate concepts, and connects any related concepts as a</w:t>
      </w:r>
      <w:r w:rsidRPr="005F3EC9">
        <w:t> </w:t>
      </w:r>
      <w:r w:rsidRPr="005F3EC9">
        <w:rPr>
          <w:shd w:val="clear" w:color="auto" w:fill="FFFFFF"/>
        </w:rPr>
        <w:t>group, field,</w:t>
      </w:r>
      <w:r w:rsidRPr="005F3EC9">
        <w:t> </w:t>
      </w:r>
      <w:r w:rsidRPr="005F3EC9">
        <w:rPr>
          <w:shd w:val="clear" w:color="auto" w:fill="FFFFFF"/>
        </w:rPr>
        <w:t>or category.</w:t>
      </w:r>
      <w:r w:rsidRPr="005F3EC9">
        <w:rPr>
          <w:shd w:val="clear" w:color="auto" w:fill="FFFFFF"/>
        </w:rPr>
        <w:fldChar w:fldCharType="begin"/>
      </w:r>
      <w:r w:rsidRPr="005F3EC9">
        <w:rPr>
          <w:shd w:val="clear" w:color="auto" w:fill="FFFFFF"/>
        </w:rPr>
        <w:instrText xml:space="preserve"> ADDIN EN.CITE &lt;EndNote&gt;&lt;Cite&gt;&lt;Author&gt;Wikipedia&lt;/Author&gt;&lt;Year&gt;2015&lt;/Year&gt;&lt;RecNum&gt;815&lt;/RecNum&gt;&lt;DisplayText&gt;(Wikipedia 2015)&lt;/DisplayText&gt;&lt;record&gt;&lt;rec-number&gt;815&lt;/rec-number&gt;&lt;foreign-keys&gt;&lt;key app="EN" db-id="rrxt52zwuvxvewefez4vrwzk9v20evxzz2zf"&gt;815&lt;/key&gt;&lt;/foreign-keys&gt;&lt;ref-type name="Web Page"&gt;12&lt;/ref-type&gt;&lt;contributors&gt;&lt;authors&gt;&lt;author&gt;Wikipedia&lt;/author&gt;&lt;/authors&gt;&lt;/contributors&gt;&lt;titles&gt;&lt;title&gt;Abstraction&lt;/title&gt;&lt;/titles&gt;&lt;volume&gt;2015&lt;/volume&gt;&lt;number&gt;30-01-2015&lt;/number&gt;&lt;dates&gt;&lt;year&gt;2015&lt;/year&gt;&lt;/dates&gt;&lt;urls&gt;&lt;related-urls&gt;&lt;url&gt;http://en.wikipedia.org/wiki/Abstraction&lt;/url&gt;&lt;/related-urls&gt;&lt;/urls&gt;&lt;/record&gt;&lt;/Cite&gt;&lt;/EndNote&gt;</w:instrText>
      </w:r>
      <w:r w:rsidRPr="005F3EC9">
        <w:rPr>
          <w:shd w:val="clear" w:color="auto" w:fill="FFFFFF"/>
        </w:rPr>
        <w:fldChar w:fldCharType="separate"/>
      </w:r>
      <w:r w:rsidRPr="005F3EC9">
        <w:rPr>
          <w:shd w:val="clear" w:color="auto" w:fill="FFFFFF"/>
        </w:rPr>
        <w:t>(</w:t>
      </w:r>
      <w:hyperlink w:anchor="_ENREF_30" w:tooltip="Wikipedia, 2015 #815" w:history="1">
        <w:r w:rsidR="00801555" w:rsidRPr="005F3EC9">
          <w:rPr>
            <w:shd w:val="clear" w:color="auto" w:fill="FFFFFF"/>
          </w:rPr>
          <w:t>Wikipedia 2015</w:t>
        </w:r>
      </w:hyperlink>
      <w:r w:rsidRPr="005F3EC9">
        <w:rPr>
          <w:shd w:val="clear" w:color="auto" w:fill="FFFFFF"/>
        </w:rPr>
        <w:t>)</w:t>
      </w:r>
      <w:r w:rsidRPr="005F3EC9">
        <w:rPr>
          <w:shd w:val="clear" w:color="auto" w:fill="FFFFFF"/>
        </w:rPr>
        <w:fldChar w:fldCharType="end"/>
      </w:r>
      <w:r w:rsidRPr="005F3EC9">
        <w:rPr>
          <w:shd w:val="clear" w:color="auto" w:fill="FFFFFF"/>
        </w:rPr>
        <w:t xml:space="preserve"> . See also </w:t>
      </w:r>
      <w:r>
        <w:rPr>
          <w:shd w:val="clear" w:color="auto" w:fill="FFFFFF"/>
        </w:rPr>
        <w:t>‘</w:t>
      </w:r>
      <w:r w:rsidRPr="005F3EC9">
        <w:rPr>
          <w:shd w:val="clear" w:color="auto" w:fill="FFFFFF"/>
        </w:rPr>
        <w:t>level of abstraction</w:t>
      </w:r>
      <w:r>
        <w:rPr>
          <w:shd w:val="clear" w:color="auto" w:fill="FFFFFF"/>
        </w:rPr>
        <w:t>’</w:t>
      </w:r>
    </w:p>
    <w:p w14:paraId="16B95CD4" w14:textId="4E45037C" w:rsidR="001461A3" w:rsidRDefault="001461A3" w:rsidP="009023CD">
      <w:pPr>
        <w:jc w:val="both"/>
      </w:pPr>
      <w:r w:rsidRPr="0042484B">
        <w:rPr>
          <w:b/>
        </w:rPr>
        <w:t>Application schema</w:t>
      </w:r>
      <w:r>
        <w:t xml:space="preserve"> </w:t>
      </w:r>
      <w:bookmarkEnd w:id="957"/>
      <w:r>
        <w:t xml:space="preserve">- </w:t>
      </w:r>
      <w:r>
        <w:rPr>
          <w:shd w:val="clear" w:color="auto" w:fill="FFFFFF"/>
        </w:rPr>
        <w:t xml:space="preserve">A set of conceptual schema for data required by one or more applications. </w:t>
      </w:r>
      <w:r w:rsidRPr="0075304A">
        <w:rPr>
          <w:shd w:val="clear" w:color="auto" w:fill="FFFFFF"/>
        </w:rPr>
        <w:t>Application schemas are information models for a specific information community.</w:t>
      </w:r>
      <w:r>
        <w:rPr>
          <w:shd w:val="clear" w:color="auto" w:fill="FFFFFF"/>
        </w:rPr>
        <w:t xml:space="preserve"> </w:t>
      </w:r>
      <w:r w:rsidR="00D13F7B">
        <w:rPr>
          <w:shd w:val="clear" w:color="auto" w:fill="FFFFFF"/>
        </w:rPr>
        <w:fldChar w:fldCharType="begin"/>
      </w:r>
      <w:r>
        <w:rPr>
          <w:shd w:val="clear" w:color="auto" w:fill="FFFFFF"/>
        </w:rPr>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Pr>
          <w:shd w:val="clear" w:color="auto" w:fill="FFFFFF"/>
        </w:rPr>
        <w:fldChar w:fldCharType="separate"/>
      </w:r>
      <w:r>
        <w:rPr>
          <w:noProof/>
          <w:shd w:val="clear" w:color="auto" w:fill="FFFFFF"/>
        </w:rPr>
        <w:t>(</w:t>
      </w:r>
      <w:hyperlink w:anchor="_ENREF_25" w:tooltip="Open Geospatial Consortium, 2015 #813" w:history="1">
        <w:r w:rsidR="00801555">
          <w:rPr>
            <w:noProof/>
            <w:shd w:val="clear" w:color="auto" w:fill="FFFFFF"/>
          </w:rPr>
          <w:t>Open Geospatial Consortium 2015</w:t>
        </w:r>
      </w:hyperlink>
      <w:r>
        <w:rPr>
          <w:noProof/>
          <w:shd w:val="clear" w:color="auto" w:fill="FFFFFF"/>
        </w:rPr>
        <w:t>)</w:t>
      </w:r>
      <w:r w:rsidR="00D13F7B">
        <w:rPr>
          <w:shd w:val="clear" w:color="auto" w:fill="FFFFFF"/>
        </w:rPr>
        <w:fldChar w:fldCharType="end"/>
      </w:r>
      <w:r>
        <w:rPr>
          <w:shd w:val="clear" w:color="auto" w:fill="FFFFFF"/>
        </w:rPr>
        <w:t>. See also - information model</w:t>
      </w:r>
      <w:r w:rsidR="00211F5E">
        <w:rPr>
          <w:shd w:val="clear" w:color="auto" w:fill="FFFFFF"/>
        </w:rPr>
        <w:t>.</w:t>
      </w:r>
    </w:p>
    <w:p w14:paraId="6375A2FA" w14:textId="77777777" w:rsidR="000B4A70" w:rsidRDefault="000B4A70" w:rsidP="000B4A70">
      <w:pPr>
        <w:jc w:val="both"/>
      </w:pPr>
      <w:r w:rsidRPr="000B4A70">
        <w:rPr>
          <w:b/>
          <w:highlight w:val="yellow"/>
        </w:rPr>
        <w:t>Conceptual model</w:t>
      </w:r>
      <w:r w:rsidRPr="000B4A70">
        <w:rPr>
          <w:highlight w:val="yellow"/>
        </w:rPr>
        <w:t xml:space="preserve"> –</w:t>
      </w:r>
      <w:r>
        <w:t xml:space="preserve"> </w:t>
      </w:r>
    </w:p>
    <w:p w14:paraId="602AFC9E" w14:textId="56D1BD5C" w:rsidR="001461A3" w:rsidRPr="00586972" w:rsidRDefault="001461A3" w:rsidP="009023CD">
      <w:pPr>
        <w:jc w:val="both"/>
        <w:rPr>
          <w:shd w:val="clear" w:color="auto" w:fill="FFFFFF"/>
        </w:rPr>
      </w:pPr>
      <w:r w:rsidRPr="00586972">
        <w:rPr>
          <w:b/>
        </w:rPr>
        <w:t>Control body</w:t>
      </w:r>
      <w:r>
        <w:t xml:space="preserve"> </w:t>
      </w:r>
      <w:r w:rsidR="00211F5E">
        <w:t>–</w:t>
      </w:r>
      <w:r>
        <w:t xml:space="preserve"> </w:t>
      </w:r>
      <w:r w:rsidR="00211F5E">
        <w:t xml:space="preserve">A </w:t>
      </w:r>
      <w:r w:rsidRPr="00586972">
        <w:rPr>
          <w:shd w:val="clear" w:color="auto" w:fill="FFFFFF"/>
        </w:rPr>
        <w:t>group of technical experts that makes decisions regarding the content of a register</w:t>
      </w:r>
      <w:r w:rsidR="00211F5E">
        <w:rPr>
          <w:shd w:val="clear" w:color="auto" w:fill="FFFFFF"/>
        </w:rPr>
        <w:t>.</w:t>
      </w:r>
      <w:r>
        <w:rPr>
          <w:shd w:val="clear" w:color="auto" w:fill="FFFFFF"/>
        </w:rPr>
        <w:t xml:space="preserve"> </w:t>
      </w:r>
      <w:r w:rsidR="00D13F7B" w:rsidRPr="00586972">
        <w:rPr>
          <w:shd w:val="clear" w:color="auto" w:fill="FFFFFF"/>
        </w:rPr>
        <w:fldChar w:fldCharType="begin"/>
      </w:r>
      <w:r w:rsidR="009C3721">
        <w:rPr>
          <w:shd w:val="clear" w:color="auto" w:fill="FFFFFF"/>
        </w:rPr>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586972">
        <w:rPr>
          <w:shd w:val="clear" w:color="auto" w:fill="FFFFFF"/>
        </w:rPr>
        <w:fldChar w:fldCharType="separate"/>
      </w:r>
      <w:r w:rsidRPr="00586972">
        <w:rPr>
          <w:noProof/>
          <w:shd w:val="clear" w:color="auto" w:fill="FFFFFF"/>
        </w:rPr>
        <w:t>(</w:t>
      </w:r>
      <w:hyperlink w:anchor="_ENREF_11" w:tooltip="ISO, 2004 #404" w:history="1">
        <w:r w:rsidR="00801555" w:rsidRPr="00586972">
          <w:rPr>
            <w:noProof/>
            <w:shd w:val="clear" w:color="auto" w:fill="FFFFFF"/>
          </w:rPr>
          <w:t>ISO 2004</w:t>
        </w:r>
      </w:hyperlink>
      <w:r w:rsidRPr="00586972">
        <w:rPr>
          <w:noProof/>
          <w:shd w:val="clear" w:color="auto" w:fill="FFFFFF"/>
        </w:rPr>
        <w:t>)</w:t>
      </w:r>
      <w:r w:rsidR="00D13F7B" w:rsidRPr="00586972">
        <w:rPr>
          <w:shd w:val="clear" w:color="auto" w:fill="FFFFFF"/>
        </w:rPr>
        <w:fldChar w:fldCharType="end"/>
      </w:r>
    </w:p>
    <w:p w14:paraId="6C2A1DCD" w14:textId="50CD1B6C" w:rsidR="001461A3" w:rsidRPr="00586972" w:rsidRDefault="001461A3" w:rsidP="009023CD">
      <w:pPr>
        <w:jc w:val="both"/>
        <w:rPr>
          <w:shd w:val="clear" w:color="auto" w:fill="FFFFFF"/>
        </w:rPr>
      </w:pPr>
      <w:r w:rsidRPr="00586972">
        <w:rPr>
          <w:b/>
        </w:rPr>
        <w:t>Data (product) specification</w:t>
      </w:r>
      <w:r>
        <w:t xml:space="preserve"> </w:t>
      </w:r>
      <w:r w:rsidR="00211F5E">
        <w:t>–</w:t>
      </w:r>
      <w:r>
        <w:t xml:space="preserve"> </w:t>
      </w:r>
      <w:r w:rsidR="00211F5E">
        <w:t xml:space="preserve">A </w:t>
      </w:r>
      <w:r w:rsidRPr="00586972">
        <w:rPr>
          <w:shd w:val="clear" w:color="auto" w:fill="FFFFFF"/>
        </w:rPr>
        <w:t xml:space="preserve">detailed description of a data set or data set series together with additional information that will enable it to be created, supplied to and used by another party. </w:t>
      </w:r>
      <w:r w:rsidR="00D13F7B" w:rsidRPr="00586972">
        <w:rPr>
          <w:shd w:val="clear" w:color="auto" w:fill="FFFFFF"/>
        </w:rPr>
        <w:fldChar w:fldCharType="begin"/>
      </w:r>
      <w:r w:rsidRPr="00586972">
        <w:rPr>
          <w:shd w:val="clear" w:color="auto" w:fill="FFFFFF"/>
        </w:rPr>
        <w:instrText xml:space="preserve"> ADDIN EN.CITE &lt;EndNote&gt;&lt;Cite&gt;&lt;Author&gt;ISO&lt;/Author&gt;&lt;Year&gt;2008&lt;/Year&gt;&lt;RecNum&gt;152&lt;/RecNum&gt;&lt;DisplayText&gt;(ISO 2008)&lt;/DisplayText&gt;&lt;record&gt;&lt;rec-number&gt;152&lt;/rec-number&gt;&lt;foreign-keys&gt;&lt;key app="EN" db-id="rrxt52zwuvxvewefez4vrwzk9v20evxzz2zf"&gt;152&lt;/key&gt;&lt;/foreign-keys&gt;&lt;ref-type name="Generic"&gt;13&lt;/ref-type&gt;&lt;contributors&gt;&lt;authors&gt;&lt;author&gt;ISO&lt;/author&gt;&lt;/authors&gt;&lt;/contributors&gt;&lt;titles&gt;&lt;title&gt;AS/NZS ISO 19131:2008 Geographic information - Data product specifications&lt;/title&gt;&lt;/titles&gt;&lt;dates&gt;&lt;year&gt;2008&lt;/year&gt;&lt;/dates&gt;&lt;publisher&gt;AS/NZS&lt;/publisher&gt;&lt;urls&gt;&lt;/urls&gt;&lt;/record&gt;&lt;/Cite&gt;&lt;/EndNote&gt;</w:instrText>
      </w:r>
      <w:r w:rsidR="00D13F7B" w:rsidRPr="00586972">
        <w:rPr>
          <w:shd w:val="clear" w:color="auto" w:fill="FFFFFF"/>
        </w:rPr>
        <w:fldChar w:fldCharType="separate"/>
      </w:r>
      <w:r w:rsidRPr="00586972">
        <w:rPr>
          <w:shd w:val="clear" w:color="auto" w:fill="FFFFFF"/>
        </w:rPr>
        <w:t>(</w:t>
      </w:r>
      <w:hyperlink w:anchor="_ENREF_19" w:tooltip="ISO, 2008 #152" w:history="1">
        <w:r w:rsidR="00801555" w:rsidRPr="00586972">
          <w:rPr>
            <w:shd w:val="clear" w:color="auto" w:fill="FFFFFF"/>
          </w:rPr>
          <w:t>ISO 2008</w:t>
        </w:r>
      </w:hyperlink>
      <w:r w:rsidRPr="00586972">
        <w:rPr>
          <w:shd w:val="clear" w:color="auto" w:fill="FFFFFF"/>
        </w:rPr>
        <w:t>)</w:t>
      </w:r>
      <w:r w:rsidR="00D13F7B" w:rsidRPr="00586972">
        <w:rPr>
          <w:shd w:val="clear" w:color="auto" w:fill="FFFFFF"/>
        </w:rPr>
        <w:fldChar w:fldCharType="end"/>
      </w:r>
    </w:p>
    <w:p w14:paraId="26C62A99" w14:textId="77777777" w:rsidR="001461A3" w:rsidRPr="00586972" w:rsidRDefault="001461A3" w:rsidP="009023CD">
      <w:pPr>
        <w:jc w:val="both"/>
        <w:rPr>
          <w:shd w:val="clear" w:color="auto" w:fill="FFFFFF"/>
        </w:rPr>
      </w:pPr>
      <w:r w:rsidRPr="00586972">
        <w:rPr>
          <w:b/>
          <w:shd w:val="clear" w:color="auto" w:fill="FFFFFF"/>
        </w:rPr>
        <w:t>Data specification framework</w:t>
      </w:r>
      <w:r w:rsidRPr="00586972">
        <w:rPr>
          <w:shd w:val="clear" w:color="auto" w:fill="FFFFFF"/>
        </w:rPr>
        <w:t xml:space="preserve"> – </w:t>
      </w:r>
      <w:r w:rsidR="00211F5E">
        <w:rPr>
          <w:shd w:val="clear" w:color="auto" w:fill="FFFFFF"/>
        </w:rPr>
        <w:t>A</w:t>
      </w:r>
      <w:r w:rsidR="00211F5E" w:rsidRPr="00586972">
        <w:rPr>
          <w:shd w:val="clear" w:color="auto" w:fill="FFFFFF"/>
        </w:rPr>
        <w:t xml:space="preserve"> </w:t>
      </w:r>
      <w:r w:rsidRPr="00586972">
        <w:rPr>
          <w:shd w:val="clear" w:color="auto" w:fill="FFFFFF"/>
        </w:rPr>
        <w:t>framework of governance, processes and tools that supports the development and management of data specifications for a suite of data products.</w:t>
      </w:r>
    </w:p>
    <w:p w14:paraId="1B5D036E" w14:textId="7002CEFF" w:rsidR="001461A3" w:rsidRPr="00586972" w:rsidRDefault="001461A3" w:rsidP="009023CD">
      <w:pPr>
        <w:jc w:val="both"/>
        <w:rPr>
          <w:shd w:val="clear" w:color="auto" w:fill="FFFFFF"/>
        </w:rPr>
      </w:pPr>
      <w:r w:rsidRPr="00586972">
        <w:rPr>
          <w:b/>
          <w:shd w:val="clear" w:color="auto" w:fill="FFFFFF"/>
        </w:rPr>
        <w:t>Domain</w:t>
      </w:r>
      <w:r w:rsidRPr="00586972">
        <w:rPr>
          <w:shd w:val="clear" w:color="auto" w:fill="FFFFFF"/>
        </w:rPr>
        <w:t xml:space="preserve"> - </w:t>
      </w:r>
      <w:r w:rsidR="00211F5E">
        <w:rPr>
          <w:shd w:val="clear" w:color="auto" w:fill="FFFFFF"/>
        </w:rPr>
        <w:t>A</w:t>
      </w:r>
      <w:r w:rsidRPr="00586972">
        <w:rPr>
          <w:shd w:val="clear" w:color="auto" w:fill="FFFFFF"/>
        </w:rPr>
        <w:t>n area of knowledge or activity.</w:t>
      </w:r>
      <w:r w:rsidR="00F8627F">
        <w:rPr>
          <w:shd w:val="clear" w:color="auto" w:fill="FFFFFF"/>
        </w:rPr>
        <w:t xml:space="preserve"> </w:t>
      </w:r>
      <w:r w:rsidRPr="00586972">
        <w:rPr>
          <w:shd w:val="clear" w:color="auto" w:fill="FFFFFF"/>
        </w:rPr>
        <w:t xml:space="preserve">In the governance context domain refers to </w:t>
      </w:r>
      <w:r w:rsidR="00FE0507">
        <w:rPr>
          <w:shd w:val="clear" w:color="auto" w:fill="FFFFFF"/>
        </w:rPr>
        <w:t xml:space="preserve">the </w:t>
      </w:r>
      <w:r w:rsidRPr="00586972">
        <w:rPr>
          <w:shd w:val="clear" w:color="auto" w:fill="FFFFFF"/>
        </w:rPr>
        <w:t>extent of control of a governing authority</w:t>
      </w:r>
      <w:r w:rsidR="00FE0507">
        <w:rPr>
          <w:shd w:val="clear" w:color="auto" w:fill="FFFFFF"/>
        </w:rPr>
        <w:t>.</w:t>
      </w:r>
      <w:r w:rsidR="00211F5E">
        <w:rPr>
          <w:shd w:val="clear" w:color="auto" w:fill="FFFFFF"/>
        </w:rPr>
        <w:t xml:space="preserve"> </w:t>
      </w:r>
      <w:r w:rsidR="00D13F7B" w:rsidRPr="00586972">
        <w:rPr>
          <w:shd w:val="clear" w:color="auto" w:fill="FFFFFF"/>
        </w:rPr>
        <w:fldChar w:fldCharType="begin"/>
      </w:r>
      <w:r w:rsidRPr="00586972">
        <w:rPr>
          <w:shd w:val="clear" w:color="auto" w:fill="FFFFFF"/>
        </w:rPr>
        <w:instrText xml:space="preserve"> ADDIN EN.CITE &lt;EndNote&gt;&lt;Cite&gt;&lt;Author&gt;Merriam-Webster&lt;/Author&gt;&lt;Year&gt;2015&lt;/Year&gt;&lt;RecNum&gt;816&lt;/RecNum&gt;&lt;DisplayText&gt;(Merriam-Webster 2015)&lt;/DisplayText&gt;&lt;record&gt;&lt;rec-number&gt;816&lt;/rec-number&gt;&lt;foreign-keys&gt;&lt;key app="EN" db-id="rrxt52zwuvxvewefez4vrwzk9v20evxzz2zf"&gt;816&lt;/key&gt;&lt;/foreign-keys&gt;&lt;ref-type name="Dictionary"&gt;52&lt;/ref-type&gt;&lt;contributors&gt;&lt;authors&gt;&lt;author&gt;Merriam-Webster&lt;/author&gt;&lt;/authors&gt;&lt;/contributors&gt;&lt;titles&gt;&lt;title&gt;Domain&lt;/title&gt;&lt;secondary-title&gt;Merriam-Webster Online Dictionary&lt;/secondary-title&gt;&lt;/titles&gt;&lt;dates&gt;&lt;year&gt;2015&lt;/year&gt;&lt;/dates&gt;&lt;publisher&gt;Merriam-Webster&lt;/publisher&gt;&lt;urls&gt;&lt;related-urls&gt;&lt;url&gt;{Merriam-Webster, 2014 #761}&lt;/url&gt;&lt;/related-urls&gt;&lt;/urls&gt;&lt;/record&gt;&lt;/Cite&gt;&lt;/EndNote&gt;</w:instrText>
      </w:r>
      <w:r w:rsidR="00D13F7B" w:rsidRPr="00586972">
        <w:rPr>
          <w:shd w:val="clear" w:color="auto" w:fill="FFFFFF"/>
        </w:rPr>
        <w:fldChar w:fldCharType="separate"/>
      </w:r>
      <w:r w:rsidRPr="00586972">
        <w:rPr>
          <w:shd w:val="clear" w:color="auto" w:fill="FFFFFF"/>
        </w:rPr>
        <w:t>(</w:t>
      </w:r>
      <w:hyperlink w:anchor="_ENREF_22" w:tooltip="Merriam-Webster, 2015 #816" w:history="1">
        <w:r w:rsidR="00801555" w:rsidRPr="00586972">
          <w:rPr>
            <w:shd w:val="clear" w:color="auto" w:fill="FFFFFF"/>
          </w:rPr>
          <w:t>Merriam-Webster 2015</w:t>
        </w:r>
      </w:hyperlink>
      <w:r w:rsidRPr="00586972">
        <w:rPr>
          <w:shd w:val="clear" w:color="auto" w:fill="FFFFFF"/>
        </w:rPr>
        <w:t>)</w:t>
      </w:r>
      <w:r w:rsidR="00D13F7B" w:rsidRPr="00586972">
        <w:rPr>
          <w:shd w:val="clear" w:color="auto" w:fill="FFFFFF"/>
        </w:rPr>
        <w:fldChar w:fldCharType="end"/>
      </w:r>
      <w:r w:rsidRPr="00586972">
        <w:rPr>
          <w:shd w:val="clear" w:color="auto" w:fill="FFFFFF"/>
        </w:rPr>
        <w:t xml:space="preserve"> (e.g. ruler, government, decision authority).</w:t>
      </w:r>
      <w:r w:rsidR="00F8627F">
        <w:rPr>
          <w:shd w:val="clear" w:color="auto" w:fill="FFFFFF"/>
        </w:rPr>
        <w:t xml:space="preserve"> </w:t>
      </w:r>
    </w:p>
    <w:p w14:paraId="5A595040" w14:textId="77777777" w:rsidR="001461A3" w:rsidRPr="00586972" w:rsidRDefault="001461A3" w:rsidP="009023CD">
      <w:pPr>
        <w:jc w:val="both"/>
        <w:rPr>
          <w:shd w:val="clear" w:color="auto" w:fill="FFFFFF"/>
        </w:rPr>
      </w:pPr>
      <w:r w:rsidRPr="00586972">
        <w:rPr>
          <w:b/>
          <w:shd w:val="clear" w:color="auto" w:fill="FFFFFF"/>
        </w:rPr>
        <w:t xml:space="preserve">Domain of discourse </w:t>
      </w:r>
      <w:r w:rsidR="00C20EAF" w:rsidRPr="00C20EAF">
        <w:rPr>
          <w:highlight w:val="yellow"/>
          <w:shd w:val="clear" w:color="auto" w:fill="FFFFFF"/>
        </w:rPr>
        <w:t>-…….. ISO</w:t>
      </w:r>
      <w:r w:rsidRPr="00586972">
        <w:rPr>
          <w:shd w:val="clear" w:color="auto" w:fill="FFFFFF"/>
        </w:rPr>
        <w:t xml:space="preserve"> </w:t>
      </w:r>
    </w:p>
    <w:p w14:paraId="2F68976B" w14:textId="7E442A49" w:rsidR="001461A3" w:rsidRPr="00586972" w:rsidRDefault="001461A3" w:rsidP="009023CD">
      <w:pPr>
        <w:jc w:val="both"/>
      </w:pPr>
      <w:r w:rsidRPr="00586972">
        <w:rPr>
          <w:b/>
          <w:shd w:val="clear" w:color="auto" w:fill="FFFFFF"/>
        </w:rPr>
        <w:t>Feature</w:t>
      </w:r>
      <w:r w:rsidRPr="00586972">
        <w:rPr>
          <w:shd w:val="clear" w:color="auto" w:fill="FFFFFF"/>
        </w:rPr>
        <w:t xml:space="preserve"> - Abstraction of a real world phenomenon. "A digital representation of a real world entity or an abstraction of the real world. It has a spatial domain, a temporal domain, or a spatial/temporal domain as one of its attributes.</w:t>
      </w:r>
      <w:r w:rsidR="00FE0507">
        <w:t xml:space="preserve"> </w:t>
      </w:r>
      <w:r w:rsidR="00D13F7B" w:rsidRPr="00586972">
        <w:fldChar w:fldCharType="begin"/>
      </w:r>
      <w:r w:rsidRPr="00586972">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586972">
        <w:fldChar w:fldCharType="separate"/>
      </w:r>
      <w:r w:rsidRPr="00586972">
        <w:t>(</w:t>
      </w:r>
      <w:hyperlink w:anchor="_ENREF_25" w:tooltip="Open Geospatial Consortium, 2015 #813" w:history="1">
        <w:r w:rsidR="00801555" w:rsidRPr="00586972">
          <w:t>Open Geospatial Consortium 2015</w:t>
        </w:r>
      </w:hyperlink>
      <w:r w:rsidRPr="00586972">
        <w:t>)</w:t>
      </w:r>
      <w:r w:rsidR="00D13F7B" w:rsidRPr="00586972">
        <w:fldChar w:fldCharType="end"/>
      </w:r>
    </w:p>
    <w:p w14:paraId="5A85BA7D" w14:textId="0F996C13" w:rsidR="001461A3" w:rsidRPr="00586972" w:rsidRDefault="001461A3" w:rsidP="009023CD">
      <w:pPr>
        <w:jc w:val="both"/>
        <w:rPr>
          <w:shd w:val="clear" w:color="auto" w:fill="FFFFFF"/>
        </w:rPr>
      </w:pPr>
      <w:r w:rsidRPr="00586972">
        <w:rPr>
          <w:b/>
        </w:rPr>
        <w:t>Feature Type</w:t>
      </w:r>
      <w:r w:rsidRPr="00586972">
        <w:t xml:space="preserve"> </w:t>
      </w:r>
      <w:r w:rsidR="00C20EAF" w:rsidRPr="00C20EAF">
        <w:rPr>
          <w:highlight w:val="yellow"/>
        </w:rPr>
        <w:t>- …</w:t>
      </w:r>
      <w:r w:rsidR="00D13F7B" w:rsidRPr="00C20EAF">
        <w:rPr>
          <w:highlight w:val="yellow"/>
        </w:rPr>
        <w:fldChar w:fldCharType="begin"/>
      </w:r>
      <w:r w:rsidR="00C20EAF" w:rsidRPr="00C20EAF">
        <w:rPr>
          <w:highlight w:val="yellow"/>
        </w:rPr>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C20EAF">
        <w:rPr>
          <w:highlight w:val="yellow"/>
        </w:rPr>
        <w:fldChar w:fldCharType="separate"/>
      </w:r>
      <w:r w:rsidR="00C20EAF" w:rsidRPr="00C20EAF">
        <w:rPr>
          <w:highlight w:val="yellow"/>
        </w:rPr>
        <w:t>(</w:t>
      </w:r>
      <w:hyperlink w:anchor="_ENREF_25" w:tooltip="Open Geospatial Consortium, 2015 #813" w:history="1">
        <w:r w:rsidR="00801555" w:rsidRPr="00C20EAF">
          <w:rPr>
            <w:highlight w:val="yellow"/>
          </w:rPr>
          <w:t>Open Geospatial Consortium 2015</w:t>
        </w:r>
      </w:hyperlink>
      <w:r w:rsidR="00C20EAF" w:rsidRPr="00C20EAF">
        <w:rPr>
          <w:highlight w:val="yellow"/>
        </w:rPr>
        <w:t>)</w:t>
      </w:r>
      <w:r w:rsidR="00D13F7B" w:rsidRPr="00C20EAF">
        <w:rPr>
          <w:highlight w:val="yellow"/>
        </w:rPr>
        <w:fldChar w:fldCharType="end"/>
      </w:r>
    </w:p>
    <w:p w14:paraId="57502659" w14:textId="654CF85D" w:rsidR="001461A3" w:rsidRPr="00586972" w:rsidRDefault="001461A3" w:rsidP="009023CD">
      <w:pPr>
        <w:jc w:val="both"/>
        <w:rPr>
          <w:shd w:val="clear" w:color="auto" w:fill="FFFFFF"/>
        </w:rPr>
      </w:pPr>
      <w:r w:rsidRPr="00586972">
        <w:rPr>
          <w:b/>
          <w:shd w:val="clear" w:color="auto" w:fill="FFFFFF"/>
        </w:rPr>
        <w:t xml:space="preserve">Feature </w:t>
      </w:r>
      <w:r>
        <w:rPr>
          <w:b/>
          <w:shd w:val="clear" w:color="auto" w:fill="FFFFFF"/>
        </w:rPr>
        <w:t xml:space="preserve">(Type) </w:t>
      </w:r>
      <w:r w:rsidRPr="00586972">
        <w:rPr>
          <w:b/>
          <w:shd w:val="clear" w:color="auto" w:fill="FFFFFF"/>
        </w:rPr>
        <w:t>Catalog</w:t>
      </w:r>
      <w:r w:rsidRPr="00586972">
        <w:rPr>
          <w:shd w:val="clear" w:color="auto" w:fill="FFFFFF"/>
        </w:rPr>
        <w:t xml:space="preserve"> - Catalog containing definitions and descriptions of the feature types, feature attributes, and feature relationships occurring in one or more sets of geographic data, together with any feature operations that may be applied. </w:t>
      </w:r>
      <w:r w:rsidR="00D13F7B" w:rsidRPr="00586972">
        <w:rPr>
          <w:shd w:val="clear" w:color="auto" w:fill="FFFFFF"/>
        </w:rPr>
        <w:fldChar w:fldCharType="begin"/>
      </w:r>
      <w:r w:rsidRPr="00586972">
        <w:rPr>
          <w:shd w:val="clear" w:color="auto" w:fill="FFFFFF"/>
        </w:rPr>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586972">
        <w:rPr>
          <w:shd w:val="clear" w:color="auto" w:fill="FFFFFF"/>
        </w:rPr>
        <w:fldChar w:fldCharType="separate"/>
      </w:r>
      <w:r w:rsidRPr="00586972">
        <w:rPr>
          <w:shd w:val="clear" w:color="auto" w:fill="FFFFFF"/>
        </w:rPr>
        <w:t>(</w:t>
      </w:r>
      <w:hyperlink w:anchor="_ENREF_25" w:tooltip="Open Geospatial Consortium, 2015 #813" w:history="1">
        <w:r w:rsidR="00801555" w:rsidRPr="00586972">
          <w:rPr>
            <w:shd w:val="clear" w:color="auto" w:fill="FFFFFF"/>
          </w:rPr>
          <w:t>Open Geospatial Consortium 2015</w:t>
        </w:r>
      </w:hyperlink>
      <w:r w:rsidRPr="00586972">
        <w:rPr>
          <w:shd w:val="clear" w:color="auto" w:fill="FFFFFF"/>
        </w:rPr>
        <w:t>)</w:t>
      </w:r>
      <w:r w:rsidR="00D13F7B" w:rsidRPr="00586972">
        <w:rPr>
          <w:shd w:val="clear" w:color="auto" w:fill="FFFFFF"/>
        </w:rPr>
        <w:fldChar w:fldCharType="end"/>
      </w:r>
      <w:r w:rsidRPr="00586972">
        <w:rPr>
          <w:shd w:val="clear" w:color="auto" w:fill="FFFFFF"/>
        </w:rPr>
        <w:t xml:space="preserve"> </w:t>
      </w:r>
    </w:p>
    <w:p w14:paraId="38DC1579" w14:textId="77777777" w:rsidR="001461A3" w:rsidRDefault="001461A3" w:rsidP="009023CD">
      <w:pPr>
        <w:jc w:val="both"/>
      </w:pPr>
      <w:r w:rsidRPr="00CE0535">
        <w:rPr>
          <w:b/>
        </w:rPr>
        <w:t>Federated</w:t>
      </w:r>
      <w:r>
        <w:t xml:space="preserve"> – </w:t>
      </w:r>
      <w:r w:rsidR="00FE0507">
        <w:t>I</w:t>
      </w:r>
      <w:r>
        <w:t>ndependent entities (organisations, political or territorial units) joined in an alliance (federation), ceding some powers and decision authority to the federation level while retaining control and decision authority for local matters (i.e. over its own territory or organisation operations).</w:t>
      </w:r>
    </w:p>
    <w:p w14:paraId="6E30A76F" w14:textId="77777777" w:rsidR="001461A3" w:rsidRDefault="001461A3" w:rsidP="009023CD">
      <w:pPr>
        <w:jc w:val="both"/>
      </w:pPr>
      <w:r w:rsidRPr="00586972">
        <w:rPr>
          <w:b/>
        </w:rPr>
        <w:t xml:space="preserve">FSDF </w:t>
      </w:r>
      <w:r>
        <w:t xml:space="preserve">– Foundation Spatial Data Framework </w:t>
      </w:r>
    </w:p>
    <w:p w14:paraId="5B943D6A" w14:textId="21022E2C" w:rsidR="001461A3" w:rsidRPr="0075304A" w:rsidRDefault="001461A3" w:rsidP="009023CD">
      <w:pPr>
        <w:jc w:val="both"/>
      </w:pPr>
      <w:bookmarkStart w:id="958" w:name="Geospatial"/>
      <w:r w:rsidRPr="00586972">
        <w:rPr>
          <w:b/>
        </w:rPr>
        <w:t>Geospatial</w:t>
      </w:r>
      <w:r>
        <w:t xml:space="preserve"> </w:t>
      </w:r>
      <w:bookmarkEnd w:id="958"/>
      <w:r>
        <w:t>-</w:t>
      </w:r>
      <w:r w:rsidRPr="0075304A">
        <w:t xml:space="preserve"> Referring to location relative to the Earth's surface. "Geospatial" is more precise in many GI contexts than "geographic," because geospatial information is often used in ways that do not involve a graphic representation, or map, of the information.</w:t>
      </w:r>
      <w:r>
        <w:t xml:space="preserve"> </w:t>
      </w:r>
      <w:r w:rsidR="00D13F7B">
        <w:fldChar w:fldCharType="begin"/>
      </w:r>
      <w:r>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fldChar w:fldCharType="separate"/>
      </w:r>
      <w:r>
        <w:rPr>
          <w:noProof/>
        </w:rPr>
        <w:t>(</w:t>
      </w:r>
      <w:hyperlink w:anchor="_ENREF_25" w:tooltip="Open Geospatial Consortium, 2015 #813" w:history="1">
        <w:r w:rsidR="00801555">
          <w:rPr>
            <w:noProof/>
          </w:rPr>
          <w:t>Open Geospatial Consortium 2015</w:t>
        </w:r>
      </w:hyperlink>
      <w:r>
        <w:rPr>
          <w:noProof/>
        </w:rPr>
        <w:t>)</w:t>
      </w:r>
      <w:r w:rsidR="00D13F7B">
        <w:fldChar w:fldCharType="end"/>
      </w:r>
    </w:p>
    <w:p w14:paraId="61050185" w14:textId="77777777" w:rsidR="004977E9" w:rsidRDefault="004977E9" w:rsidP="009023CD">
      <w:pPr>
        <w:jc w:val="both"/>
      </w:pPr>
      <w:r>
        <w:rPr>
          <w:b/>
        </w:rPr>
        <w:t>Geos</w:t>
      </w:r>
      <w:r w:rsidRPr="006A6725">
        <w:rPr>
          <w:b/>
        </w:rPr>
        <w:t xml:space="preserve">patial </w:t>
      </w:r>
      <w:r>
        <w:rPr>
          <w:b/>
        </w:rPr>
        <w:t xml:space="preserve">Data </w:t>
      </w:r>
      <w:r w:rsidRPr="006A6725">
        <w:rPr>
          <w:b/>
        </w:rPr>
        <w:t xml:space="preserve">Infrastructure </w:t>
      </w:r>
      <w:r>
        <w:rPr>
          <w:b/>
        </w:rPr>
        <w:t>(GDI)</w:t>
      </w:r>
      <w:r>
        <w:t xml:space="preserve">– see Spatial Data Infrastructure </w:t>
      </w:r>
    </w:p>
    <w:p w14:paraId="18182861" w14:textId="63082ED8" w:rsidR="001461A3" w:rsidRDefault="001461A3" w:rsidP="009023CD">
      <w:pPr>
        <w:jc w:val="both"/>
      </w:pPr>
      <w:r w:rsidRPr="00586972">
        <w:rPr>
          <w:b/>
        </w:rPr>
        <w:t>Geography Markup Language (GML)</w:t>
      </w:r>
      <w:r>
        <w:t xml:space="preserve"> – </w:t>
      </w:r>
      <w:r w:rsidRPr="00586972">
        <w:t>OGC`s XML-based language for describing and encoding geospatial information. An application of XML, a specification developed by members of the Open GIS Consortium. http://www.opengis.org/techno/specs/00-029/GML.html ". GML is an XML encoding for spatial data. In a sense, it is a schema-writing language for spatial information.</w:t>
      </w:r>
      <w:r w:rsidR="00FE0507">
        <w:t xml:space="preserve"> </w:t>
      </w:r>
      <w:r w:rsidR="00D13F7B" w:rsidRPr="00586972">
        <w:fldChar w:fldCharType="begin"/>
      </w:r>
      <w:r w:rsidRPr="00586972">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586972">
        <w:fldChar w:fldCharType="separate"/>
      </w:r>
      <w:r w:rsidRPr="00586972">
        <w:t>(</w:t>
      </w:r>
      <w:hyperlink w:anchor="_ENREF_25" w:tooltip="Open Geospatial Consortium, 2015 #813" w:history="1">
        <w:r w:rsidR="00801555" w:rsidRPr="00586972">
          <w:t>Open Geospatial Consortium 2015</w:t>
        </w:r>
      </w:hyperlink>
      <w:r w:rsidRPr="00586972">
        <w:t>)</w:t>
      </w:r>
      <w:r w:rsidR="00D13F7B" w:rsidRPr="00586972">
        <w:fldChar w:fldCharType="end"/>
      </w:r>
    </w:p>
    <w:p w14:paraId="71D1DBA4" w14:textId="5483EF21" w:rsidR="001461A3" w:rsidRDefault="001461A3" w:rsidP="009023CD">
      <w:pPr>
        <w:jc w:val="both"/>
      </w:pPr>
      <w:r w:rsidRPr="00496ADB">
        <w:rPr>
          <w:b/>
          <w:bCs/>
        </w:rPr>
        <w:t>Governan</w:t>
      </w:r>
      <w:r>
        <w:rPr>
          <w:b/>
          <w:bCs/>
        </w:rPr>
        <w:t>ce</w:t>
      </w:r>
      <w:r w:rsidRPr="00A71047">
        <w:rPr>
          <w:b/>
        </w:rPr>
        <w:t xml:space="preserve"> – </w:t>
      </w:r>
      <w:r w:rsidR="00FE0507">
        <w:t>A</w:t>
      </w:r>
      <w:r w:rsidRPr="00DF2E71">
        <w:t xml:space="preserve"> framework of </w:t>
      </w:r>
      <w:r>
        <w:t>‘</w:t>
      </w:r>
      <w:r w:rsidRPr="00DF2E71">
        <w:t>authority structures</w:t>
      </w:r>
      <w:r>
        <w:t>’</w:t>
      </w:r>
      <w:r w:rsidRPr="00DF2E71">
        <w:t xml:space="preserve"> and processes</w:t>
      </w:r>
      <w:r>
        <w:t>,</w:t>
      </w:r>
      <w:r w:rsidRPr="00DF2E71">
        <w:t xml:space="preserve"> </w:t>
      </w:r>
      <w:r>
        <w:t xml:space="preserve">by which </w:t>
      </w:r>
      <w:r w:rsidRPr="00DF2E71">
        <w:t>communities manage their collective affairs through a continuous process of negotiation and decision</w:t>
      </w:r>
      <w:r>
        <w:t xml:space="preserve"> </w:t>
      </w:r>
      <w:r w:rsidRPr="00DF2E71">
        <w:t>making.</w:t>
      </w:r>
      <w:r w:rsidRPr="00496ADB">
        <w:rPr>
          <w:b/>
        </w:rPr>
        <w:t xml:space="preserve"> </w:t>
      </w:r>
      <w:r w:rsidRPr="000E58DA">
        <w:t xml:space="preserve">The framework enables the creation </w:t>
      </w:r>
      <w:r>
        <w:t xml:space="preserve">and operation of </w:t>
      </w:r>
      <w:r w:rsidRPr="000E58DA">
        <w:t xml:space="preserve">mechanisms, processes and rules designed to reconcile the diverse needs and </w:t>
      </w:r>
      <w:r w:rsidRPr="000E58DA">
        <w:lastRenderedPageBreak/>
        <w:t>interests of a community, to steer individual and collective initiatives of stakeholders to achieve agreed, collective goals</w:t>
      </w:r>
      <w:r w:rsidR="00FE0507">
        <w:t>.</w:t>
      </w:r>
      <w:r w:rsidRPr="000E58DA">
        <w:t xml:space="preserve"> </w:t>
      </w:r>
      <w:r w:rsidR="00D13F7B" w:rsidRPr="000E58DA">
        <w:fldChar w:fldCharType="begin"/>
      </w:r>
      <w:r>
        <w:instrText xml:space="preserve"> ADDIN EN.CITE &lt;EndNote&gt;&lt;Cite&gt;&lt;Author&gt;Box&lt;/Author&gt;&lt;Year&gt;2013&lt;/Year&gt;&lt;RecNum&gt;762&lt;/RecNum&gt;&lt;DisplayText&gt;(Box 2013)&lt;/DisplayText&gt;&lt;record&gt;&lt;rec-number&gt;762&lt;/rec-number&gt;&lt;foreign-keys&gt;&lt;key app="EN" db-id="rrxt52zwuvxvewefez4vrwzk9v20evxzz2zf"&gt;762&lt;/key&gt;&lt;/foreign-keys&gt;&lt;ref-type name="Thesis"&gt;32&lt;/ref-type&gt;&lt;contributors&gt;&lt;authors&gt;&lt;author&gt;Box, P.&lt;/author&gt;&lt;/authors&gt;&lt;/contributors&gt;&lt;titles&gt;&lt;title&gt;The Governance of Spatial Data Infrastructure: A Registry Based Model &lt;/title&gt;&lt;secondary-title&gt;Infrastructure Engineering &lt;/secondary-title&gt;&lt;/titles&gt;&lt;volume&gt;Masters of Applied Science (Geomatics) by Research &lt;/volume&gt;&lt;dates&gt;&lt;year&gt;2013&lt;/year&gt;&lt;/dates&gt;&lt;pub-location&gt;Melbourne&lt;/pub-location&gt;&lt;publisher&gt;University of Melbourne&lt;/publisher&gt;&lt;work-type&gt;Masters&lt;/work-type&gt;&lt;urls&gt;&lt;related-urls&gt;&lt;url&gt;http://www.csdila.unimelb.edu.au/publication/theses/Paul_Box_Thesis.pdf&lt;/url&gt;&lt;/related-urls&gt;&lt;/urls&gt;&lt;/record&gt;&lt;/Cite&gt;&lt;/EndNote&gt;</w:instrText>
      </w:r>
      <w:r w:rsidR="00D13F7B" w:rsidRPr="000E58DA">
        <w:fldChar w:fldCharType="separate"/>
      </w:r>
      <w:r w:rsidRPr="000E58DA">
        <w:rPr>
          <w:noProof/>
        </w:rPr>
        <w:t>(</w:t>
      </w:r>
      <w:hyperlink w:anchor="_ENREF_3" w:tooltip="Box, 2013 #762" w:history="1">
        <w:r w:rsidR="00801555" w:rsidRPr="000E58DA">
          <w:rPr>
            <w:noProof/>
          </w:rPr>
          <w:t>Box 2013</w:t>
        </w:r>
      </w:hyperlink>
      <w:r w:rsidRPr="000E58DA">
        <w:rPr>
          <w:noProof/>
        </w:rPr>
        <w:t>)</w:t>
      </w:r>
      <w:r w:rsidR="00D13F7B" w:rsidRPr="000E58DA">
        <w:fldChar w:fldCharType="end"/>
      </w:r>
      <w:r w:rsidRPr="000E58DA">
        <w:t>.</w:t>
      </w:r>
    </w:p>
    <w:p w14:paraId="1AE40A95" w14:textId="62C86143" w:rsidR="001461A3" w:rsidRPr="00810682" w:rsidRDefault="001461A3" w:rsidP="00B474B5">
      <w:pPr>
        <w:jc w:val="both"/>
      </w:pPr>
      <w:r w:rsidRPr="0021482E">
        <w:rPr>
          <w:b/>
          <w:highlight w:val="yellow"/>
        </w:rPr>
        <w:t>Harmonization</w:t>
      </w:r>
      <w:r w:rsidRPr="0021482E">
        <w:rPr>
          <w:highlight w:val="yellow"/>
        </w:rPr>
        <w:t xml:space="preserve"> – </w:t>
      </w:r>
      <w:r w:rsidR="00B474B5" w:rsidRPr="0021482E">
        <w:rPr>
          <w:highlight w:val="yellow"/>
        </w:rPr>
        <w:t xml:space="preserve">is a process through which different standards can be </w:t>
      </w:r>
      <w:r w:rsidR="0021482E" w:rsidRPr="0021482E">
        <w:rPr>
          <w:highlight w:val="yellow"/>
        </w:rPr>
        <w:t xml:space="preserve">brought together through </w:t>
      </w:r>
      <w:r w:rsidR="00B23D50" w:rsidRPr="0021482E">
        <w:rPr>
          <w:highlight w:val="yellow"/>
        </w:rPr>
        <w:t>alignment, coordination, blend</w:t>
      </w:r>
      <w:r w:rsidR="00B474B5" w:rsidRPr="0021482E">
        <w:rPr>
          <w:highlight w:val="yellow"/>
        </w:rPr>
        <w:t>ing</w:t>
      </w:r>
      <w:r w:rsidR="00B23D50" w:rsidRPr="0021482E">
        <w:rPr>
          <w:highlight w:val="yellow"/>
        </w:rPr>
        <w:t xml:space="preserve"> or match</w:t>
      </w:r>
      <w:r w:rsidR="00B474B5" w:rsidRPr="0021482E">
        <w:rPr>
          <w:highlight w:val="yellow"/>
        </w:rPr>
        <w:t xml:space="preserve">ing of components parts </w:t>
      </w:r>
      <w:r w:rsidR="00B23D50" w:rsidRPr="0021482E">
        <w:rPr>
          <w:highlight w:val="yellow"/>
        </w:rPr>
        <w:t xml:space="preserve">to create a </w:t>
      </w:r>
      <w:r w:rsidR="00B474B5" w:rsidRPr="0021482E">
        <w:rPr>
          <w:highlight w:val="yellow"/>
        </w:rPr>
        <w:t>coherent whole. S</w:t>
      </w:r>
      <w:r w:rsidRPr="0021482E">
        <w:rPr>
          <w:highlight w:val="yellow"/>
        </w:rPr>
        <w:t>tandards</w:t>
      </w:r>
      <w:r w:rsidR="00B474B5" w:rsidRPr="0021482E">
        <w:rPr>
          <w:highlight w:val="yellow"/>
        </w:rPr>
        <w:t xml:space="preserve"> harmonisation is an activity </w:t>
      </w:r>
      <w:r w:rsidRPr="0021482E">
        <w:rPr>
          <w:highlight w:val="yellow"/>
        </w:rPr>
        <w:t>undertaken by communities of experts to align standards. For example, to define common metadata and application schema from legacy sourc</w:t>
      </w:r>
      <w:r w:rsidR="00B474B5" w:rsidRPr="0021482E">
        <w:rPr>
          <w:highlight w:val="yellow"/>
        </w:rPr>
        <w:t>es, harmonization will consider; a</w:t>
      </w:r>
      <w:r w:rsidRPr="0021482E">
        <w:rPr>
          <w:highlight w:val="yellow"/>
        </w:rPr>
        <w:t>rchitecture - multiple viewpoints that capture high level requirements, use cases, scenarios, information fl</w:t>
      </w:r>
      <w:r w:rsidR="00B474B5" w:rsidRPr="0021482E">
        <w:rPr>
          <w:highlight w:val="yellow"/>
        </w:rPr>
        <w:t>ows and computational flows; d</w:t>
      </w:r>
      <w:r w:rsidRPr="0021482E">
        <w:rPr>
          <w:highlight w:val="yellow"/>
        </w:rPr>
        <w:t>ata modelling - definition and UML encoding of feature type, attribute type, data type, coding, dependency mapping</w:t>
      </w:r>
      <w:r w:rsidR="00B474B5" w:rsidRPr="0021482E">
        <w:rPr>
          <w:highlight w:val="yellow"/>
        </w:rPr>
        <w:t>; and s</w:t>
      </w:r>
      <w:r w:rsidRPr="0021482E">
        <w:rPr>
          <w:highlight w:val="yellow"/>
        </w:rPr>
        <w:t>chema modelling - UML mapping and encoding to GML, mapping of profiles to one another, and delineation to service types -- Iteration and development - build a little, see if it works, build more- -- Delivery to standards organizations for approval.</w:t>
      </w:r>
      <w:r w:rsidR="00FE0507" w:rsidRPr="0021482E">
        <w:rPr>
          <w:highlight w:val="yellow"/>
        </w:rPr>
        <w:t xml:space="preserve"> </w:t>
      </w:r>
      <w:r w:rsidR="00D13F7B" w:rsidRPr="0021482E">
        <w:rPr>
          <w:highlight w:val="yellow"/>
        </w:rPr>
        <w:fldChar w:fldCharType="begin"/>
      </w:r>
      <w:r w:rsidRPr="0021482E">
        <w:rPr>
          <w:highlight w:val="yellow"/>
        </w:rPr>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21482E">
        <w:rPr>
          <w:highlight w:val="yellow"/>
        </w:rPr>
        <w:fldChar w:fldCharType="separate"/>
      </w:r>
      <w:r w:rsidRPr="0021482E">
        <w:rPr>
          <w:noProof/>
          <w:highlight w:val="yellow"/>
        </w:rPr>
        <w:t>(</w:t>
      </w:r>
      <w:hyperlink w:anchor="_ENREF_25" w:tooltip="Open Geospatial Consortium, 2015 #813" w:history="1">
        <w:r w:rsidR="00801555" w:rsidRPr="0021482E">
          <w:rPr>
            <w:noProof/>
            <w:highlight w:val="yellow"/>
          </w:rPr>
          <w:t>Open Geospatial Consortium 2015</w:t>
        </w:r>
      </w:hyperlink>
      <w:r w:rsidRPr="0021482E">
        <w:rPr>
          <w:noProof/>
          <w:highlight w:val="yellow"/>
        </w:rPr>
        <w:t>)</w:t>
      </w:r>
      <w:r w:rsidR="00D13F7B" w:rsidRPr="0021482E">
        <w:rPr>
          <w:highlight w:val="yellow"/>
        </w:rPr>
        <w:fldChar w:fldCharType="end"/>
      </w:r>
    </w:p>
    <w:p w14:paraId="3976AE1A" w14:textId="60F015DA" w:rsidR="001461A3" w:rsidRPr="00372CD8" w:rsidRDefault="001461A3" w:rsidP="009023CD">
      <w:pPr>
        <w:jc w:val="both"/>
      </w:pPr>
      <w:r w:rsidRPr="00372CD8">
        <w:rPr>
          <w:b/>
        </w:rPr>
        <w:t xml:space="preserve">Information community </w:t>
      </w:r>
      <w:r w:rsidRPr="00372CD8">
        <w:t xml:space="preserve">- </w:t>
      </w:r>
      <w:r w:rsidRPr="00586972">
        <w:t xml:space="preserve">A collection of people (a government agency or group of agencies, a profession, a group of researchers in the same discipline, corporate partners cooperating on a project, etc.) who, at least part of the time, share a common digital geographic information language and common spatial feature definitions. </w:t>
      </w:r>
      <w:r w:rsidR="00D13F7B" w:rsidRPr="00586972">
        <w:fldChar w:fldCharType="begin"/>
      </w:r>
      <w:r w:rsidRPr="00586972">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586972">
        <w:fldChar w:fldCharType="separate"/>
      </w:r>
      <w:r w:rsidRPr="00586972">
        <w:t>(</w:t>
      </w:r>
      <w:hyperlink w:anchor="_ENREF_25" w:tooltip="Open Geospatial Consortium, 2015 #813" w:history="1">
        <w:r w:rsidR="00801555" w:rsidRPr="00586972">
          <w:t>Open Geospatial Consortium 2015</w:t>
        </w:r>
      </w:hyperlink>
      <w:r w:rsidRPr="00586972">
        <w:t>)</w:t>
      </w:r>
      <w:r w:rsidR="00D13F7B" w:rsidRPr="00586972">
        <w:fldChar w:fldCharType="end"/>
      </w:r>
    </w:p>
    <w:p w14:paraId="1901E939" w14:textId="77777777" w:rsidR="001461A3" w:rsidRPr="00372CD8" w:rsidRDefault="001461A3" w:rsidP="009023CD">
      <w:pPr>
        <w:jc w:val="both"/>
      </w:pPr>
      <w:r w:rsidRPr="00372CD8">
        <w:rPr>
          <w:b/>
        </w:rPr>
        <w:t>Information Infrastructure</w:t>
      </w:r>
      <w:r w:rsidRPr="00372CD8">
        <w:t xml:space="preserve"> – interconnected systems with interwoven social and-technical components including information supply chains, institutional arrangements, standards, and technology</w:t>
      </w:r>
      <w:r>
        <w:t>. See also: Spatial Data Infrastructure, System of Systems.</w:t>
      </w:r>
    </w:p>
    <w:p w14:paraId="795CF802" w14:textId="77777777" w:rsidR="001461A3" w:rsidRDefault="001461A3" w:rsidP="009023CD">
      <w:pPr>
        <w:jc w:val="both"/>
      </w:pPr>
      <w:r w:rsidRPr="0031392D">
        <w:rPr>
          <w:b/>
        </w:rPr>
        <w:t xml:space="preserve">Information </w:t>
      </w:r>
      <w:r w:rsidR="00FE0507" w:rsidRPr="0031392D">
        <w:rPr>
          <w:b/>
        </w:rPr>
        <w:t>model</w:t>
      </w:r>
      <w:r w:rsidR="00FE0507">
        <w:rPr>
          <w:b/>
        </w:rPr>
        <w:t xml:space="preserve"> </w:t>
      </w:r>
      <w:r w:rsidR="00FE0507">
        <w:t>–</w:t>
      </w:r>
      <w:r>
        <w:t xml:space="preserve"> </w:t>
      </w:r>
      <w:r w:rsidR="00FE0507">
        <w:t>A</w:t>
      </w:r>
      <w:r>
        <w:t xml:space="preserve"> representation of the concepts and relationships for a particular ‘domain of discourse’.</w:t>
      </w:r>
    </w:p>
    <w:p w14:paraId="7EA36FCA" w14:textId="77777777" w:rsidR="001461A3" w:rsidRDefault="001461A3" w:rsidP="009023CD">
      <w:pPr>
        <w:jc w:val="both"/>
      </w:pPr>
      <w:r w:rsidRPr="0031392D">
        <w:rPr>
          <w:b/>
        </w:rPr>
        <w:t>Interoperability</w:t>
      </w:r>
    </w:p>
    <w:p w14:paraId="5F049D61" w14:textId="20436CC0" w:rsidR="001461A3" w:rsidRDefault="001461A3" w:rsidP="009023CD">
      <w:pPr>
        <w:jc w:val="both"/>
      </w:pPr>
      <w:r>
        <w:rPr>
          <w:rFonts w:ascii="Helvetica" w:hAnsi="Helvetica" w:cs="Helvetica"/>
          <w:color w:val="111111"/>
          <w:sz w:val="18"/>
          <w:szCs w:val="18"/>
          <w:shd w:val="clear" w:color="auto" w:fill="FFFFFF"/>
        </w:rPr>
        <w:t xml:space="preserve">1. - </w:t>
      </w:r>
      <w:r w:rsidR="00FE0507">
        <w:t>T</w:t>
      </w:r>
      <w:r w:rsidRPr="00586972">
        <w:t xml:space="preserve">he capability to communicate, execute programs, or transfer data among various functional units in a manner that requires the user to have little or no knowledge of the unique characteristics of those units ISO 2382-1. "The ability for a system or components of a system to provide information portability and interapplication, cooperative process control. Interoperability, in the context of the OpenGIS Specification, is software components operating reciprocally (working with each other) to overcome tedious batch conversion tasks, import/export obstacles, and distributed resource access barriers imposed by heterogeneous processing environments and heterogeneous data." </w:t>
      </w:r>
      <w:r w:rsidR="00D13F7B" w:rsidRPr="00586972">
        <w:fldChar w:fldCharType="begin"/>
      </w:r>
      <w:r w:rsidRPr="00586972">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586972">
        <w:fldChar w:fldCharType="separate"/>
      </w:r>
      <w:r w:rsidRPr="00586972">
        <w:t>(</w:t>
      </w:r>
      <w:hyperlink w:anchor="_ENREF_25" w:tooltip="Open Geospatial Consortium, 2015 #813" w:history="1">
        <w:r w:rsidR="00801555" w:rsidRPr="00586972">
          <w:t>Open Geospatial Consortium 2015</w:t>
        </w:r>
      </w:hyperlink>
      <w:r w:rsidRPr="00586972">
        <w:t>)</w:t>
      </w:r>
      <w:r w:rsidR="00D13F7B" w:rsidRPr="00586972">
        <w:fldChar w:fldCharType="end"/>
      </w:r>
    </w:p>
    <w:p w14:paraId="4F167BF6" w14:textId="4A285BCE" w:rsidR="001461A3" w:rsidRDefault="001461A3" w:rsidP="009023CD">
      <w:pPr>
        <w:jc w:val="both"/>
      </w:pPr>
      <w:r>
        <w:t xml:space="preserve">2. - </w:t>
      </w:r>
      <w:r w:rsidR="00FE0507">
        <w:t>T</w:t>
      </w:r>
      <w:r>
        <w:t xml:space="preserve">he ability to transfer and use information in a uniform and efficient manner across multiple organisations and information technology systems </w:t>
      </w:r>
      <w:r w:rsidR="00D13F7B">
        <w:fldChar w:fldCharType="begin"/>
      </w:r>
      <w:r>
        <w:instrText xml:space="preserve"> ADDIN EN.CITE &lt;EndNote&gt;&lt;Cite&gt;&lt;Author&gt;Australian Government Information Management Office (AGIMO)&lt;/Author&gt;&lt;Year&gt;2006&lt;/Year&gt;&lt;RecNum&gt;764&lt;/RecNum&gt;&lt;Suffix&gt; p. 3&lt;/Suffix&gt;&lt;DisplayText&gt;(Australian Government Information Management Office (AGIMO) 2006 p. 3)&lt;/DisplayText&gt;&lt;record&gt;&lt;rec-number&gt;764&lt;/rec-number&gt;&lt;foreign-keys&gt;&lt;key app="EN" db-id="rrxt52zwuvxvewefez4vrwzk9v20evxzz2zf"&gt;764&lt;/key&gt;&lt;/foreign-keys&gt;&lt;ref-type name="Report"&gt;27&lt;/ref-type&gt;&lt;contributors&gt;&lt;authors&gt;&lt;author&gt;Australian Government Information Management Office (AGIMO),&lt;/author&gt;&lt;/authors&gt;&lt;/contributors&gt;&lt;titles&gt;&lt;title&gt;Australian Government Information Interoperability Framework&lt;/title&gt;&lt;/titles&gt;&lt;dates&gt;&lt;year&gt;2006&lt;/year&gt;&lt;/dates&gt;&lt;urls&gt;&lt;related-urls&gt;&lt;url&gt;http://www.finance.gov.au/files/2012/04/Information_Interoperability_Framework.pdf&lt;/url&gt;&lt;/related-urls&gt;&lt;/urls&gt;&lt;/record&gt;&lt;/Cite&gt;&lt;/EndNote&gt;</w:instrText>
      </w:r>
      <w:r w:rsidR="00D13F7B">
        <w:fldChar w:fldCharType="separate"/>
      </w:r>
      <w:r>
        <w:rPr>
          <w:noProof/>
        </w:rPr>
        <w:t>(</w:t>
      </w:r>
      <w:hyperlink w:anchor="_ENREF_2" w:tooltip="Australian Government Information Management Office (AGIMO), 2006 #764" w:history="1">
        <w:r w:rsidR="00801555">
          <w:rPr>
            <w:noProof/>
          </w:rPr>
          <w:t>Australian Government Information Management Office (AGIMO) 2006 p. 3</w:t>
        </w:r>
      </w:hyperlink>
      <w:r>
        <w:rPr>
          <w:noProof/>
        </w:rPr>
        <w:t>)</w:t>
      </w:r>
      <w:r w:rsidR="00D13F7B">
        <w:fldChar w:fldCharType="end"/>
      </w:r>
      <w:r>
        <w:t>.</w:t>
      </w:r>
    </w:p>
    <w:p w14:paraId="1334EC93" w14:textId="77777777" w:rsidR="000B4A70" w:rsidRDefault="000B4A70" w:rsidP="000B4A70">
      <w:pPr>
        <w:jc w:val="both"/>
        <w:rPr>
          <w:b/>
        </w:rPr>
      </w:pPr>
      <w:r w:rsidRPr="005F3EC9">
        <w:rPr>
          <w:b/>
          <w:shd w:val="clear" w:color="auto" w:fill="FFFFFF"/>
        </w:rPr>
        <w:t>Level of abstraction</w:t>
      </w:r>
      <w:r>
        <w:rPr>
          <w:shd w:val="clear" w:color="auto" w:fill="FFFFFF"/>
        </w:rPr>
        <w:t xml:space="preserve"> -</w:t>
      </w:r>
    </w:p>
    <w:p w14:paraId="598D6345" w14:textId="77777777" w:rsidR="000B4A70" w:rsidRDefault="000B4A70" w:rsidP="000B4A70">
      <w:pPr>
        <w:jc w:val="both"/>
      </w:pPr>
      <w:r w:rsidRPr="0004354E">
        <w:rPr>
          <w:b/>
        </w:rPr>
        <w:t>Logical model</w:t>
      </w:r>
      <w:r>
        <w:t xml:space="preserve"> - </w:t>
      </w:r>
    </w:p>
    <w:p w14:paraId="0CE07A81" w14:textId="767A9C0D" w:rsidR="00EE28C8" w:rsidRPr="00EE28C8" w:rsidRDefault="00EE28C8" w:rsidP="009023CD">
      <w:pPr>
        <w:jc w:val="both"/>
      </w:pPr>
      <w:r>
        <w:rPr>
          <w:b/>
        </w:rPr>
        <w:t xml:space="preserve">Metamodel </w:t>
      </w:r>
      <w:r w:rsidRPr="00EE28C8">
        <w:t>– a model of a model</w:t>
      </w:r>
      <w:r>
        <w:t>.</w:t>
      </w:r>
    </w:p>
    <w:p w14:paraId="2C9E7186" w14:textId="257E9E6A" w:rsidR="001461A3" w:rsidRDefault="001461A3" w:rsidP="009023CD">
      <w:pPr>
        <w:jc w:val="both"/>
      </w:pPr>
      <w:r w:rsidRPr="009A6C37">
        <w:rPr>
          <w:b/>
        </w:rPr>
        <w:t>Model Driven Architecture (MDA)</w:t>
      </w:r>
      <w:r w:rsidRPr="00586972">
        <w:t xml:space="preserve"> </w:t>
      </w:r>
      <w:r>
        <w:t xml:space="preserve">- </w:t>
      </w:r>
      <w:r w:rsidR="00FE0507">
        <w:t>A</w:t>
      </w:r>
      <w:r>
        <w:t>n approach for deriving value from models and architecture in support of the full life cycle of physical, organizational and I.T. systems</w:t>
      </w:r>
      <w:r w:rsidRPr="00586972">
        <w:footnoteReference w:id="44"/>
      </w:r>
      <w:r>
        <w:t xml:space="preserve">. The MDA </w:t>
      </w:r>
      <w:r w:rsidR="00FE0507">
        <w:t>approach represents</w:t>
      </w:r>
      <w:r>
        <w:t xml:space="preserve"> and supports everything from requirements to business modeling to technology implementations. </w:t>
      </w:r>
      <w:r w:rsidR="00D13F7B">
        <w:fldChar w:fldCharType="begin"/>
      </w:r>
      <w:r>
        <w:instrText xml:space="preserve"> ADDIN EN.CITE &lt;EndNote&gt;&lt;Cite&gt;&lt;Author&gt;Object Management Group&lt;/Author&gt;&lt;Year&gt;2014&lt;/Year&gt;&lt;RecNum&gt;814&lt;/RecNum&gt;&lt;DisplayText&gt;(Object Management Group 2014)&lt;/DisplayText&gt;&lt;record&gt;&lt;rec-number&gt;814&lt;/rec-number&gt;&lt;foreign-keys&gt;&lt;key app="EN" db-id="rrxt52zwuvxvewefez4vrwzk9v20evxzz2zf"&gt;814&lt;/key&gt;&lt;/foreign-keys&gt;&lt;ref-type name="Generic"&gt;13&lt;/ref-type&gt;&lt;contributors&gt;&lt;authors&gt;&lt;author&gt;Object Management Group,&lt;/author&gt;&lt;/authors&gt;&lt;/contributors&gt;&lt;titles&gt;&lt;title&gt;Model Driven Architecture (MDA): MDA Guide rev. 2.0&lt;/title&gt;&lt;/titles&gt;&lt;dates&gt;&lt;year&gt;2014&lt;/year&gt;&lt;/dates&gt;&lt;publisher&gt;Object Management Group,&lt;/publisher&gt;&lt;urls&gt;&lt;related-urls&gt;&lt;url&gt;http://www.omg.org/cgi-bin/doc?ormsc/14-06-01&lt;/url&gt;&lt;/related-urls&gt;&lt;/urls&gt;&lt;/record&gt;&lt;/Cite&gt;&lt;/EndNote&gt;</w:instrText>
      </w:r>
      <w:r w:rsidR="00D13F7B">
        <w:fldChar w:fldCharType="separate"/>
      </w:r>
      <w:r>
        <w:t>(</w:t>
      </w:r>
      <w:hyperlink w:anchor="_ENREF_23" w:tooltip="Object Management Group, 2014 #814" w:history="1">
        <w:r w:rsidR="00801555">
          <w:t>Object Management Group 2014</w:t>
        </w:r>
      </w:hyperlink>
      <w:r>
        <w:t>)</w:t>
      </w:r>
      <w:r w:rsidR="00D13F7B">
        <w:fldChar w:fldCharType="end"/>
      </w:r>
    </w:p>
    <w:p w14:paraId="5575DD66" w14:textId="77777777" w:rsidR="001461A3" w:rsidRDefault="001461A3" w:rsidP="009023CD">
      <w:pPr>
        <w:jc w:val="both"/>
        <w:rPr>
          <w:b/>
        </w:rPr>
      </w:pPr>
      <w:r w:rsidRPr="000B4A70">
        <w:rPr>
          <w:b/>
          <w:highlight w:val="yellow"/>
        </w:rPr>
        <w:t xml:space="preserve">Ontology </w:t>
      </w:r>
      <w:r w:rsidR="00C20EAF" w:rsidRPr="000B4A70">
        <w:rPr>
          <w:b/>
          <w:highlight w:val="yellow"/>
        </w:rPr>
        <w:t>- …</w:t>
      </w:r>
      <w:r>
        <w:rPr>
          <w:b/>
        </w:rPr>
        <w:t xml:space="preserve"> </w:t>
      </w:r>
    </w:p>
    <w:p w14:paraId="40C42999" w14:textId="77777777" w:rsidR="000B4A70" w:rsidRDefault="000B4A70" w:rsidP="000B4A70">
      <w:pPr>
        <w:jc w:val="both"/>
      </w:pPr>
      <w:r w:rsidRPr="000B4A70">
        <w:rPr>
          <w:b/>
          <w:highlight w:val="yellow"/>
        </w:rPr>
        <w:t xml:space="preserve">Physical model </w:t>
      </w:r>
      <w:r w:rsidRPr="000B4A70">
        <w:rPr>
          <w:highlight w:val="yellow"/>
        </w:rPr>
        <w:t>-</w:t>
      </w:r>
      <w:r>
        <w:t xml:space="preserve"> </w:t>
      </w:r>
    </w:p>
    <w:p w14:paraId="504F8EDD" w14:textId="77777777" w:rsidR="000B4A70" w:rsidRPr="0004354E" w:rsidRDefault="000B4A70" w:rsidP="000B4A70">
      <w:pPr>
        <w:jc w:val="both"/>
        <w:rPr>
          <w:b/>
        </w:rPr>
      </w:pPr>
      <w:r w:rsidRPr="000B4A70">
        <w:rPr>
          <w:b/>
          <w:highlight w:val="yellow"/>
        </w:rPr>
        <w:t>Platform Specific Model (PSM)</w:t>
      </w:r>
      <w:r w:rsidRPr="000B4A70">
        <w:rPr>
          <w:highlight w:val="yellow"/>
        </w:rPr>
        <w:t xml:space="preserve"> -</w:t>
      </w:r>
      <w:r>
        <w:t xml:space="preserve"> </w:t>
      </w:r>
    </w:p>
    <w:p w14:paraId="17288B21" w14:textId="77777777" w:rsidR="000B4A70" w:rsidRDefault="000B4A70" w:rsidP="000B4A70">
      <w:pPr>
        <w:jc w:val="both"/>
      </w:pPr>
      <w:r w:rsidRPr="000B4A70">
        <w:rPr>
          <w:b/>
          <w:highlight w:val="yellow"/>
        </w:rPr>
        <w:t>Platform independent model (PIM)</w:t>
      </w:r>
      <w:r w:rsidRPr="000B4A70">
        <w:rPr>
          <w:highlight w:val="yellow"/>
        </w:rPr>
        <w:t xml:space="preserve"> -</w:t>
      </w:r>
      <w:r>
        <w:t xml:space="preserve"> </w:t>
      </w:r>
    </w:p>
    <w:p w14:paraId="15B15D28" w14:textId="77777777" w:rsidR="000B4A70" w:rsidRDefault="000B4A70" w:rsidP="009023CD">
      <w:pPr>
        <w:jc w:val="both"/>
        <w:rPr>
          <w:b/>
        </w:rPr>
      </w:pPr>
    </w:p>
    <w:p w14:paraId="25BB62FB" w14:textId="590CBBB6" w:rsidR="001461A3" w:rsidRPr="009A6C37" w:rsidRDefault="001461A3" w:rsidP="009023CD">
      <w:pPr>
        <w:jc w:val="both"/>
      </w:pPr>
      <w:r w:rsidRPr="009A6C37">
        <w:rPr>
          <w:b/>
        </w:rPr>
        <w:t>Register</w:t>
      </w:r>
      <w:r w:rsidRPr="009A6C37">
        <w:t xml:space="preserve"> </w:t>
      </w:r>
      <w:r w:rsidR="00FE0507">
        <w:t>–</w:t>
      </w:r>
      <w:r w:rsidRPr="009A6C37">
        <w:t xml:space="preserve"> </w:t>
      </w:r>
      <w:r w:rsidR="00FE0507">
        <w:t xml:space="preserve">A </w:t>
      </w:r>
      <w:r w:rsidRPr="009A6C37">
        <w:t xml:space="preserve">set of files containing identifiers assigned to items with descriptions of the associated items. </w:t>
      </w:r>
      <w:r>
        <w:t xml:space="preserve">hierarchical register - </w:t>
      </w:r>
      <w:r w:rsidRPr="009A6C37">
        <w:t>a</w:t>
      </w:r>
      <w:r>
        <w:t xml:space="preserve"> </w:t>
      </w:r>
      <w:r w:rsidRPr="009A6C37">
        <w:t xml:space="preserve">structured set of registers for a domain of register items, composed of a principal register (that contains a description of each of the subregisters) and a set of </w:t>
      </w:r>
      <w:r w:rsidRPr="00E1310B">
        <w:t>subregisters</w:t>
      </w:r>
      <w:r w:rsidRPr="009A6C37">
        <w:t xml:space="preserve"> that contain items from a partition of a domain of information.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p>
    <w:p w14:paraId="20D0F141" w14:textId="0E75B7C6" w:rsidR="001461A3" w:rsidRPr="009A6C37" w:rsidRDefault="001461A3" w:rsidP="009023CD">
      <w:pPr>
        <w:jc w:val="both"/>
      </w:pPr>
      <w:r w:rsidRPr="009A6C37">
        <w:rPr>
          <w:b/>
        </w:rPr>
        <w:t>Register manager</w:t>
      </w:r>
      <w:r>
        <w:t xml:space="preserve"> - </w:t>
      </w:r>
      <w:r w:rsidRPr="009A6C37">
        <w:t xml:space="preserve">organization to which management of a register has been delegated by the register owner.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p>
    <w:p w14:paraId="0AC41BB0" w14:textId="54971B4D" w:rsidR="001461A3" w:rsidRPr="009A6C37" w:rsidRDefault="001461A3" w:rsidP="009023CD">
      <w:pPr>
        <w:jc w:val="both"/>
      </w:pPr>
      <w:r w:rsidRPr="009A6C37">
        <w:rPr>
          <w:b/>
        </w:rPr>
        <w:t>Register owner</w:t>
      </w:r>
      <w:r>
        <w:t xml:space="preserve"> </w:t>
      </w:r>
      <w:r w:rsidR="00FE0507">
        <w:t>–</w:t>
      </w:r>
      <w:r>
        <w:t xml:space="preserve"> </w:t>
      </w:r>
      <w:r w:rsidR="00FE0507">
        <w:t xml:space="preserve">An </w:t>
      </w:r>
      <w:r w:rsidRPr="009A6C37">
        <w:t>organization that establishes a register</w:t>
      </w:r>
      <w:r w:rsidR="00FE0507">
        <w:t>.</w:t>
      </w:r>
      <w:r w:rsidRPr="009A6C37">
        <w:t xml:space="preserve">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p>
    <w:p w14:paraId="2066F6F2" w14:textId="450A331E" w:rsidR="001461A3" w:rsidRDefault="001461A3" w:rsidP="009023CD">
      <w:pPr>
        <w:jc w:val="both"/>
      </w:pPr>
      <w:r w:rsidRPr="009A6C37">
        <w:rPr>
          <w:b/>
        </w:rPr>
        <w:t>Registration</w:t>
      </w:r>
      <w:r>
        <w:t xml:space="preserve"> </w:t>
      </w:r>
      <w:r w:rsidR="00FE0507">
        <w:t>–</w:t>
      </w:r>
      <w:r>
        <w:t xml:space="preserve"> </w:t>
      </w:r>
      <w:r w:rsidR="00FE0507">
        <w:t xml:space="preserve">The </w:t>
      </w:r>
      <w:r w:rsidRPr="009A6C37">
        <w:t xml:space="preserve">assignment of a permanent, unique, and unambiguous identifier to an item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r w:rsidRPr="009A6C37">
        <w:br/>
      </w:r>
      <w:r>
        <w:t xml:space="preserve">Registry - </w:t>
      </w:r>
      <w:r w:rsidRPr="009A6C37">
        <w:t>information system on which a register is maintained</w:t>
      </w:r>
      <w:r w:rsidR="00FE0507">
        <w:t>.</w:t>
      </w:r>
      <w:r w:rsidRPr="009A6C37">
        <w:t xml:space="preserve">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p>
    <w:p w14:paraId="291C6ABF" w14:textId="5AA408D0" w:rsidR="001461A3" w:rsidRDefault="001461A3" w:rsidP="009023CD">
      <w:pPr>
        <w:jc w:val="both"/>
      </w:pPr>
      <w:r w:rsidRPr="009A6C37">
        <w:rPr>
          <w:b/>
        </w:rPr>
        <w:t>Registry manager</w:t>
      </w:r>
      <w:r w:rsidRPr="009A6C37">
        <w:t xml:space="preserve"> – </w:t>
      </w:r>
      <w:r w:rsidR="00FE0507">
        <w:t>A</w:t>
      </w:r>
      <w:r w:rsidRPr="009A6C37">
        <w:t xml:space="preserve"> person or an organization responsible for the day-to-day management of a registry</w:t>
      </w:r>
      <w:r w:rsidR="00FE0507">
        <w:t>.</w:t>
      </w:r>
      <w:r w:rsidRPr="009A6C37">
        <w:t xml:space="preserve">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p>
    <w:p w14:paraId="4237EA24" w14:textId="23FC3DC6" w:rsidR="00A41FBE" w:rsidRDefault="00A41FBE" w:rsidP="009023CD">
      <w:pPr>
        <w:jc w:val="both"/>
      </w:pPr>
      <w:bookmarkStart w:id="959" w:name="SDI"/>
      <w:r w:rsidRPr="00A41FBE">
        <w:rPr>
          <w:b/>
        </w:rPr>
        <w:t>(Geo)Spatial data infrastructure (SDI/GDI)</w:t>
      </w:r>
      <w:r>
        <w:t xml:space="preserve"> </w:t>
      </w:r>
      <w:bookmarkEnd w:id="959"/>
      <w:r>
        <w:t>–</w:t>
      </w:r>
      <w:r w:rsidR="00FE0507">
        <w:rPr>
          <w:i/>
          <w:lang w:val="en-US" w:eastAsia="en-US"/>
        </w:rPr>
        <w:t xml:space="preserve">A </w:t>
      </w:r>
      <w:r w:rsidR="00C20EAF" w:rsidRPr="00C20EAF">
        <w:t>collaborative, approach to creating, maintaining, providing and using distributed geospatial resources under heterogeneous ownership and operation, to meet common information needs</w:t>
      </w:r>
      <w:r w:rsidR="00FE0507">
        <w:t>.</w:t>
      </w:r>
      <w:r w:rsidR="00C20EAF" w:rsidRPr="00C20EAF">
        <w:t xml:space="preserve"> </w:t>
      </w:r>
      <w:r w:rsidR="00D13F7B" w:rsidRPr="00C20EAF">
        <w:fldChar w:fldCharType="begin"/>
      </w:r>
      <w:r w:rsidR="00C20EAF" w:rsidRPr="00C20EAF">
        <w:instrText xml:space="preserve"> ADDIN EN.CITE &lt;EndNote&gt;&lt;Cite&gt;&lt;Author&gt;Box&lt;/Author&gt;&lt;Year&gt;2013&lt;/Year&gt;&lt;RecNum&gt;762&lt;/RecNum&gt;&lt;DisplayText&gt;(Box 2013)&lt;/DisplayText&gt;&lt;record&gt;&lt;rec-number&gt;762&lt;/rec-number&gt;&lt;foreign-keys&gt;&lt;key app="EN" db-id="rrxt52zwuvxvewefez4vrwzk9v20evxzz2zf"&gt;762&lt;/key&gt;&lt;/foreign-keys&gt;&lt;ref-type name="Thesis"&gt;32&lt;/ref-type&gt;&lt;contributors&gt;&lt;authors&gt;&lt;author&gt;Box, P.&lt;/author&gt;&lt;/authors&gt;&lt;/contributors&gt;&lt;titles&gt;&lt;title&gt;The Governance of Spatial Data Infrastructure: A Registry Based Model &lt;/title&gt;&lt;secondary-title&gt;Infrastructure Engineering &lt;/secondary-title&gt;&lt;/titles&gt;&lt;volume&gt;Masters of Applied Science (Geomatics) by Research &lt;/volume&gt;&lt;dates&gt;&lt;year&gt;2013&lt;/year&gt;&lt;/dates&gt;&lt;pub-location&gt;Melbourne&lt;/pub-location&gt;&lt;publisher&gt;University of Melbourne&lt;/publisher&gt;&lt;work-type&gt;Masters&lt;/work-type&gt;&lt;urls&gt;&lt;related-urls&gt;&lt;url&gt;http://www.csdila.unimelb.edu.au/publication/theses/Paul_Box_Thesis.pdf&lt;/url&gt;&lt;/related-urls&gt;&lt;/urls&gt;&lt;/record&gt;&lt;/Cite&gt;&lt;/EndNote&gt;</w:instrText>
      </w:r>
      <w:r w:rsidR="00D13F7B" w:rsidRPr="00C20EAF">
        <w:fldChar w:fldCharType="separate"/>
      </w:r>
      <w:r w:rsidR="00C20EAF" w:rsidRPr="00C20EAF">
        <w:t>(</w:t>
      </w:r>
      <w:hyperlink w:anchor="_ENREF_3" w:tooltip="Box, 2013 #762" w:history="1">
        <w:r w:rsidR="00801555" w:rsidRPr="00C20EAF">
          <w:t>Box 2013</w:t>
        </w:r>
      </w:hyperlink>
      <w:r w:rsidR="00C20EAF" w:rsidRPr="00C20EAF">
        <w:t>)</w:t>
      </w:r>
      <w:r w:rsidR="00D13F7B" w:rsidRPr="00C20EAF">
        <w:fldChar w:fldCharType="end"/>
      </w:r>
    </w:p>
    <w:p w14:paraId="761E4F3A" w14:textId="72344118" w:rsidR="004977E9" w:rsidRPr="006A6725" w:rsidRDefault="004977E9" w:rsidP="009023CD">
      <w:pPr>
        <w:jc w:val="both"/>
      </w:pPr>
      <w:r w:rsidRPr="006A6725">
        <w:rPr>
          <w:b/>
        </w:rPr>
        <w:t>Spatial Data Infrastructure</w:t>
      </w:r>
      <w:r w:rsidRPr="006A6725">
        <w:t xml:space="preserve"> – the technology, policies, standards, human resources, and related activities necessary to acquire, process, distribute, use, maintain, and preserve spatial data </w:t>
      </w:r>
      <w:r>
        <w:fldChar w:fldCharType="begin"/>
      </w:r>
      <w:r w:rsidR="00501062">
        <w:instrText xml:space="preserve"> ADDIN EN.CITE &lt;EndNote&gt;&lt;Cite&gt;&lt;Author&gt;The White House&lt;/Author&gt;&lt;Year&gt;2002&lt;/Year&gt;&lt;RecNum&gt;824&lt;/RecNum&gt;&lt;DisplayText&gt;(The White House 2002)&lt;/DisplayText&gt;&lt;record&gt;&lt;rec-number&gt;824&lt;/rec-number&gt;&lt;foreign-keys&gt;&lt;key app="EN" db-id="rrxt52zwuvxvewefez4vrwzk9v20evxzz2zf"&gt;824&lt;/key&gt;&lt;/foreign-keys&gt;&lt;ref-type name="Government Document"&gt;46&lt;/ref-type&gt;&lt;contributors&gt;&lt;authors&gt;&lt;author&gt;The White House, Office of Management and Budget, &lt;/author&gt;&lt;/authors&gt;&lt;secondary-authors&gt;&lt;author&gt;Office of Management and Budget &lt;/author&gt;&lt;/secondary-authors&gt;&lt;/contributors&gt;&lt;titles&gt;&lt;title&gt;Circular No. A-16 Revised&lt;/title&gt;&lt;/titles&gt;&lt;dates&gt;&lt;year&gt;2002&lt;/year&gt;&lt;/dates&gt;&lt;pub-location&gt;Washington, US&lt;/pub-location&gt;&lt;publisher&gt;The White House, Office of Management and Budget &lt;/publisher&gt;&lt;urls&gt;&lt;related-urls&gt;&lt;url&gt;http://www.whitehouse.gov/omb/circulars_a016_rev/&lt;/url&gt;&lt;/related-urls&gt;&lt;/urls&gt;&lt;/record&gt;&lt;/Cite&gt;&lt;/EndNote&gt;</w:instrText>
      </w:r>
      <w:r>
        <w:fldChar w:fldCharType="separate"/>
      </w:r>
      <w:r>
        <w:rPr>
          <w:noProof/>
        </w:rPr>
        <w:t>(</w:t>
      </w:r>
      <w:hyperlink w:anchor="_ENREF_28" w:tooltip="The White House, 2002 #824" w:history="1">
        <w:r w:rsidR="00801555">
          <w:rPr>
            <w:noProof/>
          </w:rPr>
          <w:t>The White House 2002</w:t>
        </w:r>
      </w:hyperlink>
      <w:r>
        <w:rPr>
          <w:noProof/>
        </w:rPr>
        <w:t>)</w:t>
      </w:r>
      <w:r>
        <w:fldChar w:fldCharType="end"/>
      </w:r>
    </w:p>
    <w:p w14:paraId="03D25058" w14:textId="77777777" w:rsidR="004977E9" w:rsidRDefault="004977E9" w:rsidP="009023CD">
      <w:pPr>
        <w:jc w:val="both"/>
      </w:pPr>
      <w:r w:rsidRPr="006A6725">
        <w:rPr>
          <w:b/>
        </w:rPr>
        <w:t xml:space="preserve">Spatial Information Infrastructure </w:t>
      </w:r>
      <w:r>
        <w:t xml:space="preserve">– see Spatial Data Infrastructure </w:t>
      </w:r>
    </w:p>
    <w:p w14:paraId="364CF4EC" w14:textId="36CBECD8" w:rsidR="001461A3" w:rsidRPr="009A6C37" w:rsidRDefault="001461A3" w:rsidP="009023CD">
      <w:pPr>
        <w:jc w:val="both"/>
      </w:pPr>
      <w:r w:rsidRPr="009A6C37">
        <w:rPr>
          <w:b/>
        </w:rPr>
        <w:t>Standard</w:t>
      </w:r>
      <w:r w:rsidRPr="009A6C37">
        <w:t xml:space="preserve"> - </w:t>
      </w:r>
      <w:r w:rsidR="00D333B0">
        <w:t>A</w:t>
      </w:r>
      <w:r w:rsidRPr="009A6C37">
        <w:t xml:space="preserve"> documented agreement between providers and consumers, established by consensus, that provides rules, guidelines, or characteristics ensuring materials, products, and services are fit for purpose.</w:t>
      </w:r>
      <w:r w:rsidR="00F8627F">
        <w:t xml:space="preserve"> </w:t>
      </w:r>
      <w:r w:rsidR="00D13F7B" w:rsidRPr="009A6C37">
        <w:fldChar w:fldCharType="begin"/>
      </w:r>
      <w:r w:rsidRPr="009A6C37">
        <w:instrText xml:space="preserve"> ADDIN EN.CITE &lt;EndNote&gt;&lt;Cite&gt;&lt;Author&gt;OGC&lt;/Author&gt;&lt;Year&gt;2014&lt;/Year&gt;&lt;RecNum&gt;811&lt;/RecNum&gt;&lt;Suffix&gt; p. 5&lt;/Suffix&gt;&lt;DisplayText&gt;(OGC 2014 p. 5)&lt;/DisplayText&gt;&lt;record&gt;&lt;rec-number&gt;811&lt;/rec-number&gt;&lt;foreign-keys&gt;&lt;key app="EN" db-id="rrxt52zwuvxvewefez4vrwzk9v20evxzz2zf"&gt;811&lt;/key&gt;&lt;/foreign-keys&gt;&lt;ref-type name="Report"&gt;27&lt;/ref-type&gt;&lt;contributors&gt;&lt;authors&gt;&lt;author&gt;OGC, ISO TC211, IHO,&lt;/author&gt;&lt;/authors&gt;&lt;/contributors&gt;&lt;titles&gt;&lt;title&gt;A Guide to the Role of Standards in Geospatial Information Management &lt;/title&gt;&lt;/titles&gt;&lt;dates&gt;&lt;year&gt;2014&lt;/year&gt;&lt;/dates&gt;&lt;pub-location&gt;New York&lt;/pub-location&gt;&lt;urls&gt;&lt;related-urls&gt;&lt;url&gt;http://ggim.un.org/docs/meetings/GGIM4/E-C20-2014-8_Essential%20Standards%20Guide%20for%20UNGGIM.pdf&lt;/url&gt;&lt;/related-urls&gt;&lt;/urls&gt;&lt;/record&gt;&lt;/Cite&gt;&lt;/EndNote&gt;</w:instrText>
      </w:r>
      <w:r w:rsidR="00D13F7B" w:rsidRPr="009A6C37">
        <w:fldChar w:fldCharType="separate"/>
      </w:r>
      <w:r w:rsidRPr="009A6C37">
        <w:rPr>
          <w:noProof/>
        </w:rPr>
        <w:t>(</w:t>
      </w:r>
      <w:hyperlink w:anchor="_ENREF_24" w:tooltip="OGC, 2014 #811" w:history="1">
        <w:r w:rsidR="00801555" w:rsidRPr="009A6C37">
          <w:rPr>
            <w:noProof/>
          </w:rPr>
          <w:t>OGC 2014 p. 5</w:t>
        </w:r>
      </w:hyperlink>
      <w:r w:rsidRPr="009A6C37">
        <w:rPr>
          <w:noProof/>
        </w:rPr>
        <w:t>)</w:t>
      </w:r>
      <w:r w:rsidR="00D13F7B" w:rsidRPr="009A6C37">
        <w:fldChar w:fldCharType="end"/>
      </w:r>
      <w:r w:rsidRPr="009A6C37">
        <w:t xml:space="preserve">. </w:t>
      </w:r>
    </w:p>
    <w:p w14:paraId="415CDDE5" w14:textId="55DB37F0" w:rsidR="001461A3" w:rsidRDefault="001461A3" w:rsidP="009023CD">
      <w:pPr>
        <w:jc w:val="both"/>
      </w:pPr>
      <w:r w:rsidRPr="009A6C37">
        <w:rPr>
          <w:b/>
        </w:rPr>
        <w:t>Submitting organization</w:t>
      </w:r>
      <w:r w:rsidRPr="009A6C37">
        <w:t xml:space="preserve"> </w:t>
      </w:r>
      <w:r w:rsidR="00D333B0">
        <w:t>–</w:t>
      </w:r>
      <w:r w:rsidRPr="009A6C37">
        <w:t xml:space="preserve"> </w:t>
      </w:r>
      <w:r w:rsidR="00D333B0">
        <w:t xml:space="preserve">An </w:t>
      </w:r>
      <w:r w:rsidRPr="009A6C37">
        <w:t xml:space="preserve">organization authorised by a register owner to propose changes to the content of a register </w:t>
      </w:r>
      <w:r w:rsidR="00D13F7B" w:rsidRPr="009A6C37">
        <w:fldChar w:fldCharType="begin"/>
      </w:r>
      <w:r w:rsidR="009C3721">
        <w:instrText xml:space="preserve"> ADDIN EN.CITE &lt;EndNote&gt;&lt;Cite&gt;&lt;Author&gt;ISO&lt;/Author&gt;&lt;Year&gt;2004&lt;/Year&gt;&lt;RecNum&gt;404&lt;/RecNum&gt;&lt;DisplayText&gt;(ISO 2004)&lt;/DisplayText&gt;&lt;record&gt;&lt;rec-number&gt;404&lt;/rec-number&gt;&lt;foreign-keys&gt;&lt;key app="EN" db-id="rrxt52zwuvxvewefez4vrwzk9v20evxzz2zf"&gt;404&lt;/key&gt;&lt;/foreign-keys&gt;&lt;ref-type name="Standard"&gt;58&lt;/ref-type&gt;&lt;contributors&gt;&lt;authors&gt;&lt;author&gt;ISO&lt;/author&gt;&lt;/authors&gt;&lt;/contributors&gt;&lt;titles&gt;&lt;title&gt;ISO 19135:2005 Geographic information -- Procedures for registration of items of geographic information&lt;/title&gt;&lt;/titles&gt;&lt;dates&gt;&lt;year&gt;2004&lt;/year&gt;&lt;/dates&gt;&lt;publisher&gt;International Organization for Standardization (ISO)&lt;/publisher&gt;&lt;urls&gt;&lt;related-urls&gt;&lt;url&gt;http://www.iso.org/iso/iso_catalogue/catalogue_tc/catalogue_detail.htm?csnumber=35343&lt;/url&gt;&lt;/related-urls&gt;&lt;/urls&gt;&lt;/record&gt;&lt;/Cite&gt;&lt;/EndNote&gt;</w:instrText>
      </w:r>
      <w:r w:rsidR="00D13F7B" w:rsidRPr="009A6C37">
        <w:fldChar w:fldCharType="separate"/>
      </w:r>
      <w:r w:rsidRPr="009A6C37">
        <w:rPr>
          <w:noProof/>
        </w:rPr>
        <w:t>(</w:t>
      </w:r>
      <w:hyperlink w:anchor="_ENREF_11" w:tooltip="ISO, 2004 #404" w:history="1">
        <w:r w:rsidR="00801555" w:rsidRPr="009A6C37">
          <w:rPr>
            <w:noProof/>
          </w:rPr>
          <w:t>ISO 2004</w:t>
        </w:r>
      </w:hyperlink>
      <w:r w:rsidRPr="009A6C37">
        <w:rPr>
          <w:noProof/>
        </w:rPr>
        <w:t>)</w:t>
      </w:r>
      <w:r w:rsidR="00D13F7B" w:rsidRPr="009A6C37">
        <w:fldChar w:fldCharType="end"/>
      </w:r>
    </w:p>
    <w:p w14:paraId="22B98411" w14:textId="59EF2674" w:rsidR="00C1361E" w:rsidRPr="009A6C37" w:rsidRDefault="004658FA" w:rsidP="009023CD">
      <w:pPr>
        <w:jc w:val="both"/>
      </w:pPr>
      <w:r w:rsidRPr="004658FA">
        <w:rPr>
          <w:b/>
        </w:rPr>
        <w:t>Web Feature S</w:t>
      </w:r>
      <w:r>
        <w:rPr>
          <w:b/>
        </w:rPr>
        <w:t>e</w:t>
      </w:r>
      <w:r w:rsidR="00C20EAF" w:rsidRPr="00C20EAF">
        <w:rPr>
          <w:b/>
        </w:rPr>
        <w:t>rvice</w:t>
      </w:r>
      <w:r w:rsidR="0034285E">
        <w:rPr>
          <w:b/>
        </w:rPr>
        <w:t xml:space="preserve"> (WFS)</w:t>
      </w:r>
      <w:r w:rsidR="0034285E">
        <w:t xml:space="preserve"> - </w:t>
      </w:r>
      <w:r w:rsidR="0034285E" w:rsidRPr="0034285E">
        <w:t>represents a change in the way geographic information is created, modified and exchanged on the Internet. Rather than sharing geographic information at the file level using File Transfer Protocol (FTP), for example, the WFS offers direct fine-grained access to geographic information at the feature and feature property level. Web feature services allow clients to only retrieve or modify the data they are seeking, rather than retrieving a file that contains the data they are seeking and possibly much more. That data can then be used for a wide variety of purposes, including purposes other than their producers’ intended ones.</w:t>
      </w:r>
      <w:r w:rsidR="00D333B0">
        <w:t xml:space="preserve"> </w:t>
      </w:r>
      <w:r w:rsidR="00D13F7B" w:rsidRPr="00586972">
        <w:fldChar w:fldCharType="begin"/>
      </w:r>
      <w:r w:rsidR="00D333B0" w:rsidRPr="00586972">
        <w:instrText xml:space="preserve"> ADDIN EN.CITE &lt;EndNote&gt;&lt;Cite&gt;&lt;Author&gt;Open Geospatial Consortium&lt;/Author&gt;&lt;Year&gt;2015&lt;/Year&gt;&lt;RecNum&gt;813&lt;/RecNum&gt;&lt;DisplayText&gt;(Open Geospatial Consortium 2015)&lt;/DisplayText&gt;&lt;record&gt;&lt;rec-number&gt;813&lt;/rec-number&gt;&lt;foreign-keys&gt;&lt;key app="EN" db-id="rrxt52zwuvxvewefez4vrwzk9v20evxzz2zf"&gt;813&lt;/key&gt;&lt;/foreign-keys&gt;&lt;ref-type name="Web Page"&gt;12&lt;/ref-type&gt;&lt;contributors&gt;&lt;authors&gt;&lt;author&gt;Open Geospatial Consortium, &lt;/author&gt;&lt;/authors&gt;&lt;/contributors&gt;&lt;titles&gt;&lt;title&gt;OGC Glossary&lt;/title&gt;&lt;/titles&gt;&lt;volume&gt;2015&lt;/volume&gt;&lt;number&gt;February 2015&lt;/number&gt;&lt;dates&gt;&lt;year&gt;2015&lt;/year&gt;&lt;/dates&gt;&lt;publisher&gt;Open Geospatial Consortium&lt;/publisher&gt;&lt;urls&gt;&lt;related-urls&gt;&lt;url&gt;http://www.opengeospatial.org/ogc/glossary&lt;/url&gt;&lt;/related-urls&gt;&lt;/urls&gt;&lt;/record&gt;&lt;/Cite&gt;&lt;/EndNote&gt;</w:instrText>
      </w:r>
      <w:r w:rsidR="00D13F7B" w:rsidRPr="00586972">
        <w:fldChar w:fldCharType="separate"/>
      </w:r>
      <w:r w:rsidR="00D333B0" w:rsidRPr="00586972">
        <w:t>(</w:t>
      </w:r>
      <w:hyperlink w:anchor="_ENREF_25" w:tooltip="Open Geospatial Consortium, 2015 #813" w:history="1">
        <w:r w:rsidR="00801555" w:rsidRPr="00586972">
          <w:t>Open Geospatial Consortium 2015</w:t>
        </w:r>
      </w:hyperlink>
      <w:r w:rsidR="00D333B0" w:rsidRPr="00586972">
        <w:t>)</w:t>
      </w:r>
      <w:r w:rsidR="00D13F7B" w:rsidRPr="00586972">
        <w:fldChar w:fldCharType="end"/>
      </w:r>
    </w:p>
    <w:p w14:paraId="66DF4A58" w14:textId="77777777" w:rsidR="001461A3" w:rsidRDefault="001461A3" w:rsidP="009023CD">
      <w:pPr>
        <w:jc w:val="both"/>
      </w:pPr>
    </w:p>
    <w:p w14:paraId="76F7EA65" w14:textId="000C9460" w:rsidR="001461A3" w:rsidRDefault="001461A3" w:rsidP="009023CD">
      <w:pPr>
        <w:jc w:val="both"/>
      </w:pPr>
    </w:p>
    <w:p w14:paraId="1FE809EC" w14:textId="77777777" w:rsidR="001461A3" w:rsidRDefault="001461A3" w:rsidP="009023CD">
      <w:pPr>
        <w:jc w:val="both"/>
      </w:pPr>
    </w:p>
    <w:p w14:paraId="23D1657F" w14:textId="77777777" w:rsidR="001461A3" w:rsidRDefault="001461A3" w:rsidP="009023CD">
      <w:pPr>
        <w:jc w:val="both"/>
      </w:pPr>
    </w:p>
    <w:p w14:paraId="332F8CE8" w14:textId="77777777" w:rsidR="00A943B2" w:rsidRDefault="00A943B2" w:rsidP="009023CD">
      <w:pPr>
        <w:jc w:val="both"/>
      </w:pPr>
    </w:p>
    <w:p w14:paraId="423D7CF8" w14:textId="77777777" w:rsidR="00A943B2" w:rsidRDefault="00A943B2" w:rsidP="001D36DC">
      <w:pPr>
        <w:pStyle w:val="Heading1notnumbered"/>
      </w:pPr>
      <w:bookmarkStart w:id="960" w:name="_Toc315694433"/>
      <w:bookmarkStart w:id="961" w:name="_Toc415562765"/>
      <w:r>
        <w:lastRenderedPageBreak/>
        <w:t>References</w:t>
      </w:r>
      <w:bookmarkEnd w:id="960"/>
      <w:bookmarkEnd w:id="961"/>
      <w:r w:rsidRPr="00AF37BE">
        <w:t xml:space="preserve"> </w:t>
      </w:r>
    </w:p>
    <w:p w14:paraId="50FAB1EF" w14:textId="77777777" w:rsidR="00801555" w:rsidRDefault="00D13F7B" w:rsidP="00801555">
      <w:pPr>
        <w:jc w:val="both"/>
        <w:rPr>
          <w:noProof/>
        </w:rPr>
      </w:pPr>
      <w:r>
        <w:fldChar w:fldCharType="begin"/>
      </w:r>
      <w:r w:rsidR="007B375B">
        <w:instrText xml:space="preserve"> ADDIN EN.REFLIST </w:instrText>
      </w:r>
      <w:r>
        <w:fldChar w:fldCharType="separate"/>
      </w:r>
      <w:bookmarkStart w:id="962" w:name="_ENREF_1"/>
      <w:r w:rsidR="00801555">
        <w:rPr>
          <w:noProof/>
        </w:rPr>
        <w:t>ANZLIC—the Spatial Information Council (2014). The Australian and New Zealand Foundation Spatial Data Framework -Making common foundation spatial data ubiquitous across Australia and New Zealand</w:t>
      </w:r>
    </w:p>
    <w:p w14:paraId="0F7F0B6A" w14:textId="77777777" w:rsidR="00801555" w:rsidRDefault="00801555" w:rsidP="00801555">
      <w:pPr>
        <w:ind w:left="720" w:hanging="720"/>
        <w:jc w:val="both"/>
        <w:rPr>
          <w:noProof/>
        </w:rPr>
      </w:pPr>
      <w:r>
        <w:rPr>
          <w:noProof/>
        </w:rPr>
        <w:t>Canberra, The Commonwealth of Australia (Department of Communications) on behalf of  ANZLIC—the Spatial Information Council.</w:t>
      </w:r>
    </w:p>
    <w:p w14:paraId="5E0FD387" w14:textId="77777777" w:rsidR="00801555" w:rsidRDefault="00801555" w:rsidP="00801555">
      <w:pPr>
        <w:spacing w:after="0"/>
        <w:ind w:left="720" w:hanging="720"/>
        <w:jc w:val="both"/>
        <w:rPr>
          <w:noProof/>
        </w:rPr>
      </w:pPr>
      <w:r>
        <w:rPr>
          <w:noProof/>
        </w:rPr>
        <w:tab/>
      </w:r>
      <w:bookmarkEnd w:id="962"/>
    </w:p>
    <w:p w14:paraId="56DFCD71" w14:textId="77777777" w:rsidR="00801555" w:rsidRDefault="00801555" w:rsidP="00801555">
      <w:pPr>
        <w:jc w:val="both"/>
        <w:rPr>
          <w:noProof/>
        </w:rPr>
      </w:pPr>
      <w:bookmarkStart w:id="963" w:name="_ENREF_2"/>
      <w:r>
        <w:rPr>
          <w:noProof/>
        </w:rPr>
        <w:t>Australian Government Information Management Office (AGIMO) (2006). Australian Government Information Interoperability Framework.</w:t>
      </w:r>
    </w:p>
    <w:p w14:paraId="472B722F" w14:textId="77777777" w:rsidR="00801555" w:rsidRDefault="00801555" w:rsidP="00801555">
      <w:pPr>
        <w:spacing w:after="0"/>
        <w:ind w:left="720" w:hanging="720"/>
        <w:jc w:val="both"/>
        <w:rPr>
          <w:noProof/>
        </w:rPr>
      </w:pPr>
      <w:r>
        <w:rPr>
          <w:noProof/>
        </w:rPr>
        <w:tab/>
      </w:r>
      <w:bookmarkEnd w:id="963"/>
    </w:p>
    <w:p w14:paraId="2AB59604" w14:textId="77777777" w:rsidR="00801555" w:rsidRDefault="00801555" w:rsidP="00801555">
      <w:pPr>
        <w:jc w:val="both"/>
        <w:rPr>
          <w:noProof/>
        </w:rPr>
      </w:pPr>
      <w:bookmarkStart w:id="964" w:name="_ENREF_3"/>
      <w:r>
        <w:rPr>
          <w:noProof/>
        </w:rPr>
        <w:t xml:space="preserve">Box, P. (2013). The Governance of Spatial Data Infrastructure: A Registry Based Model </w:t>
      </w:r>
      <w:r w:rsidRPr="00801555">
        <w:rPr>
          <w:noProof/>
          <w:u w:val="single"/>
        </w:rPr>
        <w:t xml:space="preserve">Infrastructure Engineering </w:t>
      </w:r>
      <w:r>
        <w:rPr>
          <w:noProof/>
        </w:rPr>
        <w:t xml:space="preserve">Melbourne, University of Melbourne. </w:t>
      </w:r>
      <w:r w:rsidRPr="00801555">
        <w:rPr>
          <w:b/>
          <w:noProof/>
        </w:rPr>
        <w:t xml:space="preserve">Masters of Applied Science (Geomatics) by Research </w:t>
      </w:r>
    </w:p>
    <w:p w14:paraId="6CABE677" w14:textId="77777777" w:rsidR="00801555" w:rsidRDefault="00801555" w:rsidP="00801555">
      <w:pPr>
        <w:spacing w:after="0"/>
        <w:ind w:left="720" w:hanging="720"/>
        <w:jc w:val="both"/>
        <w:rPr>
          <w:noProof/>
        </w:rPr>
      </w:pPr>
      <w:r>
        <w:rPr>
          <w:noProof/>
        </w:rPr>
        <w:tab/>
      </w:r>
      <w:bookmarkEnd w:id="964"/>
    </w:p>
    <w:p w14:paraId="0A21B188" w14:textId="77777777" w:rsidR="00801555" w:rsidRDefault="00801555" w:rsidP="00801555">
      <w:pPr>
        <w:jc w:val="both"/>
        <w:rPr>
          <w:noProof/>
        </w:rPr>
      </w:pPr>
      <w:bookmarkStart w:id="965" w:name="_ENREF_4"/>
      <w:r>
        <w:rPr>
          <w:noProof/>
        </w:rPr>
        <w:t xml:space="preserve">Box, P. and R. Atkinson (2011). AHGF (Geofabric) production – an analysis of processes, descriptions and models </w:t>
      </w:r>
      <w:r w:rsidRPr="00801555">
        <w:rPr>
          <w:noProof/>
          <w:u w:val="single"/>
        </w:rPr>
        <w:t>CSIRO: Water for a Healthy Country National Research Flagship</w:t>
      </w:r>
      <w:r>
        <w:rPr>
          <w:noProof/>
        </w:rPr>
        <w:t>. Canberra, Australia, CSIRO: Water for a Healthy Country National Research Flagship.</w:t>
      </w:r>
    </w:p>
    <w:p w14:paraId="444B95C1" w14:textId="77777777" w:rsidR="00801555" w:rsidRDefault="00801555" w:rsidP="00801555">
      <w:pPr>
        <w:spacing w:after="0"/>
        <w:ind w:left="720" w:hanging="720"/>
        <w:jc w:val="both"/>
        <w:rPr>
          <w:ins w:id="966" w:author="Simons, Bruce (L&amp;W, Highett)" w:date="2015-04-08T07:51:00Z"/>
          <w:noProof/>
        </w:rPr>
      </w:pPr>
      <w:r>
        <w:rPr>
          <w:noProof/>
        </w:rPr>
        <w:tab/>
      </w:r>
      <w:bookmarkEnd w:id="965"/>
    </w:p>
    <w:p w14:paraId="744479A6" w14:textId="77777777" w:rsidR="002C1A41" w:rsidRDefault="002C1A41" w:rsidP="002C1A41">
      <w:pPr>
        <w:spacing w:after="0"/>
        <w:rPr>
          <w:ins w:id="967" w:author="Simons, Bruce (L&amp;W, Highett)" w:date="2015-04-08T07:51:00Z"/>
          <w:noProof/>
        </w:rPr>
      </w:pPr>
      <w:ins w:id="968" w:author="Simons, Bruce (L&amp;W, Highett)" w:date="2015-04-08T07:51:00Z">
        <w:r w:rsidRPr="00307E29">
          <w:rPr>
            <w:noProof/>
          </w:rPr>
          <w:t>Brodaric, B., Gahegan, M., 2006. Representing geoscientific knowledge in cyberinfrastructure: Some challenges, approaches, and implementations. Geoinformatics-Data to knowledge: Geological Society of America Special Paper 397 397, 1-20.</w:t>
        </w:r>
      </w:ins>
    </w:p>
    <w:p w14:paraId="18D9BD6B" w14:textId="77777777" w:rsidR="002C1A41" w:rsidRDefault="002C1A41" w:rsidP="00801555">
      <w:pPr>
        <w:spacing w:after="0"/>
        <w:ind w:left="720" w:hanging="720"/>
        <w:jc w:val="both"/>
        <w:rPr>
          <w:ins w:id="969" w:author="Simons, Bruce (L&amp;W, Highett)" w:date="2015-04-08T08:41:00Z"/>
          <w:noProof/>
        </w:rPr>
      </w:pPr>
    </w:p>
    <w:p w14:paraId="35CB314A" w14:textId="68B562CF" w:rsidR="00C64C5A" w:rsidRPr="00C64C5A" w:rsidRDefault="00C64C5A" w:rsidP="00C64C5A">
      <w:pPr>
        <w:spacing w:after="0"/>
        <w:rPr>
          <w:ins w:id="970" w:author="Simons, Bruce (L&amp;W, Highett)" w:date="2015-04-08T08:42:00Z"/>
          <w:noProof/>
        </w:rPr>
      </w:pPr>
      <w:ins w:id="971" w:author="Simons, Bruce (L&amp;W, Highett)" w:date="2015-04-08T08:41:00Z">
        <w:r w:rsidRPr="00C64C5A">
          <w:rPr>
            <w:noProof/>
          </w:rPr>
          <w:t>Coetzee</w:t>
        </w:r>
        <w:r w:rsidRPr="00C64C5A">
          <w:rPr>
            <w:noProof/>
          </w:rPr>
          <w:t xml:space="preserve"> </w:t>
        </w:r>
        <w:r w:rsidRPr="00C64C5A">
          <w:rPr>
            <w:noProof/>
          </w:rPr>
          <w:t>S</w:t>
        </w:r>
        <w:r w:rsidRPr="00C64C5A">
          <w:rPr>
            <w:noProof/>
          </w:rPr>
          <w:t>.</w:t>
        </w:r>
      </w:ins>
      <w:ins w:id="972" w:author="Simons, Bruce (L&amp;W, Highett)" w:date="2015-04-08T08:43:00Z">
        <w:r>
          <w:rPr>
            <w:noProof/>
          </w:rPr>
          <w:t>,</w:t>
        </w:r>
      </w:ins>
      <w:ins w:id="973" w:author="Simons, Bruce (L&amp;W, Highett)" w:date="2015-04-08T08:41:00Z">
        <w:r w:rsidRPr="00C64C5A">
          <w:rPr>
            <w:noProof/>
          </w:rPr>
          <w:t xml:space="preserve"> </w:t>
        </w:r>
        <w:r>
          <w:rPr>
            <w:noProof/>
          </w:rPr>
          <w:t>2011</w:t>
        </w:r>
        <w:r w:rsidRPr="00C64C5A">
          <w:rPr>
            <w:noProof/>
          </w:rPr>
          <w:t>.</w:t>
        </w:r>
        <w:r w:rsidRPr="00C64C5A">
          <w:rPr>
            <w:noProof/>
          </w:rPr>
          <w:t xml:space="preserve"> </w:t>
        </w:r>
        <w:r w:rsidRPr="00C64C5A">
          <w:rPr>
            <w:noProof/>
          </w:rPr>
          <w:t>Results</w:t>
        </w:r>
        <w:r w:rsidRPr="00C64C5A">
          <w:rPr>
            <w:noProof/>
          </w:rPr>
          <w:t xml:space="preserve"> </w:t>
        </w:r>
        <w:r w:rsidRPr="00C64C5A">
          <w:rPr>
            <w:noProof/>
          </w:rPr>
          <w:t>from</w:t>
        </w:r>
        <w:r w:rsidRPr="00C64C5A">
          <w:rPr>
            <w:noProof/>
          </w:rPr>
          <w:t xml:space="preserve"> </w:t>
        </w:r>
        <w:r w:rsidRPr="00C64C5A">
          <w:rPr>
            <w:noProof/>
          </w:rPr>
          <w:t>a</w:t>
        </w:r>
        <w:r w:rsidRPr="00C64C5A">
          <w:rPr>
            <w:noProof/>
          </w:rPr>
          <w:t xml:space="preserve"> </w:t>
        </w:r>
        <w:r w:rsidRPr="00C64C5A">
          <w:rPr>
            <w:noProof/>
          </w:rPr>
          <w:t>normative</w:t>
        </w:r>
        <w:r w:rsidRPr="00C64C5A">
          <w:rPr>
            <w:noProof/>
          </w:rPr>
          <w:t xml:space="preserve"> </w:t>
        </w:r>
        <w:r w:rsidRPr="00C64C5A">
          <w:rPr>
            <w:noProof/>
          </w:rPr>
          <w:t>dependency</w:t>
        </w:r>
        <w:r w:rsidRPr="00C64C5A">
          <w:rPr>
            <w:noProof/>
          </w:rPr>
          <w:t xml:space="preserve"> </w:t>
        </w:r>
        <w:r w:rsidRPr="00C64C5A">
          <w:rPr>
            <w:noProof/>
          </w:rPr>
          <w:t>analysis</w:t>
        </w:r>
        <w:r w:rsidRPr="00C64C5A">
          <w:rPr>
            <w:noProof/>
          </w:rPr>
          <w:t xml:space="preserve"> </w:t>
        </w:r>
        <w:r w:rsidRPr="00C64C5A">
          <w:rPr>
            <w:noProof/>
          </w:rPr>
          <w:t>of</w:t>
        </w:r>
        <w:r w:rsidRPr="00C64C5A">
          <w:rPr>
            <w:noProof/>
          </w:rPr>
          <w:t xml:space="preserve"> </w:t>
        </w:r>
        <w:r w:rsidRPr="00C64C5A">
          <w:rPr>
            <w:noProof/>
          </w:rPr>
          <w:t>geographic</w:t>
        </w:r>
        <w:r w:rsidRPr="00C64C5A">
          <w:rPr>
            <w:noProof/>
          </w:rPr>
          <w:t xml:space="preserve"> </w:t>
        </w:r>
        <w:r w:rsidRPr="00C64C5A">
          <w:rPr>
            <w:noProof/>
          </w:rPr>
          <w:t>information</w:t>
        </w:r>
        <w:r w:rsidRPr="00C64C5A">
          <w:rPr>
            <w:noProof/>
          </w:rPr>
          <w:t xml:space="preserve"> </w:t>
        </w:r>
        <w:r w:rsidRPr="00C64C5A">
          <w:rPr>
            <w:noProof/>
          </w:rPr>
          <w:t>standards.</w:t>
        </w:r>
        <w:r w:rsidRPr="00C64C5A">
          <w:rPr>
            <w:noProof/>
          </w:rPr>
          <w:t xml:space="preserve"> </w:t>
        </w:r>
        <w:r w:rsidRPr="00C64C5A">
          <w:rPr>
            <w:noProof/>
          </w:rPr>
          <w:t>Computer</w:t>
        </w:r>
        <w:r w:rsidRPr="00C64C5A">
          <w:rPr>
            <w:noProof/>
          </w:rPr>
          <w:t xml:space="preserve"> </w:t>
        </w:r>
        <w:r w:rsidRPr="00C64C5A">
          <w:rPr>
            <w:noProof/>
          </w:rPr>
          <w:t>Standards</w:t>
        </w:r>
        <w:r w:rsidRPr="00C64C5A">
          <w:rPr>
            <w:noProof/>
          </w:rPr>
          <w:t xml:space="preserve"> </w:t>
        </w:r>
        <w:r w:rsidRPr="00C64C5A">
          <w:rPr>
            <w:noProof/>
          </w:rPr>
          <w:t>and</w:t>
        </w:r>
        <w:r w:rsidRPr="00C64C5A">
          <w:rPr>
            <w:noProof/>
          </w:rPr>
          <w:t xml:space="preserve"> </w:t>
        </w:r>
        <w:r w:rsidRPr="00C64C5A">
          <w:rPr>
            <w:noProof/>
          </w:rPr>
          <w:t>Interfaces</w:t>
        </w:r>
      </w:ins>
      <w:ins w:id="974" w:author="Simons, Bruce (L&amp;W, Highett)" w:date="2015-04-08T08:42:00Z">
        <w:r w:rsidRPr="00C64C5A">
          <w:rPr>
            <w:noProof/>
          </w:rPr>
          <w:t xml:space="preserve"> </w:t>
        </w:r>
      </w:ins>
      <w:ins w:id="975" w:author="Simons, Bruce (L&amp;W, Highett)" w:date="2015-04-08T08:41:00Z">
        <w:r w:rsidRPr="00C64C5A">
          <w:rPr>
            <w:noProof/>
          </w:rPr>
          <w:t>33</w:t>
        </w:r>
        <w:r w:rsidRPr="00C64C5A">
          <w:rPr>
            <w:noProof/>
          </w:rPr>
          <w:t>(2011):485-</w:t>
        </w:r>
        <w:r w:rsidRPr="00C64C5A">
          <w:rPr>
            <w:noProof/>
          </w:rPr>
          <w:t>493,</w:t>
        </w:r>
      </w:ins>
      <w:ins w:id="976" w:author="Simons, Bruce (L&amp;W, Highett)" w:date="2015-04-08T08:42:00Z">
        <w:r w:rsidRPr="00C64C5A">
          <w:rPr>
            <w:noProof/>
          </w:rPr>
          <w:t xml:space="preserve"> </w:t>
        </w:r>
      </w:ins>
      <w:ins w:id="977" w:author="Simons, Bruce (L&amp;W, Highett)" w:date="2015-04-08T08:41:00Z">
        <w:r w:rsidRPr="00C64C5A">
          <w:rPr>
            <w:noProof/>
          </w:rPr>
          <w:t>DOI:10.1016/j.csi.2011.02.004.</w:t>
        </w:r>
      </w:ins>
    </w:p>
    <w:p w14:paraId="12A50168" w14:textId="77777777" w:rsidR="00C64C5A" w:rsidRDefault="00C64C5A" w:rsidP="00C64C5A">
      <w:pPr>
        <w:autoSpaceDE w:val="0"/>
        <w:autoSpaceDN w:val="0"/>
        <w:adjustRightInd w:val="0"/>
        <w:spacing w:after="0"/>
        <w:rPr>
          <w:noProof/>
        </w:rPr>
      </w:pPr>
    </w:p>
    <w:p w14:paraId="5BFFE5E3" w14:textId="77777777" w:rsidR="00801555" w:rsidRDefault="00801555" w:rsidP="00801555">
      <w:pPr>
        <w:jc w:val="both"/>
        <w:rPr>
          <w:noProof/>
        </w:rPr>
      </w:pPr>
      <w:bookmarkStart w:id="978" w:name="_ENREF_5"/>
      <w:r>
        <w:rPr>
          <w:noProof/>
        </w:rPr>
        <w:t xml:space="preserve">European Commission and European Environment Agency (2014). Midterm evaluation report on INSPIRE implementation. Joint EEA-JRC report. </w:t>
      </w:r>
      <w:r w:rsidRPr="00801555">
        <w:rPr>
          <w:noProof/>
          <w:u w:val="single"/>
        </w:rPr>
        <w:t>EEA Technical report</w:t>
      </w:r>
      <w:r>
        <w:rPr>
          <w:noProof/>
        </w:rPr>
        <w:t xml:space="preserve">. Luxembourg, European Environment Agency, </w:t>
      </w:r>
    </w:p>
    <w:p w14:paraId="733FD2CE" w14:textId="77777777" w:rsidR="00801555" w:rsidRDefault="00801555" w:rsidP="00801555">
      <w:pPr>
        <w:ind w:left="720" w:hanging="720"/>
        <w:jc w:val="both"/>
        <w:rPr>
          <w:noProof/>
        </w:rPr>
      </w:pPr>
      <w:r>
        <w:rPr>
          <w:noProof/>
        </w:rPr>
        <w:t>European Union.</w:t>
      </w:r>
    </w:p>
    <w:p w14:paraId="472CE2A6" w14:textId="77777777" w:rsidR="00801555" w:rsidRDefault="00801555" w:rsidP="00801555">
      <w:pPr>
        <w:spacing w:after="0"/>
        <w:ind w:left="720" w:hanging="720"/>
        <w:jc w:val="both"/>
        <w:rPr>
          <w:noProof/>
        </w:rPr>
      </w:pPr>
      <w:r>
        <w:rPr>
          <w:noProof/>
        </w:rPr>
        <w:tab/>
      </w:r>
      <w:bookmarkEnd w:id="978"/>
    </w:p>
    <w:p w14:paraId="34971FD2" w14:textId="77777777" w:rsidR="00801555" w:rsidRDefault="00801555" w:rsidP="00801555">
      <w:pPr>
        <w:jc w:val="both"/>
        <w:rPr>
          <w:noProof/>
        </w:rPr>
      </w:pPr>
      <w:bookmarkStart w:id="979" w:name="_ENREF_6"/>
      <w:r>
        <w:rPr>
          <w:noProof/>
        </w:rPr>
        <w:t>ISO (1999). ISO 19103 Geographic information - Part 3: Conceptual schema language, International Organization for Standardization (ISO).</w:t>
      </w:r>
    </w:p>
    <w:p w14:paraId="0B636A5B" w14:textId="77777777" w:rsidR="00801555" w:rsidRDefault="00801555" w:rsidP="00801555">
      <w:pPr>
        <w:spacing w:after="0"/>
        <w:ind w:left="720" w:hanging="720"/>
        <w:jc w:val="both"/>
        <w:rPr>
          <w:noProof/>
        </w:rPr>
      </w:pPr>
      <w:r>
        <w:rPr>
          <w:noProof/>
        </w:rPr>
        <w:tab/>
      </w:r>
      <w:bookmarkEnd w:id="979"/>
    </w:p>
    <w:p w14:paraId="2A355168" w14:textId="77777777" w:rsidR="00801555" w:rsidRDefault="00801555" w:rsidP="00801555">
      <w:pPr>
        <w:jc w:val="both"/>
        <w:rPr>
          <w:noProof/>
        </w:rPr>
      </w:pPr>
      <w:bookmarkStart w:id="980" w:name="_ENREF_7"/>
      <w:r>
        <w:rPr>
          <w:noProof/>
        </w:rPr>
        <w:t>ISO (2002). ISO 19108:2002 Geographic information - Temporal schema, International Organization for Standardization (ISO).</w:t>
      </w:r>
    </w:p>
    <w:p w14:paraId="186C61AD" w14:textId="77777777" w:rsidR="00801555" w:rsidRDefault="00801555" w:rsidP="00801555">
      <w:pPr>
        <w:spacing w:after="0"/>
        <w:ind w:left="720" w:hanging="720"/>
        <w:jc w:val="both"/>
        <w:rPr>
          <w:noProof/>
        </w:rPr>
      </w:pPr>
      <w:r>
        <w:rPr>
          <w:noProof/>
        </w:rPr>
        <w:tab/>
      </w:r>
      <w:bookmarkEnd w:id="980"/>
    </w:p>
    <w:p w14:paraId="43E9E713" w14:textId="77777777" w:rsidR="00801555" w:rsidRDefault="00801555" w:rsidP="00801555">
      <w:pPr>
        <w:jc w:val="both"/>
        <w:rPr>
          <w:noProof/>
        </w:rPr>
      </w:pPr>
      <w:bookmarkStart w:id="981" w:name="_ENREF_8"/>
      <w:r>
        <w:rPr>
          <w:noProof/>
        </w:rPr>
        <w:t>ISO (2003). ISO 19107:2003, Geographic information — Spatial schema, International Organization for Standardization (ISO).</w:t>
      </w:r>
    </w:p>
    <w:p w14:paraId="1EBF7C1B" w14:textId="77777777" w:rsidR="00801555" w:rsidRDefault="00801555" w:rsidP="00801555">
      <w:pPr>
        <w:spacing w:after="0"/>
        <w:ind w:left="720" w:hanging="720"/>
        <w:jc w:val="both"/>
        <w:rPr>
          <w:noProof/>
        </w:rPr>
      </w:pPr>
      <w:r>
        <w:rPr>
          <w:noProof/>
        </w:rPr>
        <w:tab/>
      </w:r>
      <w:bookmarkEnd w:id="981"/>
    </w:p>
    <w:p w14:paraId="766E43B8" w14:textId="77777777" w:rsidR="00801555" w:rsidRDefault="00801555" w:rsidP="00801555">
      <w:pPr>
        <w:jc w:val="both"/>
        <w:rPr>
          <w:noProof/>
        </w:rPr>
      </w:pPr>
      <w:bookmarkStart w:id="982" w:name="_ENREF_9"/>
      <w:r>
        <w:rPr>
          <w:noProof/>
        </w:rPr>
        <w:t>ISO (2003). ISO 19115:2003 Geographic information — Metadata, International Organization for Standardization (ISO).</w:t>
      </w:r>
    </w:p>
    <w:p w14:paraId="5D23BD13" w14:textId="77777777" w:rsidR="00801555" w:rsidRDefault="00801555" w:rsidP="00801555">
      <w:pPr>
        <w:spacing w:after="0"/>
        <w:ind w:left="720" w:hanging="720"/>
        <w:jc w:val="both"/>
        <w:rPr>
          <w:noProof/>
        </w:rPr>
      </w:pPr>
      <w:r>
        <w:rPr>
          <w:noProof/>
        </w:rPr>
        <w:tab/>
      </w:r>
      <w:bookmarkEnd w:id="982"/>
    </w:p>
    <w:p w14:paraId="4C3A4A2D" w14:textId="77777777" w:rsidR="00801555" w:rsidRDefault="00801555" w:rsidP="00801555">
      <w:pPr>
        <w:jc w:val="both"/>
        <w:rPr>
          <w:noProof/>
        </w:rPr>
      </w:pPr>
      <w:bookmarkStart w:id="983" w:name="_ENREF_10"/>
      <w:r>
        <w:rPr>
          <w:noProof/>
        </w:rPr>
        <w:t>ISO (2004). ISO 19106:2004 Geographic information - Profiles, International Organization for Standardization (ISO).</w:t>
      </w:r>
    </w:p>
    <w:p w14:paraId="72B80EA4" w14:textId="77777777" w:rsidR="00801555" w:rsidRDefault="00801555" w:rsidP="00801555">
      <w:pPr>
        <w:spacing w:after="0"/>
        <w:ind w:left="720" w:hanging="720"/>
        <w:jc w:val="both"/>
        <w:rPr>
          <w:noProof/>
        </w:rPr>
      </w:pPr>
      <w:r>
        <w:rPr>
          <w:noProof/>
        </w:rPr>
        <w:tab/>
      </w:r>
      <w:bookmarkEnd w:id="983"/>
    </w:p>
    <w:p w14:paraId="334A5035" w14:textId="77777777" w:rsidR="00801555" w:rsidRDefault="00801555" w:rsidP="00801555">
      <w:pPr>
        <w:jc w:val="both"/>
        <w:rPr>
          <w:noProof/>
        </w:rPr>
      </w:pPr>
      <w:bookmarkStart w:id="984" w:name="_ENREF_11"/>
      <w:r>
        <w:rPr>
          <w:noProof/>
        </w:rPr>
        <w:t>ISO (2004). ISO 19135:2005 Geographic information -- Procedures for registration of items of geographic information, International Organization for Standardization (ISO).</w:t>
      </w:r>
    </w:p>
    <w:p w14:paraId="58518E99" w14:textId="77777777" w:rsidR="00801555" w:rsidRDefault="00801555" w:rsidP="00801555">
      <w:pPr>
        <w:spacing w:after="0"/>
        <w:ind w:left="720" w:hanging="720"/>
        <w:jc w:val="both"/>
        <w:rPr>
          <w:noProof/>
        </w:rPr>
      </w:pPr>
      <w:r>
        <w:rPr>
          <w:noProof/>
        </w:rPr>
        <w:lastRenderedPageBreak/>
        <w:tab/>
      </w:r>
      <w:bookmarkEnd w:id="984"/>
    </w:p>
    <w:p w14:paraId="49FFE1D1" w14:textId="77777777" w:rsidR="00801555" w:rsidRDefault="00801555" w:rsidP="00801555">
      <w:pPr>
        <w:jc w:val="both"/>
        <w:rPr>
          <w:noProof/>
        </w:rPr>
      </w:pPr>
      <w:bookmarkStart w:id="985" w:name="_ENREF_12"/>
      <w:r>
        <w:rPr>
          <w:noProof/>
        </w:rPr>
        <w:t>ISO (2005). ISO 19109:2005 Geographic information - Rules for application schema, AS/NZS.</w:t>
      </w:r>
    </w:p>
    <w:p w14:paraId="68D08D91" w14:textId="77777777" w:rsidR="00801555" w:rsidRDefault="00801555" w:rsidP="00801555">
      <w:pPr>
        <w:spacing w:after="0"/>
        <w:ind w:left="720" w:hanging="720"/>
        <w:jc w:val="both"/>
        <w:rPr>
          <w:noProof/>
        </w:rPr>
      </w:pPr>
      <w:r>
        <w:rPr>
          <w:noProof/>
        </w:rPr>
        <w:tab/>
      </w:r>
      <w:bookmarkEnd w:id="985"/>
    </w:p>
    <w:p w14:paraId="60A56B74" w14:textId="77777777" w:rsidR="00801555" w:rsidRDefault="00801555" w:rsidP="00801555">
      <w:pPr>
        <w:jc w:val="both"/>
        <w:rPr>
          <w:noProof/>
        </w:rPr>
      </w:pPr>
      <w:bookmarkStart w:id="986" w:name="_ENREF_13"/>
      <w:r>
        <w:rPr>
          <w:noProof/>
        </w:rPr>
        <w:t>ISO (2005). ISO 19110:2005 Geographic information - Methodology for cataloguing, International Organization for Standardization (ISO).</w:t>
      </w:r>
    </w:p>
    <w:p w14:paraId="4C3C9969" w14:textId="77777777" w:rsidR="00801555" w:rsidRDefault="00801555" w:rsidP="00801555">
      <w:pPr>
        <w:spacing w:after="0"/>
        <w:ind w:left="720" w:hanging="720"/>
        <w:jc w:val="both"/>
        <w:rPr>
          <w:noProof/>
        </w:rPr>
      </w:pPr>
      <w:r>
        <w:rPr>
          <w:noProof/>
        </w:rPr>
        <w:tab/>
      </w:r>
      <w:bookmarkEnd w:id="986"/>
    </w:p>
    <w:p w14:paraId="73866858" w14:textId="77777777" w:rsidR="00801555" w:rsidRDefault="00801555" w:rsidP="00801555">
      <w:pPr>
        <w:jc w:val="both"/>
        <w:rPr>
          <w:noProof/>
        </w:rPr>
      </w:pPr>
      <w:bookmarkStart w:id="987" w:name="_ENREF_14"/>
      <w:r>
        <w:rPr>
          <w:noProof/>
        </w:rPr>
        <w:t>ISO (2005). ISO 19119:2005 Geographic information - Services, International Organization for Standardization (ISO).</w:t>
      </w:r>
    </w:p>
    <w:p w14:paraId="5BECF9D7" w14:textId="77777777" w:rsidR="00801555" w:rsidRDefault="00801555" w:rsidP="00801555">
      <w:pPr>
        <w:spacing w:after="0"/>
        <w:ind w:left="720" w:hanging="720"/>
        <w:jc w:val="both"/>
        <w:rPr>
          <w:noProof/>
        </w:rPr>
      </w:pPr>
      <w:r>
        <w:rPr>
          <w:noProof/>
        </w:rPr>
        <w:tab/>
      </w:r>
      <w:bookmarkEnd w:id="987"/>
    </w:p>
    <w:p w14:paraId="05E84C9F" w14:textId="77777777" w:rsidR="00801555" w:rsidRDefault="00801555" w:rsidP="00801555">
      <w:pPr>
        <w:jc w:val="both"/>
        <w:rPr>
          <w:noProof/>
        </w:rPr>
      </w:pPr>
      <w:bookmarkStart w:id="988" w:name="_ENREF_15"/>
      <w:r>
        <w:rPr>
          <w:noProof/>
        </w:rPr>
        <w:t>ISO (2005). ISO 19123:2005 Geographic information - Schema for coverage geometry and functions, International Organization for Standardization (ISO).</w:t>
      </w:r>
    </w:p>
    <w:p w14:paraId="3B57A7A9" w14:textId="77777777" w:rsidR="00801555" w:rsidRDefault="00801555" w:rsidP="00801555">
      <w:pPr>
        <w:spacing w:after="0"/>
        <w:ind w:left="720" w:hanging="720"/>
        <w:jc w:val="both"/>
        <w:rPr>
          <w:noProof/>
        </w:rPr>
      </w:pPr>
      <w:r>
        <w:rPr>
          <w:noProof/>
        </w:rPr>
        <w:tab/>
      </w:r>
      <w:bookmarkEnd w:id="988"/>
    </w:p>
    <w:p w14:paraId="7AB04541" w14:textId="77777777" w:rsidR="00801555" w:rsidRDefault="00801555" w:rsidP="00801555">
      <w:pPr>
        <w:jc w:val="both"/>
        <w:rPr>
          <w:noProof/>
        </w:rPr>
      </w:pPr>
      <w:bookmarkStart w:id="989" w:name="_ENREF_16"/>
      <w:r>
        <w:rPr>
          <w:noProof/>
        </w:rPr>
        <w:t>ISO (2005). ISO 19128:2005 Geographic information - Web map server interface, International Organization for Standardization (ISO).</w:t>
      </w:r>
    </w:p>
    <w:p w14:paraId="45B70F88" w14:textId="77777777" w:rsidR="00801555" w:rsidRDefault="00801555" w:rsidP="00801555">
      <w:pPr>
        <w:spacing w:after="0"/>
        <w:ind w:left="720" w:hanging="720"/>
        <w:jc w:val="both"/>
        <w:rPr>
          <w:noProof/>
        </w:rPr>
      </w:pPr>
      <w:r>
        <w:rPr>
          <w:noProof/>
        </w:rPr>
        <w:tab/>
      </w:r>
      <w:bookmarkEnd w:id="989"/>
    </w:p>
    <w:p w14:paraId="77F2217B" w14:textId="77777777" w:rsidR="00801555" w:rsidRDefault="00801555" w:rsidP="00801555">
      <w:pPr>
        <w:jc w:val="both"/>
        <w:rPr>
          <w:noProof/>
        </w:rPr>
      </w:pPr>
      <w:bookmarkStart w:id="990" w:name="_ENREF_17"/>
      <w:r>
        <w:rPr>
          <w:noProof/>
        </w:rPr>
        <w:t>ISO (2007). ISO 19136:2007 Geographic information - Geography Markup Language (GML), International Organization for Standardization (ISO).</w:t>
      </w:r>
    </w:p>
    <w:p w14:paraId="2AF43CD7" w14:textId="77777777" w:rsidR="00801555" w:rsidRDefault="00801555" w:rsidP="00801555">
      <w:pPr>
        <w:spacing w:after="0"/>
        <w:ind w:left="720" w:hanging="720"/>
        <w:jc w:val="both"/>
        <w:rPr>
          <w:noProof/>
        </w:rPr>
      </w:pPr>
      <w:r>
        <w:rPr>
          <w:noProof/>
        </w:rPr>
        <w:tab/>
      </w:r>
      <w:bookmarkEnd w:id="990"/>
    </w:p>
    <w:p w14:paraId="56FD71D0" w14:textId="77777777" w:rsidR="00801555" w:rsidRDefault="00801555" w:rsidP="00801555">
      <w:pPr>
        <w:jc w:val="both"/>
        <w:rPr>
          <w:noProof/>
        </w:rPr>
      </w:pPr>
      <w:bookmarkStart w:id="991" w:name="_ENREF_18"/>
      <w:r>
        <w:rPr>
          <w:noProof/>
        </w:rPr>
        <w:t>ISO (2007). ISO 19136:2007, Geographic information --  Geography Markup Language (GML), International Organization for Standardization (ISO).</w:t>
      </w:r>
    </w:p>
    <w:p w14:paraId="3F5EDBC2" w14:textId="77777777" w:rsidR="00801555" w:rsidRDefault="00801555" w:rsidP="00801555">
      <w:pPr>
        <w:spacing w:after="0"/>
        <w:ind w:left="720" w:hanging="720"/>
        <w:jc w:val="both"/>
        <w:rPr>
          <w:noProof/>
        </w:rPr>
      </w:pPr>
      <w:r>
        <w:rPr>
          <w:noProof/>
        </w:rPr>
        <w:tab/>
      </w:r>
      <w:bookmarkEnd w:id="991"/>
    </w:p>
    <w:p w14:paraId="5EA1B9D3" w14:textId="77777777" w:rsidR="00801555" w:rsidRDefault="00801555" w:rsidP="00801555">
      <w:pPr>
        <w:jc w:val="both"/>
        <w:rPr>
          <w:noProof/>
        </w:rPr>
      </w:pPr>
      <w:bookmarkStart w:id="992" w:name="_ENREF_19"/>
      <w:r>
        <w:rPr>
          <w:noProof/>
        </w:rPr>
        <w:t>ISO (2008). AS/NZS ISO 19131:2008 Geographic information - Data product specifications, AS/NZS.</w:t>
      </w:r>
    </w:p>
    <w:p w14:paraId="4DDA4A1E" w14:textId="77777777" w:rsidR="00801555" w:rsidRDefault="00801555" w:rsidP="00801555">
      <w:pPr>
        <w:spacing w:after="0"/>
        <w:ind w:left="720" w:hanging="720"/>
        <w:jc w:val="both"/>
        <w:rPr>
          <w:noProof/>
        </w:rPr>
      </w:pPr>
      <w:r>
        <w:rPr>
          <w:noProof/>
        </w:rPr>
        <w:tab/>
      </w:r>
      <w:bookmarkEnd w:id="992"/>
    </w:p>
    <w:p w14:paraId="67C0C934" w14:textId="77777777" w:rsidR="00801555" w:rsidRDefault="00801555" w:rsidP="00801555">
      <w:pPr>
        <w:jc w:val="both"/>
        <w:rPr>
          <w:noProof/>
        </w:rPr>
      </w:pPr>
      <w:bookmarkStart w:id="993" w:name="_ENREF_20"/>
      <w:r>
        <w:rPr>
          <w:noProof/>
        </w:rPr>
        <w:t>ISO (2011). ISO 19156:2011 Geographic information: observations and measurements. Geneva, Switzerland, International Organization for Standardization (ISO).</w:t>
      </w:r>
    </w:p>
    <w:p w14:paraId="4957F355" w14:textId="77777777" w:rsidR="00801555" w:rsidRDefault="00801555" w:rsidP="00801555">
      <w:pPr>
        <w:spacing w:after="0"/>
        <w:ind w:left="720" w:hanging="720"/>
        <w:jc w:val="both"/>
        <w:rPr>
          <w:noProof/>
        </w:rPr>
      </w:pPr>
      <w:r>
        <w:rPr>
          <w:noProof/>
        </w:rPr>
        <w:tab/>
      </w:r>
      <w:bookmarkEnd w:id="993"/>
    </w:p>
    <w:p w14:paraId="13435577" w14:textId="77777777" w:rsidR="00801555" w:rsidRDefault="00801555" w:rsidP="00801555">
      <w:pPr>
        <w:jc w:val="both"/>
        <w:rPr>
          <w:noProof/>
        </w:rPr>
      </w:pPr>
      <w:bookmarkStart w:id="994" w:name="_ENREF_21"/>
      <w:r>
        <w:rPr>
          <w:noProof/>
        </w:rPr>
        <w:t>ISO (2014). ISO 19101-1:2014 Geographic information - Reference model - Part1: Fundamentals, International Organization for Standardization (ISO).</w:t>
      </w:r>
    </w:p>
    <w:p w14:paraId="3E1995E9" w14:textId="77777777" w:rsidR="00801555" w:rsidRDefault="00801555" w:rsidP="00801555">
      <w:pPr>
        <w:spacing w:after="0"/>
        <w:ind w:left="720" w:hanging="720"/>
        <w:jc w:val="both"/>
        <w:rPr>
          <w:noProof/>
        </w:rPr>
      </w:pPr>
      <w:r>
        <w:rPr>
          <w:noProof/>
        </w:rPr>
        <w:tab/>
      </w:r>
      <w:bookmarkEnd w:id="994"/>
    </w:p>
    <w:p w14:paraId="1EA7CBF2" w14:textId="77777777" w:rsidR="00801555" w:rsidRDefault="00801555" w:rsidP="00801555">
      <w:pPr>
        <w:jc w:val="both"/>
        <w:rPr>
          <w:noProof/>
        </w:rPr>
      </w:pPr>
      <w:bookmarkStart w:id="995" w:name="_ENREF_22"/>
      <w:r>
        <w:rPr>
          <w:noProof/>
        </w:rPr>
        <w:t xml:space="preserve">Merriam-Webster (2015). Domain. </w:t>
      </w:r>
      <w:r w:rsidRPr="00801555">
        <w:rPr>
          <w:noProof/>
          <w:u w:val="single"/>
        </w:rPr>
        <w:t>Merriam-Webster Online Dictionary</w:t>
      </w:r>
      <w:r>
        <w:rPr>
          <w:noProof/>
        </w:rPr>
        <w:t>, Merriam-Webster.</w:t>
      </w:r>
    </w:p>
    <w:p w14:paraId="2AFE6B8A" w14:textId="77777777" w:rsidR="00801555" w:rsidRDefault="00801555" w:rsidP="00801555">
      <w:pPr>
        <w:spacing w:after="0"/>
        <w:ind w:left="720" w:hanging="720"/>
        <w:jc w:val="both"/>
        <w:rPr>
          <w:noProof/>
        </w:rPr>
      </w:pPr>
      <w:r>
        <w:rPr>
          <w:noProof/>
        </w:rPr>
        <w:tab/>
      </w:r>
      <w:bookmarkEnd w:id="995"/>
    </w:p>
    <w:p w14:paraId="5C508E72" w14:textId="77777777" w:rsidR="00801555" w:rsidRDefault="00801555" w:rsidP="00801555">
      <w:pPr>
        <w:jc w:val="both"/>
        <w:rPr>
          <w:noProof/>
        </w:rPr>
      </w:pPr>
      <w:bookmarkStart w:id="996" w:name="_ENREF_23"/>
      <w:r>
        <w:rPr>
          <w:noProof/>
        </w:rPr>
        <w:t>Object Management Group (2014). Model Driven Architecture (MDA): MDA Guide rev. 2.0, Object Management Group,.</w:t>
      </w:r>
    </w:p>
    <w:p w14:paraId="4FEFB8F8" w14:textId="77777777" w:rsidR="00801555" w:rsidRDefault="00801555" w:rsidP="00801555">
      <w:pPr>
        <w:spacing w:after="0"/>
        <w:ind w:left="720" w:hanging="720"/>
        <w:jc w:val="both"/>
        <w:rPr>
          <w:noProof/>
        </w:rPr>
      </w:pPr>
      <w:r>
        <w:rPr>
          <w:noProof/>
        </w:rPr>
        <w:tab/>
      </w:r>
      <w:bookmarkEnd w:id="996"/>
    </w:p>
    <w:p w14:paraId="70C5DB82" w14:textId="77777777" w:rsidR="00801555" w:rsidRDefault="00801555" w:rsidP="00801555">
      <w:pPr>
        <w:jc w:val="both"/>
        <w:rPr>
          <w:noProof/>
        </w:rPr>
      </w:pPr>
      <w:bookmarkStart w:id="997" w:name="_ENREF_24"/>
      <w:r>
        <w:rPr>
          <w:noProof/>
        </w:rPr>
        <w:t>OGC, I. T., IHO, (2014). A Guide to the Role of Standards in Geospatial Information Management New York.</w:t>
      </w:r>
    </w:p>
    <w:p w14:paraId="49A181D0" w14:textId="77777777" w:rsidR="00801555" w:rsidRDefault="00801555" w:rsidP="00801555">
      <w:pPr>
        <w:spacing w:after="0"/>
        <w:ind w:left="720" w:hanging="720"/>
        <w:jc w:val="both"/>
        <w:rPr>
          <w:noProof/>
        </w:rPr>
      </w:pPr>
      <w:r>
        <w:rPr>
          <w:noProof/>
        </w:rPr>
        <w:tab/>
      </w:r>
      <w:bookmarkEnd w:id="997"/>
    </w:p>
    <w:p w14:paraId="2BDF06F0" w14:textId="0FEFED76" w:rsidR="00801555" w:rsidRDefault="00801555" w:rsidP="00801555">
      <w:pPr>
        <w:jc w:val="both"/>
        <w:rPr>
          <w:noProof/>
        </w:rPr>
      </w:pPr>
      <w:bookmarkStart w:id="998" w:name="_ENREF_25"/>
      <w:r>
        <w:rPr>
          <w:noProof/>
        </w:rPr>
        <w:t xml:space="preserve">Open Geospatial Consortium (2015). "OGC Glossary." Retrieved February 2015, 2015, from </w:t>
      </w:r>
      <w:hyperlink r:id="rId46" w:history="1">
        <w:r w:rsidRPr="00801555">
          <w:rPr>
            <w:rStyle w:val="Hyperlink"/>
            <w:noProof/>
          </w:rPr>
          <w:t>http://www.opengeospatial.org/ogc/glossary</w:t>
        </w:r>
      </w:hyperlink>
      <w:r>
        <w:rPr>
          <w:noProof/>
        </w:rPr>
        <w:t>.</w:t>
      </w:r>
    </w:p>
    <w:p w14:paraId="4CEC71A4" w14:textId="77777777" w:rsidR="00801555" w:rsidRDefault="00801555" w:rsidP="00801555">
      <w:pPr>
        <w:spacing w:after="0"/>
        <w:ind w:left="720" w:hanging="720"/>
        <w:jc w:val="both"/>
        <w:rPr>
          <w:noProof/>
        </w:rPr>
      </w:pPr>
      <w:r>
        <w:rPr>
          <w:noProof/>
        </w:rPr>
        <w:tab/>
      </w:r>
      <w:bookmarkEnd w:id="998"/>
    </w:p>
    <w:p w14:paraId="47D5E4FC" w14:textId="77777777" w:rsidR="00801555" w:rsidRDefault="00801555" w:rsidP="00801555">
      <w:pPr>
        <w:jc w:val="both"/>
        <w:rPr>
          <w:noProof/>
        </w:rPr>
      </w:pPr>
      <w:bookmarkStart w:id="999" w:name="_ENREF_26"/>
      <w:r>
        <w:rPr>
          <w:noProof/>
        </w:rPr>
        <w:t xml:space="preserve">Rumbaugh, J., et al. (2004). </w:t>
      </w:r>
      <w:r w:rsidRPr="00801555">
        <w:rPr>
          <w:noProof/>
          <w:u w:val="single"/>
        </w:rPr>
        <w:t>The Unified Modeling Language Reference Manual</w:t>
      </w:r>
      <w:r>
        <w:rPr>
          <w:noProof/>
        </w:rPr>
        <w:t>. Boston, Addison-Wesley.</w:t>
      </w:r>
    </w:p>
    <w:p w14:paraId="6DBD015D" w14:textId="77777777" w:rsidR="00801555" w:rsidRDefault="00801555" w:rsidP="00801555">
      <w:pPr>
        <w:spacing w:after="0"/>
        <w:ind w:left="720" w:hanging="720"/>
        <w:jc w:val="both"/>
        <w:rPr>
          <w:noProof/>
        </w:rPr>
      </w:pPr>
      <w:r>
        <w:rPr>
          <w:noProof/>
        </w:rPr>
        <w:tab/>
      </w:r>
      <w:bookmarkEnd w:id="999"/>
    </w:p>
    <w:p w14:paraId="2E345944" w14:textId="77777777" w:rsidR="00801555" w:rsidRDefault="00801555" w:rsidP="00801555">
      <w:pPr>
        <w:jc w:val="both"/>
        <w:rPr>
          <w:noProof/>
        </w:rPr>
      </w:pPr>
      <w:bookmarkStart w:id="1000" w:name="_ENREF_27"/>
      <w:r>
        <w:rPr>
          <w:noProof/>
        </w:rPr>
        <w:t>Snell, J. and J. Carpenter (2013). Future trends in geospatial information management:, United National Global Geospatial Information Management Initiative.</w:t>
      </w:r>
    </w:p>
    <w:p w14:paraId="2EFC8980" w14:textId="77777777" w:rsidR="00801555" w:rsidRDefault="00801555" w:rsidP="00801555">
      <w:pPr>
        <w:spacing w:after="0"/>
        <w:ind w:left="720" w:hanging="720"/>
        <w:jc w:val="both"/>
        <w:rPr>
          <w:noProof/>
        </w:rPr>
      </w:pPr>
      <w:r>
        <w:rPr>
          <w:noProof/>
        </w:rPr>
        <w:tab/>
      </w:r>
      <w:bookmarkEnd w:id="1000"/>
    </w:p>
    <w:p w14:paraId="5F01E9EE" w14:textId="77777777" w:rsidR="00801555" w:rsidRDefault="00801555" w:rsidP="00801555">
      <w:pPr>
        <w:jc w:val="both"/>
        <w:rPr>
          <w:noProof/>
        </w:rPr>
      </w:pPr>
      <w:bookmarkStart w:id="1001" w:name="_ENREF_28"/>
      <w:r>
        <w:rPr>
          <w:noProof/>
        </w:rPr>
        <w:t xml:space="preserve">The White House, O. o. M. a. B. (2002). Circular No. A-16 Revised. O. o. M. a. Budget. Washington, US, The White House, Office of Management and Budget </w:t>
      </w:r>
    </w:p>
    <w:p w14:paraId="0759A636" w14:textId="77777777" w:rsidR="00801555" w:rsidRDefault="00801555" w:rsidP="00801555">
      <w:pPr>
        <w:spacing w:after="0"/>
        <w:ind w:left="720" w:hanging="720"/>
        <w:jc w:val="both"/>
        <w:rPr>
          <w:noProof/>
        </w:rPr>
      </w:pPr>
      <w:r>
        <w:rPr>
          <w:noProof/>
        </w:rPr>
        <w:lastRenderedPageBreak/>
        <w:tab/>
      </w:r>
      <w:bookmarkEnd w:id="1001"/>
    </w:p>
    <w:p w14:paraId="546FB962" w14:textId="77777777" w:rsidR="00801555" w:rsidRDefault="00801555" w:rsidP="00801555">
      <w:pPr>
        <w:jc w:val="both"/>
        <w:rPr>
          <w:noProof/>
        </w:rPr>
      </w:pPr>
      <w:bookmarkStart w:id="1002" w:name="_ENREF_29"/>
      <w:r>
        <w:rPr>
          <w:noProof/>
        </w:rPr>
        <w:t xml:space="preserve">Turnitsa, C. (2005). </w:t>
      </w:r>
      <w:r w:rsidRPr="00801555">
        <w:rPr>
          <w:noProof/>
          <w:u w:val="single"/>
        </w:rPr>
        <w:t>Extending the levels of conceptual interoperability model</w:t>
      </w:r>
      <w:r>
        <w:rPr>
          <w:noProof/>
        </w:rPr>
        <w:t>. Proceedings IEEE summer computer simulation conference, IEEE CS Press.</w:t>
      </w:r>
    </w:p>
    <w:p w14:paraId="5C178050" w14:textId="77777777" w:rsidR="00801555" w:rsidRDefault="00801555" w:rsidP="00801555">
      <w:pPr>
        <w:spacing w:after="0"/>
        <w:ind w:left="720" w:hanging="720"/>
        <w:jc w:val="both"/>
        <w:rPr>
          <w:noProof/>
        </w:rPr>
      </w:pPr>
      <w:r>
        <w:rPr>
          <w:noProof/>
        </w:rPr>
        <w:tab/>
      </w:r>
      <w:bookmarkEnd w:id="1002"/>
    </w:p>
    <w:p w14:paraId="7AA01C8A" w14:textId="5DFDDBB6" w:rsidR="00801555" w:rsidRDefault="00801555" w:rsidP="00801555">
      <w:pPr>
        <w:jc w:val="both"/>
        <w:rPr>
          <w:noProof/>
        </w:rPr>
      </w:pPr>
      <w:bookmarkStart w:id="1003" w:name="_ENREF_30"/>
      <w:r>
        <w:rPr>
          <w:noProof/>
        </w:rPr>
        <w:t xml:space="preserve">Wikipedia (2015). "Abstraction." Retrieved 30-01-2015, 2015, from </w:t>
      </w:r>
      <w:hyperlink r:id="rId47" w:history="1">
        <w:r w:rsidRPr="00801555">
          <w:rPr>
            <w:rStyle w:val="Hyperlink"/>
            <w:noProof/>
          </w:rPr>
          <w:t>http://en.wikipedia.org/wiki/Abstraction</w:t>
        </w:r>
      </w:hyperlink>
      <w:r>
        <w:rPr>
          <w:noProof/>
        </w:rPr>
        <w:t>.</w:t>
      </w:r>
    </w:p>
    <w:p w14:paraId="57385F3A" w14:textId="77777777" w:rsidR="00801555" w:rsidRDefault="00801555" w:rsidP="00801555">
      <w:pPr>
        <w:ind w:left="720" w:hanging="720"/>
        <w:jc w:val="both"/>
        <w:rPr>
          <w:noProof/>
        </w:rPr>
      </w:pPr>
      <w:r>
        <w:rPr>
          <w:noProof/>
        </w:rPr>
        <w:tab/>
      </w:r>
      <w:bookmarkEnd w:id="1003"/>
    </w:p>
    <w:p w14:paraId="7BC4CD02" w14:textId="6B73DED4" w:rsidR="00801555" w:rsidRDefault="00801555" w:rsidP="00801555">
      <w:pPr>
        <w:jc w:val="both"/>
        <w:rPr>
          <w:noProof/>
        </w:rPr>
      </w:pPr>
    </w:p>
    <w:p w14:paraId="615BD908" w14:textId="50F901BF" w:rsidR="007B375B" w:rsidRDefault="00D13F7B" w:rsidP="009023CD">
      <w:pPr>
        <w:jc w:val="both"/>
      </w:pPr>
      <w:r>
        <w:fldChar w:fldCharType="end"/>
      </w:r>
    </w:p>
    <w:p w14:paraId="1BA200B1" w14:textId="77777777" w:rsidR="00A943B2" w:rsidRDefault="00A943B2" w:rsidP="009023CD">
      <w:pPr>
        <w:jc w:val="both"/>
      </w:pPr>
    </w:p>
    <w:p w14:paraId="310158A6" w14:textId="77777777" w:rsidR="00A943B2" w:rsidRDefault="00A943B2" w:rsidP="00840B15">
      <w:pPr>
        <w:pStyle w:val="BackCoverContactHeading"/>
        <w:sectPr w:rsidR="00A943B2" w:rsidSect="00322CE4">
          <w:type w:val="continuous"/>
          <w:pgSz w:w="11906" w:h="16838" w:code="9"/>
          <w:pgMar w:top="1134" w:right="1134" w:bottom="1134" w:left="1134" w:header="510" w:footer="624" w:gutter="0"/>
          <w:cols w:space="284"/>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454"/>
        <w:gridCol w:w="4536"/>
      </w:tblGrid>
      <w:tr w:rsidR="00A943B2" w14:paraId="72C243B0" w14:textId="77777777" w:rsidTr="00BC46FA">
        <w:trPr>
          <w:trHeight w:hRule="exact" w:val="1588"/>
        </w:trPr>
        <w:tc>
          <w:tcPr>
            <w:tcW w:w="8109" w:type="dxa"/>
            <w:gridSpan w:val="3"/>
          </w:tcPr>
          <w:p w14:paraId="1BB2A3AF" w14:textId="77777777" w:rsidR="005F573F" w:rsidRDefault="00661E7A" w:rsidP="003D6565">
            <w:pPr>
              <w:pStyle w:val="BackCoverContactDetails"/>
              <w:rPr>
                <w:szCs w:val="22"/>
              </w:rPr>
            </w:pPr>
            <w:r>
              <w:rPr>
                <w:noProof/>
              </w:rPr>
              <w:lastRenderedPageBreak/>
              <mc:AlternateContent>
                <mc:Choice Requires="wpg">
                  <w:drawing>
                    <wp:anchor distT="0" distB="0" distL="114300" distR="114300" simplePos="0" relativeHeight="251734016" behindDoc="1" locked="0" layoutInCell="1" allowOverlap="1" wp14:anchorId="55A2F870" wp14:editId="6821D4AD">
                      <wp:simplePos x="0" y="0"/>
                      <wp:positionH relativeFrom="column">
                        <wp:posOffset>-1516380</wp:posOffset>
                      </wp:positionH>
                      <wp:positionV relativeFrom="paragraph">
                        <wp:posOffset>-125730</wp:posOffset>
                      </wp:positionV>
                      <wp:extent cx="14792960" cy="9829800"/>
                      <wp:effectExtent l="0" t="0" r="8890" b="0"/>
                      <wp:wrapNone/>
                      <wp:docPr id="42"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2960" cy="9829800"/>
                                <a:chOff x="-1254" y="936"/>
                                <a:chExt cx="23296" cy="15480"/>
                              </a:xfrm>
                            </wpg:grpSpPr>
                            <wpg:grpSp>
                              <wpg:cNvPr id="43" name="Canvas 1059"/>
                              <wpg:cNvGrpSpPr>
                                <a:grpSpLocks/>
                              </wpg:cNvGrpSpPr>
                              <wpg:grpSpPr bwMode="auto">
                                <a:xfrm>
                                  <a:off x="-85" y="936"/>
                                  <a:ext cx="14100" cy="986"/>
                                  <a:chOff x="0" y="0"/>
                                  <a:chExt cx="89528" cy="6261"/>
                                </a:xfrm>
                              </wpg:grpSpPr>
                              <wps:wsp>
                                <wps:cNvPr id="44" name="AutoShape 26"/>
                                <wps:cNvSpPr>
                                  <a:spLocks noChangeAspect="1" noChangeArrowheads="1"/>
                                </wps:cNvSpPr>
                                <wps:spPr bwMode="auto">
                                  <a:xfrm>
                                    <a:off x="0" y="0"/>
                                    <a:ext cx="89528" cy="626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46" name="Group 91"/>
                                <wpg:cNvGrpSpPr>
                                  <a:grpSpLocks/>
                                </wpg:cNvGrpSpPr>
                                <wpg:grpSpPr bwMode="auto">
                                  <a:xfrm>
                                    <a:off x="114" y="190"/>
                                    <a:ext cx="89255" cy="5950"/>
                                    <a:chOff x="114" y="190"/>
                                    <a:chExt cx="89255" cy="5950"/>
                                  </a:xfrm>
                                </wpg:grpSpPr>
                                <wps:wsp>
                                  <wps:cNvPr id="47" name="Rectangle 35"/>
                                  <wps:cNvSpPr>
                                    <a:spLocks noChangeArrowheads="1"/>
                                  </wps:cNvSpPr>
                                  <wps:spPr bwMode="auto">
                                    <a:xfrm>
                                      <a:off x="146" y="190"/>
                                      <a:ext cx="89223" cy="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6"/>
                                  <wps:cNvSpPr>
                                    <a:spLocks noChangeArrowheads="1"/>
                                  </wps:cNvSpPr>
                                  <wps:spPr bwMode="auto">
                                    <a:xfrm>
                                      <a:off x="114" y="984"/>
                                      <a:ext cx="89255" cy="5156"/>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grpSp>
                              <wpg:cNvPr id="49" name="Group 90"/>
                              <wpg:cNvGrpSpPr>
                                <a:grpSpLocks/>
                              </wpg:cNvGrpSpPr>
                              <wpg:grpSpPr bwMode="auto">
                                <a:xfrm>
                                  <a:off x="-1254" y="10163"/>
                                  <a:ext cx="23296" cy="6253"/>
                                  <a:chOff x="31" y="0"/>
                                  <a:chExt cx="147930" cy="39706"/>
                                </a:xfrm>
                              </wpg:grpSpPr>
                              <wps:wsp>
                                <wps:cNvPr id="50" name="Rectangle 48"/>
                                <wps:cNvSpPr>
                                  <a:spLocks noChangeArrowheads="1"/>
                                </wps:cNvSpPr>
                                <wps:spPr bwMode="auto">
                                  <a:xfrm>
                                    <a:off x="6432" y="10363"/>
                                    <a:ext cx="76968" cy="29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49"/>
                                <wps:cNvSpPr>
                                  <a:spLocks/>
                                </wps:cNvSpPr>
                                <wps:spPr bwMode="auto">
                                  <a:xfrm>
                                    <a:off x="31" y="0"/>
                                    <a:ext cx="123844" cy="12071"/>
                                  </a:xfrm>
                                  <a:custGeom>
                                    <a:avLst/>
                                    <a:gdLst>
                                      <a:gd name="T0" fmla="*/ 12384405 w 3831"/>
                                      <a:gd name="T1" fmla="*/ 1036070 h 374"/>
                                      <a:gd name="T2" fmla="*/ 9445897 w 3831"/>
                                      <a:gd name="T3" fmla="*/ 0 h 374"/>
                                      <a:gd name="T4" fmla="*/ 0 w 3831"/>
                                      <a:gd name="T5" fmla="*/ 0 h 374"/>
                                      <a:gd name="T6" fmla="*/ 0 w 3831"/>
                                      <a:gd name="T7" fmla="*/ 1207135 h 374"/>
                                      <a:gd name="T8" fmla="*/ 10955560 w 3831"/>
                                      <a:gd name="T9" fmla="*/ 1207135 h 374"/>
                                      <a:gd name="T10" fmla="*/ 12384405 w 3831"/>
                                      <a:gd name="T11" fmla="*/ 1036070 h 37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831" h="374">
                                        <a:moveTo>
                                          <a:pt x="3831" y="321"/>
                                        </a:moveTo>
                                        <a:cubicBezTo>
                                          <a:pt x="3531" y="150"/>
                                          <a:pt x="3119" y="0"/>
                                          <a:pt x="2922" y="0"/>
                                        </a:cubicBezTo>
                                        <a:cubicBezTo>
                                          <a:pt x="0" y="0"/>
                                          <a:pt x="0" y="0"/>
                                          <a:pt x="0" y="0"/>
                                        </a:cubicBezTo>
                                        <a:cubicBezTo>
                                          <a:pt x="0" y="374"/>
                                          <a:pt x="0" y="374"/>
                                          <a:pt x="0" y="374"/>
                                        </a:cubicBezTo>
                                        <a:cubicBezTo>
                                          <a:pt x="3389" y="374"/>
                                          <a:pt x="3389" y="374"/>
                                          <a:pt x="3389" y="374"/>
                                        </a:cubicBezTo>
                                        <a:cubicBezTo>
                                          <a:pt x="3559" y="374"/>
                                          <a:pt x="3724" y="362"/>
                                          <a:pt x="3831" y="321"/>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0"/>
                                <wps:cNvSpPr>
                                  <a:spLocks/>
                                </wps:cNvSpPr>
                                <wps:spPr bwMode="auto">
                                  <a:xfrm>
                                    <a:off x="31" y="14014"/>
                                    <a:ext cx="98273" cy="6198"/>
                                  </a:xfrm>
                                  <a:custGeom>
                                    <a:avLst/>
                                    <a:gdLst>
                                      <a:gd name="T0" fmla="*/ 9827260 w 3040"/>
                                      <a:gd name="T1" fmla="*/ 532606 h 192"/>
                                      <a:gd name="T2" fmla="*/ 7764828 w 3040"/>
                                      <a:gd name="T3" fmla="*/ 0 h 192"/>
                                      <a:gd name="T4" fmla="*/ 0 w 3040"/>
                                      <a:gd name="T5" fmla="*/ 0 h 192"/>
                                      <a:gd name="T6" fmla="*/ 0 w 3040"/>
                                      <a:gd name="T7" fmla="*/ 619760 h 192"/>
                                      <a:gd name="T8" fmla="*/ 8537432 w 3040"/>
                                      <a:gd name="T9" fmla="*/ 619760 h 192"/>
                                      <a:gd name="T10" fmla="*/ 9827260 w 3040"/>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040" h="192">
                                        <a:moveTo>
                                          <a:pt x="3040" y="165"/>
                                        </a:moveTo>
                                        <a:cubicBezTo>
                                          <a:pt x="2886" y="77"/>
                                          <a:pt x="2675" y="0"/>
                                          <a:pt x="2402" y="0"/>
                                        </a:cubicBezTo>
                                        <a:cubicBezTo>
                                          <a:pt x="0" y="0"/>
                                          <a:pt x="0" y="0"/>
                                          <a:pt x="0" y="0"/>
                                        </a:cubicBezTo>
                                        <a:cubicBezTo>
                                          <a:pt x="0" y="192"/>
                                          <a:pt x="0" y="192"/>
                                          <a:pt x="0" y="192"/>
                                        </a:cubicBezTo>
                                        <a:cubicBezTo>
                                          <a:pt x="2641" y="192"/>
                                          <a:pt x="2641" y="192"/>
                                          <a:pt x="2641" y="192"/>
                                        </a:cubicBezTo>
                                        <a:cubicBezTo>
                                          <a:pt x="2901" y="192"/>
                                          <a:pt x="2985" y="186"/>
                                          <a:pt x="3040"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31" y="22694"/>
                                    <a:ext cx="147930" cy="1423"/>
                                  </a:xfrm>
                                  <a:custGeom>
                                    <a:avLst/>
                                    <a:gdLst>
                                      <a:gd name="T0" fmla="*/ 14792960 w 4576"/>
                                      <a:gd name="T1" fmla="*/ 122844 h 44"/>
                                      <a:gd name="T2" fmla="*/ 14324215 w 4576"/>
                                      <a:gd name="T3" fmla="*/ 0 h 44"/>
                                      <a:gd name="T4" fmla="*/ 0 w 4576"/>
                                      <a:gd name="T5" fmla="*/ 0 h 44"/>
                                      <a:gd name="T6" fmla="*/ 0 w 4576"/>
                                      <a:gd name="T7" fmla="*/ 142240 h 44"/>
                                      <a:gd name="T8" fmla="*/ 14498782 w 4576"/>
                                      <a:gd name="T9" fmla="*/ 142240 h 44"/>
                                      <a:gd name="T10" fmla="*/ 14792960 w 4576"/>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576" h="44">
                                        <a:moveTo>
                                          <a:pt x="4576" y="38"/>
                                        </a:moveTo>
                                        <a:cubicBezTo>
                                          <a:pt x="4542" y="21"/>
                                          <a:pt x="4493" y="0"/>
                                          <a:pt x="4431" y="0"/>
                                        </a:cubicBezTo>
                                        <a:cubicBezTo>
                                          <a:pt x="0" y="0"/>
                                          <a:pt x="0" y="0"/>
                                          <a:pt x="0" y="0"/>
                                        </a:cubicBezTo>
                                        <a:cubicBezTo>
                                          <a:pt x="0" y="44"/>
                                          <a:pt x="0" y="44"/>
                                          <a:pt x="0" y="44"/>
                                        </a:cubicBezTo>
                                        <a:cubicBezTo>
                                          <a:pt x="4485" y="44"/>
                                          <a:pt x="4485" y="44"/>
                                          <a:pt x="4485" y="44"/>
                                        </a:cubicBezTo>
                                        <a:cubicBezTo>
                                          <a:pt x="4485" y="44"/>
                                          <a:pt x="4566" y="40"/>
                                          <a:pt x="4576"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586331" id="Group 283" o:spid="_x0000_s1026" style="position:absolute;margin-left:-119.4pt;margin-top:-9.9pt;width:1164.8pt;height:774pt;z-index:-251582464" coordorigin="-1254,936" coordsize="23296,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">
                      <v:group id="Canvas 1059" o:spid="_x0000_s1027" style="position:absolute;left:-85;top:936;width:14100;height:986" coordsize="89528,6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AutoShape 26" o:spid="_x0000_s1028" style="position:absolute;width:89528;height:6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o:lock v:ext="edit" aspectratio="t"/>
                        </v:rect>
                        <v:rect id="Rectangle 34" o:spid="_x0000_s1029"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B8UA&#10;AADbAAAADwAAAGRycy9kb3ducmV2LnhtbESPQWsCMRSE7wX/Q3hCL0vN1lopq1GkpUUQhGrr+bF5&#10;boKbl+0mXdd/3whCj8PMfMPMl72rRUdtsJ4VPI5yEMSl15YrBV/794cXECEia6w9k4ILBVguBndz&#10;LLQ/8yd1u1iJBOFQoAITY1NIGUpDDsPIN8TJO/rWYUyyraRu8ZzgrpbjPJ9Kh5bTgsGGXg2Vp92v&#10;UzC+fLw1drsOp4Pts83Pd2aeukyp+2G/moGI1Mf/8K291gomz3D9k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tsHxQAAANsAAAAPAAAAAAAAAAAAAAAAAJgCAABkcnMv&#10;ZG93bnJldi54bWxQSwUGAAAAAAQABAD1AAAAigMAAAAA&#10;" fillcolor="#c8c7c7" stroked="f"/>
                        <v:group id="Group 91" o:spid="_x0000_s1030" style="position:absolute;left:114;top:190;width:89255;height:5950" coordorigin="114,190" coordsize="89255,5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5" o:spid="_x0000_s1031"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rect id="Rectangle 36" o:spid="_x0000_s1032" style="position:absolute;left:114;top:984;width:89255;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OycEA&#10;AADbAAAADwAAAGRycy9kb3ducmV2LnhtbERPz2vCMBS+C/sfwht403QiMjqjlIEoehCr4I7P5tmU&#10;Ni+libX775eDsOPH93u5Hmwjeup85VjBxzQBQVw4XXGp4HLeTD5B+ICssXFMCn7Jw3r1Nlpiqt2T&#10;T9TnoRQxhH2KCkwIbSqlLwxZ9FPXEkfu7jqLIcKulLrDZwy3jZwlyUJarDg2GGzp21BR5w+rYPeT&#10;he3+9ti7a3aq84M59nV9VGr8PmRfIAIN4V/8cu+0gnkcG7/E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lDsnBAAAA2wAAAA8AAAAAAAAAAAAAAAAAmAIAAGRycy9kb3du&#10;cmV2LnhtbFBLBQYAAAAABAAEAPUAAACGAwAAAAA=&#10;" fillcolor="#00a9ce [3204]" stroked="f"/>
                        </v:group>
                      </v:group>
                      <v:group id="Group 90" o:spid="_x0000_s1033" style="position:absolute;left:-1254;top:10163;width:23296;height:6253" coordorigin="31" coordsize="147930,3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8" o:spid="_x0000_s1034" style="position:absolute;left:6432;top:10363;width:76968;height:2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shape id="Freeform 49" o:spid="_x0000_s1035" style="position:absolute;left:31;width:123844;height:12071;visibility:visible;mso-wrap-style:square;v-text-anchor:top" coordsize="3831,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HhMQA&#10;AADbAAAADwAAAGRycy9kb3ducmV2LnhtbESP3YrCMBSE7wXfIRzBuzVVdHepRhFBERXBH9DLs83Z&#10;ttqclCZqfXuzsODlMDPfMKNJbQpxp8rllhV0OxEI4sTqnFMFx8P84xuE88gaC8uk4EkOJuNmY4Sx&#10;tg/e0X3vUxEg7GJUkHlfxlK6JCODrmNL4uD92sqgD7JKpa7wEeCmkL0o+pQGcw4LGZY0yyi57m9G&#10;gb6Up/lqyn39s6Gz2S7Wm0P+pVS7VU+HIDzV/h3+by+1gkEX/r6EHyDH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x4TEAAAA2wAAAA8AAAAAAAAAAAAAAAAAmAIAAGRycy9k&#10;b3ducmV2LnhtbFBLBQYAAAAABAAEAPUAAACJAwAAAAA=&#10;" path="m3831,321c3531,150,3119,,2922,,,,,,,,,374,,374,,374v3389,,3389,,3389,c3559,374,3724,362,3831,321e" fillcolor="#00313c [3205]" stroked="f">
                          <v:path arrowok="t" o:connecttype="custom" o:connectlocs="400348278,33439575;305355695,0;0,0;0,38960766;354158281,38960766;400348278,33439575" o:connectangles="0,0,0,0,0,0"/>
                        </v:shape>
                        <v:shape id="Freeform 50" o:spid="_x0000_s1036" style="position:absolute;left:31;top:14014;width:98273;height:6198;visibility:visible;mso-wrap-style:square;v-text-anchor:top" coordsize="3040,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0i8UA&#10;AADbAAAADwAAAGRycy9kb3ducmV2LnhtbESPT2sCMRTE7wW/Q3iCt5p1oSKrWaktRaV46Laox8fm&#10;7R+6eQmbqNtv3xSEHoeZ+Q2zWg+mE1fqfWtZwWyagCAurW65VvD1+fa4AOEDssbOMin4IQ/rfPSw&#10;wkzbG3/QtQi1iBD2GSpoQnCZlL5syKCfWkccvcr2BkOUfS11j7cIN51Mk2QuDbYcFxp09NJQ+V1c&#10;jIIt7lPv5GF+3GwP72V3spV7PSs1GQ/PSxCBhvAfvrd3WsFTC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jSLxQAAANsAAAAPAAAAAAAAAAAAAAAAAJgCAABkcnMv&#10;ZG93bnJldi54bWxQSwUGAAAAAAQABAD1AAAAigMAAAAA&#10;" path="m3040,165c2886,77,2675,,2402,,,,,,,,,192,,192,,192v2641,,2641,,2641,c2901,192,2985,186,3040,165e" fillcolor="#00a9ce [3204]" stroked="f">
                          <v:path arrowok="t" o:connecttype="custom" o:connectlocs="317682343,17193187;251010836,0;0,0;0,20006628;275986531,20006628;317682343,17193187" o:connectangles="0,0,0,0,0,0"/>
                        </v:shape>
                        <v:shape id="Freeform 51" o:spid="_x0000_s1037" style="position:absolute;left:31;top:22694;width:147930;height:1423;visibility:visible;mso-wrap-style:square;v-text-anchor:top" coordsize="457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azcMA&#10;AADbAAAADwAAAGRycy9kb3ducmV2LnhtbESPT4vCMBTE7wt+h/AEL6Kpiv+qUXRBKJ52VTw/m2db&#10;bF5Kk631228WhD0OM/MbZr1tTSkaql1hWcFoGIEgTq0uOFNwOR8GCxDOI2ssLZOCFznYbjofa4y1&#10;ffI3NSefiQBhF6OC3PsqltKlORl0Q1sRB+9ua4M+yDqTusZngJtSjqNoJg0WHBZyrOgzp/Rx+jEK&#10;9s1cft3S2/n4uh4mbf+SOFomSvW67W4FwlPr/8PvdqIVTCfw9yX8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vazcMAAADbAAAADwAAAAAAAAAAAAAAAACYAgAAZHJzL2Rv&#10;d25yZXYueG1sUEsFBgAAAAAEAAQA9QAAAIgDAAAAAA==&#10;" path="m4576,38c4542,21,4493,,4431,,,,,,,,,44,,44,,44v4485,,4485,,4485,c4485,44,4566,40,4576,38e" fillcolor="#00313c [3205]" stroked="f">
                          <v:path arrowok="t" o:connecttype="custom" o:connectlocs="478217345,3972887;463064057,0;0,0;0,4600171;468707347,4600171;478217345,3972887" o:connectangles="0,0,0,0,0,0"/>
                        </v:shape>
                      </v:group>
                    </v:group>
                  </w:pict>
                </mc:Fallback>
              </mc:AlternateContent>
            </w:r>
          </w:p>
          <w:p w14:paraId="2F3E4013" w14:textId="77777777" w:rsidR="005F573F" w:rsidRPr="005F573F" w:rsidRDefault="005F573F" w:rsidP="009023CD">
            <w:pPr>
              <w:jc w:val="both"/>
            </w:pPr>
          </w:p>
          <w:p w14:paraId="022CE808" w14:textId="77777777" w:rsidR="005F573F" w:rsidRDefault="005F573F" w:rsidP="009023CD">
            <w:pPr>
              <w:jc w:val="both"/>
            </w:pPr>
          </w:p>
          <w:p w14:paraId="0FCE2731" w14:textId="77777777" w:rsidR="00A943B2" w:rsidRPr="005F573F" w:rsidRDefault="005F573F" w:rsidP="009023CD">
            <w:pPr>
              <w:tabs>
                <w:tab w:val="left" w:pos="6156"/>
              </w:tabs>
              <w:jc w:val="both"/>
            </w:pPr>
            <w:r>
              <w:tab/>
            </w:r>
          </w:p>
        </w:tc>
      </w:tr>
      <w:tr w:rsidR="00A943B2" w14:paraId="7FEFB459" w14:textId="77777777" w:rsidTr="003D6565">
        <w:tc>
          <w:tcPr>
            <w:tcW w:w="3119" w:type="dxa"/>
          </w:tcPr>
          <w:p w14:paraId="21ABB352" w14:textId="77777777" w:rsidR="00A943B2" w:rsidRPr="00840B15" w:rsidRDefault="00A943B2" w:rsidP="00E7095D">
            <w:pPr>
              <w:pStyle w:val="BackCoverContactHeading"/>
            </w:pPr>
            <w:r w:rsidRPr="00840B15">
              <w:t>CONTACT US</w:t>
            </w:r>
          </w:p>
          <w:p w14:paraId="530B1858" w14:textId="77777777" w:rsidR="00A943B2" w:rsidRDefault="00A943B2" w:rsidP="00E7095D">
            <w:pPr>
              <w:pStyle w:val="BackCoverContactDetails"/>
              <w:rPr>
                <w:szCs w:val="22"/>
              </w:rPr>
            </w:pPr>
            <w:r w:rsidRPr="00840B15">
              <w:rPr>
                <w:rStyle w:val="BackCoverContactBold"/>
                <w:szCs w:val="22"/>
              </w:rPr>
              <w:t>t</w:t>
            </w:r>
            <w:r>
              <w:rPr>
                <w:szCs w:val="22"/>
              </w:rPr>
              <w:t xml:space="preserve"> </w:t>
            </w:r>
            <w:r>
              <w:rPr>
                <w:szCs w:val="22"/>
              </w:rPr>
              <w:tab/>
              <w:t>1300 363 400</w:t>
            </w:r>
          </w:p>
          <w:p w14:paraId="6BB1D3B7" w14:textId="77777777" w:rsidR="00A943B2" w:rsidRDefault="00A943B2" w:rsidP="00E7095D">
            <w:pPr>
              <w:pStyle w:val="BackCoverContactDetails"/>
              <w:rPr>
                <w:szCs w:val="22"/>
              </w:rPr>
            </w:pPr>
            <w:r>
              <w:tab/>
              <w:t>+61 3 9545 2176</w:t>
            </w:r>
          </w:p>
          <w:p w14:paraId="2013F4F7" w14:textId="77777777" w:rsidR="00A943B2" w:rsidRDefault="00A943B2" w:rsidP="00E7095D">
            <w:pPr>
              <w:pStyle w:val="BackCoverContactDetails"/>
              <w:rPr>
                <w:szCs w:val="22"/>
              </w:rPr>
            </w:pPr>
            <w:r w:rsidRPr="00840B15">
              <w:rPr>
                <w:rStyle w:val="BackCoverContactBold"/>
                <w:szCs w:val="22"/>
              </w:rPr>
              <w:t>e</w:t>
            </w:r>
            <w:r>
              <w:rPr>
                <w:szCs w:val="22"/>
              </w:rPr>
              <w:t xml:space="preserve"> </w:t>
            </w:r>
            <w:r>
              <w:rPr>
                <w:szCs w:val="22"/>
              </w:rPr>
              <w:tab/>
              <w:t>enquiries@csiro.au</w:t>
            </w:r>
          </w:p>
          <w:p w14:paraId="38A96758" w14:textId="77777777" w:rsidR="00A943B2" w:rsidRDefault="00A943B2" w:rsidP="00E7095D">
            <w:pPr>
              <w:pStyle w:val="BackCoverContactDetails"/>
              <w:rPr>
                <w:szCs w:val="22"/>
              </w:rPr>
            </w:pPr>
            <w:r w:rsidRPr="00840B15">
              <w:rPr>
                <w:rStyle w:val="BackCoverContactBold"/>
                <w:szCs w:val="22"/>
              </w:rPr>
              <w:t>w</w:t>
            </w:r>
            <w:r>
              <w:rPr>
                <w:szCs w:val="22"/>
              </w:rPr>
              <w:t xml:space="preserve"> </w:t>
            </w:r>
            <w:r>
              <w:rPr>
                <w:szCs w:val="22"/>
              </w:rPr>
              <w:tab/>
              <w:t>www.csiro.au</w:t>
            </w:r>
          </w:p>
          <w:p w14:paraId="55EE7CF9" w14:textId="77777777" w:rsidR="00A943B2" w:rsidRDefault="00A943B2" w:rsidP="00E7095D">
            <w:pPr>
              <w:pStyle w:val="BackCoverContactHeading"/>
            </w:pPr>
            <w:r>
              <w:t xml:space="preserve">Your CSIRO </w:t>
            </w:r>
          </w:p>
          <w:p w14:paraId="393D4CC6" w14:textId="77777777" w:rsidR="00A943B2" w:rsidRDefault="00A943B2" w:rsidP="00E7095D">
            <w:pPr>
              <w:pStyle w:val="BackCoverContactDetails"/>
              <w:rPr>
                <w:szCs w:val="22"/>
              </w:rPr>
            </w:pPr>
            <w:smartTag w:uri="urn:schemas-microsoft-com:office:smarttags" w:element="place">
              <w:r>
                <w:rPr>
                  <w:szCs w:val="22"/>
                </w:rPr>
                <w:t>Australia</w:t>
              </w:r>
            </w:smartTag>
            <w:r>
              <w:rPr>
                <w:szCs w:val="22"/>
              </w:rPr>
              <w:t xml:space="preserve"> is founding its future on science and innovation. Its national science agency, CSIRO, is a powerhouse of ideas, technologies and skills for building prosperity, growth, health and sustainability. It serves governments, industries, business and communities across the nation.</w:t>
            </w:r>
          </w:p>
        </w:tc>
        <w:tc>
          <w:tcPr>
            <w:tcW w:w="454" w:type="dxa"/>
          </w:tcPr>
          <w:p w14:paraId="7FB72C7B" w14:textId="77777777" w:rsidR="00A943B2" w:rsidRDefault="00A943B2" w:rsidP="00E7095D">
            <w:pPr>
              <w:pStyle w:val="BackCoverContactHeading"/>
            </w:pPr>
          </w:p>
        </w:tc>
        <w:tc>
          <w:tcPr>
            <w:tcW w:w="4536" w:type="dxa"/>
          </w:tcPr>
          <w:p w14:paraId="313261BF" w14:textId="77777777" w:rsidR="00A943B2" w:rsidRDefault="00A943B2" w:rsidP="00E7095D">
            <w:pPr>
              <w:pStyle w:val="BackCoverContactHeading"/>
            </w:pPr>
            <w:r>
              <w:t>For further information</w:t>
            </w:r>
          </w:p>
          <w:p w14:paraId="74DCA7FD" w14:textId="77777777" w:rsidR="00A943B2" w:rsidRPr="00214440" w:rsidRDefault="00A943B2" w:rsidP="00E7095D">
            <w:pPr>
              <w:pStyle w:val="BackCoverContactDetails"/>
              <w:rPr>
                <w:rStyle w:val="BackCoverContactBold"/>
                <w:szCs w:val="22"/>
              </w:rPr>
            </w:pPr>
            <w:r w:rsidRPr="00214440">
              <w:rPr>
                <w:rStyle w:val="BackCoverContactBold"/>
                <w:szCs w:val="22"/>
              </w:rPr>
              <w:t>Division/Unit Name</w:t>
            </w:r>
          </w:p>
          <w:p w14:paraId="50257950" w14:textId="77777777" w:rsidR="00A943B2" w:rsidRDefault="00A943B2" w:rsidP="00E7095D">
            <w:pPr>
              <w:pStyle w:val="BackCoverContactDetails"/>
              <w:rPr>
                <w:szCs w:val="22"/>
              </w:rPr>
            </w:pPr>
            <w:r>
              <w:rPr>
                <w:szCs w:val="22"/>
              </w:rPr>
              <w:t>Jonathan Bates</w:t>
            </w:r>
          </w:p>
          <w:p w14:paraId="48ABDB30" w14:textId="77777777" w:rsidR="00A943B2" w:rsidRDefault="00A943B2" w:rsidP="00E7095D">
            <w:pPr>
              <w:pStyle w:val="BackCoverContactDetails"/>
              <w:rPr>
                <w:szCs w:val="22"/>
              </w:rPr>
            </w:pPr>
            <w:r w:rsidRPr="00840B15">
              <w:rPr>
                <w:rStyle w:val="BackCoverContactBold"/>
                <w:szCs w:val="22"/>
              </w:rPr>
              <w:t>t</w:t>
            </w:r>
            <w:r>
              <w:rPr>
                <w:szCs w:val="22"/>
              </w:rPr>
              <w:t xml:space="preserve"> </w:t>
            </w:r>
            <w:r>
              <w:rPr>
                <w:szCs w:val="22"/>
              </w:rPr>
              <w:tab/>
              <w:t>+61 3 9123 4567</w:t>
            </w:r>
          </w:p>
          <w:p w14:paraId="04049436" w14:textId="77777777" w:rsidR="00A943B2" w:rsidRDefault="00A943B2" w:rsidP="00E7095D">
            <w:pPr>
              <w:pStyle w:val="BackCoverContactDetails"/>
              <w:rPr>
                <w:szCs w:val="22"/>
              </w:rPr>
            </w:pPr>
            <w:r w:rsidRPr="00840B15">
              <w:rPr>
                <w:rStyle w:val="BackCoverContactBold"/>
                <w:szCs w:val="22"/>
              </w:rPr>
              <w:t>e</w:t>
            </w:r>
            <w:r>
              <w:rPr>
                <w:szCs w:val="22"/>
              </w:rPr>
              <w:t xml:space="preserve"> </w:t>
            </w:r>
            <w:r>
              <w:rPr>
                <w:szCs w:val="22"/>
              </w:rPr>
              <w:tab/>
              <w:t>jonathan.bates@csiro.au</w:t>
            </w:r>
          </w:p>
          <w:p w14:paraId="3EB691F1" w14:textId="77777777" w:rsidR="00A943B2" w:rsidRPr="00AF37BE" w:rsidRDefault="00A943B2" w:rsidP="00E7095D">
            <w:pPr>
              <w:pStyle w:val="BackCoverContactDetails"/>
              <w:rPr>
                <w:szCs w:val="22"/>
              </w:rPr>
            </w:pPr>
            <w:r w:rsidRPr="00840B15">
              <w:rPr>
                <w:rStyle w:val="BackCoverContactBold"/>
                <w:szCs w:val="22"/>
              </w:rPr>
              <w:t>w</w:t>
            </w:r>
            <w:r>
              <w:rPr>
                <w:szCs w:val="22"/>
              </w:rPr>
              <w:t xml:space="preserve"> </w:t>
            </w:r>
            <w:r>
              <w:rPr>
                <w:szCs w:val="22"/>
              </w:rPr>
              <w:tab/>
              <w:t>www.csiro.au/</w:t>
            </w:r>
            <w:r w:rsidR="000A6F40">
              <w:rPr>
                <w:szCs w:val="22"/>
              </w:rPr>
              <w:t>businessunit-flagshipname</w:t>
            </w:r>
          </w:p>
          <w:p w14:paraId="7D099879" w14:textId="77777777" w:rsidR="00A943B2" w:rsidRDefault="00A943B2" w:rsidP="00E7095D">
            <w:pPr>
              <w:pStyle w:val="BackCoverContactDetails"/>
              <w:rPr>
                <w:rStyle w:val="BackCoverContactBold"/>
                <w:szCs w:val="22"/>
              </w:rPr>
            </w:pPr>
          </w:p>
          <w:p w14:paraId="742B568F" w14:textId="77777777" w:rsidR="00A943B2" w:rsidRPr="00214440" w:rsidRDefault="00A943B2" w:rsidP="00E7095D">
            <w:pPr>
              <w:pStyle w:val="BackCoverContactDetails"/>
              <w:rPr>
                <w:rStyle w:val="BackCoverContactBold"/>
                <w:szCs w:val="22"/>
              </w:rPr>
            </w:pPr>
            <w:r w:rsidRPr="00214440">
              <w:rPr>
                <w:rStyle w:val="BackCoverContactBold"/>
                <w:szCs w:val="22"/>
              </w:rPr>
              <w:t>Division/Unit Name</w:t>
            </w:r>
          </w:p>
          <w:p w14:paraId="3DA4AED9" w14:textId="77777777" w:rsidR="00A943B2" w:rsidRDefault="00A943B2" w:rsidP="00E7095D">
            <w:pPr>
              <w:pStyle w:val="BackCoverContactDetails"/>
              <w:rPr>
                <w:szCs w:val="22"/>
              </w:rPr>
            </w:pPr>
            <w:r>
              <w:rPr>
                <w:szCs w:val="22"/>
              </w:rPr>
              <w:t>Jonathan Bates</w:t>
            </w:r>
          </w:p>
          <w:p w14:paraId="71D4A142" w14:textId="77777777" w:rsidR="00A943B2" w:rsidRDefault="00A943B2" w:rsidP="00E7095D">
            <w:pPr>
              <w:pStyle w:val="BackCoverContactDetails"/>
              <w:rPr>
                <w:szCs w:val="22"/>
              </w:rPr>
            </w:pPr>
            <w:r w:rsidRPr="00840B15">
              <w:rPr>
                <w:rStyle w:val="BackCoverContactBold"/>
                <w:szCs w:val="22"/>
              </w:rPr>
              <w:t>t</w:t>
            </w:r>
            <w:r>
              <w:rPr>
                <w:szCs w:val="22"/>
              </w:rPr>
              <w:t xml:space="preserve"> </w:t>
            </w:r>
            <w:r>
              <w:rPr>
                <w:szCs w:val="22"/>
              </w:rPr>
              <w:tab/>
              <w:t>+61 3 9123 4567</w:t>
            </w:r>
          </w:p>
          <w:p w14:paraId="053B466F" w14:textId="77777777" w:rsidR="00A943B2" w:rsidRDefault="00A943B2" w:rsidP="00E7095D">
            <w:pPr>
              <w:pStyle w:val="BackCoverContactDetails"/>
              <w:rPr>
                <w:szCs w:val="22"/>
              </w:rPr>
            </w:pPr>
            <w:r w:rsidRPr="00840B15">
              <w:rPr>
                <w:rStyle w:val="BackCoverContactBold"/>
                <w:szCs w:val="22"/>
              </w:rPr>
              <w:t>e</w:t>
            </w:r>
            <w:r>
              <w:rPr>
                <w:szCs w:val="22"/>
              </w:rPr>
              <w:t xml:space="preserve"> </w:t>
            </w:r>
            <w:r>
              <w:rPr>
                <w:szCs w:val="22"/>
              </w:rPr>
              <w:tab/>
              <w:t>jonathan.bates@csiro.au</w:t>
            </w:r>
          </w:p>
          <w:p w14:paraId="4E09C1B4" w14:textId="77777777" w:rsidR="00A943B2" w:rsidRDefault="00A943B2" w:rsidP="00E7095D">
            <w:pPr>
              <w:pStyle w:val="BackCoverContactDetails"/>
              <w:rPr>
                <w:szCs w:val="22"/>
              </w:rPr>
            </w:pPr>
            <w:r w:rsidRPr="00840B15">
              <w:rPr>
                <w:rStyle w:val="BackCoverContactBold"/>
                <w:szCs w:val="22"/>
              </w:rPr>
              <w:t>w</w:t>
            </w:r>
            <w:r>
              <w:rPr>
                <w:szCs w:val="22"/>
              </w:rPr>
              <w:t xml:space="preserve"> </w:t>
            </w:r>
            <w:r>
              <w:rPr>
                <w:szCs w:val="22"/>
              </w:rPr>
              <w:tab/>
              <w:t>www.csiro.au/</w:t>
            </w:r>
            <w:r w:rsidR="000A6F40">
              <w:rPr>
                <w:szCs w:val="22"/>
              </w:rPr>
              <w:t>businessunit-flagshipname</w:t>
            </w:r>
          </w:p>
          <w:p w14:paraId="6758E4C3" w14:textId="77777777" w:rsidR="00A943B2" w:rsidRDefault="00A943B2" w:rsidP="00E7095D">
            <w:pPr>
              <w:pStyle w:val="BackCoverContactDetails"/>
              <w:rPr>
                <w:szCs w:val="22"/>
              </w:rPr>
            </w:pPr>
          </w:p>
          <w:p w14:paraId="584D0CE4" w14:textId="77777777" w:rsidR="00A943B2" w:rsidRPr="00214440" w:rsidRDefault="00A943B2" w:rsidP="00E7095D">
            <w:pPr>
              <w:pStyle w:val="BackCoverContactDetails"/>
              <w:rPr>
                <w:rStyle w:val="BackCoverContactBold"/>
                <w:szCs w:val="22"/>
              </w:rPr>
            </w:pPr>
            <w:r w:rsidRPr="00214440">
              <w:rPr>
                <w:rStyle w:val="BackCoverContactBold"/>
                <w:szCs w:val="22"/>
              </w:rPr>
              <w:t>Division/Unit Name</w:t>
            </w:r>
          </w:p>
          <w:p w14:paraId="1EF470EE" w14:textId="77777777" w:rsidR="00A943B2" w:rsidRDefault="00A943B2" w:rsidP="00E7095D">
            <w:pPr>
              <w:pStyle w:val="BackCoverContactDetails"/>
              <w:rPr>
                <w:szCs w:val="22"/>
              </w:rPr>
            </w:pPr>
            <w:r>
              <w:rPr>
                <w:szCs w:val="22"/>
              </w:rPr>
              <w:t>Jonathan Bates</w:t>
            </w:r>
          </w:p>
          <w:p w14:paraId="229D15BB" w14:textId="77777777" w:rsidR="00A943B2" w:rsidRDefault="00A943B2" w:rsidP="00E7095D">
            <w:pPr>
              <w:pStyle w:val="BackCoverContactDetails"/>
              <w:rPr>
                <w:szCs w:val="22"/>
              </w:rPr>
            </w:pPr>
            <w:r w:rsidRPr="00840B15">
              <w:rPr>
                <w:rStyle w:val="BackCoverContactBold"/>
                <w:szCs w:val="22"/>
              </w:rPr>
              <w:t>t</w:t>
            </w:r>
            <w:r>
              <w:rPr>
                <w:szCs w:val="22"/>
              </w:rPr>
              <w:t xml:space="preserve"> </w:t>
            </w:r>
            <w:r>
              <w:rPr>
                <w:szCs w:val="22"/>
              </w:rPr>
              <w:tab/>
              <w:t>+61 3 9123 4567</w:t>
            </w:r>
          </w:p>
          <w:p w14:paraId="7F577468" w14:textId="77777777" w:rsidR="00A943B2" w:rsidRDefault="00A943B2" w:rsidP="00E7095D">
            <w:pPr>
              <w:pStyle w:val="BackCoverContactDetails"/>
              <w:rPr>
                <w:szCs w:val="22"/>
              </w:rPr>
            </w:pPr>
            <w:r w:rsidRPr="00840B15">
              <w:rPr>
                <w:rStyle w:val="BackCoverContactBold"/>
                <w:szCs w:val="22"/>
              </w:rPr>
              <w:t>e</w:t>
            </w:r>
            <w:r>
              <w:rPr>
                <w:szCs w:val="22"/>
              </w:rPr>
              <w:t xml:space="preserve"> </w:t>
            </w:r>
            <w:r>
              <w:rPr>
                <w:szCs w:val="22"/>
              </w:rPr>
              <w:tab/>
              <w:t>jonathan.bates@csiro.au</w:t>
            </w:r>
          </w:p>
          <w:p w14:paraId="5919B2F0" w14:textId="77777777" w:rsidR="000A6F40" w:rsidRDefault="00A943B2" w:rsidP="00E7095D">
            <w:pPr>
              <w:pStyle w:val="BackCoverContactDetails"/>
              <w:rPr>
                <w:szCs w:val="22"/>
              </w:rPr>
            </w:pPr>
            <w:r w:rsidRPr="00840B15">
              <w:rPr>
                <w:rStyle w:val="BackCoverContactBold"/>
                <w:szCs w:val="22"/>
              </w:rPr>
              <w:t>w</w:t>
            </w:r>
            <w:r>
              <w:rPr>
                <w:szCs w:val="22"/>
              </w:rPr>
              <w:t xml:space="preserve"> </w:t>
            </w:r>
            <w:r>
              <w:rPr>
                <w:szCs w:val="22"/>
              </w:rPr>
              <w:tab/>
            </w:r>
            <w:r w:rsidRPr="00BC46FA">
              <w:rPr>
                <w:szCs w:val="22"/>
              </w:rPr>
              <w:t>www.csiro.au/</w:t>
            </w:r>
            <w:r w:rsidR="000A6F40">
              <w:rPr>
                <w:szCs w:val="22"/>
              </w:rPr>
              <w:t xml:space="preserve"> businessunit-flagshipname</w:t>
            </w:r>
          </w:p>
          <w:p w14:paraId="49F29673" w14:textId="77777777" w:rsidR="00A943B2" w:rsidRPr="00AF37BE" w:rsidRDefault="00A943B2" w:rsidP="00E7095D">
            <w:pPr>
              <w:pStyle w:val="BackCoverContactDetails"/>
              <w:rPr>
                <w:szCs w:val="22"/>
              </w:rPr>
            </w:pPr>
          </w:p>
          <w:p w14:paraId="7A829DE1" w14:textId="77777777" w:rsidR="00A943B2" w:rsidRDefault="00A943B2" w:rsidP="00E7095D">
            <w:pPr>
              <w:pStyle w:val="BackCoverContactDetails"/>
              <w:rPr>
                <w:szCs w:val="22"/>
              </w:rPr>
            </w:pPr>
          </w:p>
        </w:tc>
      </w:tr>
    </w:tbl>
    <w:p w14:paraId="29E6C507" w14:textId="77777777" w:rsidR="00A943B2" w:rsidRPr="00AF37BE" w:rsidRDefault="00A943B2" w:rsidP="003D6565">
      <w:pPr>
        <w:pStyle w:val="BackCoverContactHeading"/>
      </w:pPr>
    </w:p>
    <w:p w14:paraId="1521596A" w14:textId="149FA8A5" w:rsidR="00A14107" w:rsidRPr="006C2F7A" w:rsidRDefault="00A14107" w:rsidP="009023CD">
      <w:pPr>
        <w:spacing w:after="0"/>
        <w:jc w:val="both"/>
        <w:rPr>
          <w:sz w:val="18"/>
        </w:rPr>
      </w:pPr>
    </w:p>
    <w:sectPr w:rsidR="00A14107" w:rsidRPr="006C2F7A" w:rsidSect="005D5D01">
      <w:type w:val="evenPage"/>
      <w:pgSz w:w="11906" w:h="16838" w:code="9"/>
      <w:pgMar w:top="1134" w:right="1134" w:bottom="1134" w:left="1134" w:header="510" w:footer="624" w:gutter="0"/>
      <w:cols w:space="284"/>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Baker, Jamie" w:date="2015-03-24T18:07:00Z" w:initials="BJ">
    <w:p w14:paraId="1BE1BD4B" w14:textId="2D284F20" w:rsidR="002C1A41" w:rsidRDefault="002C1A41">
      <w:pPr>
        <w:pStyle w:val="CommentText"/>
      </w:pPr>
      <w:r>
        <w:rPr>
          <w:rStyle w:val="CommentReference"/>
        </w:rPr>
        <w:annotationRef/>
      </w:r>
      <w:r>
        <w:t>This copyright and disclaimer notice are not in accordance with the procurement terms and conditions. All rights vest in the Dept and a license is provided to the CSIRO on completion and acceptance by the Dept as this is a fee for service.</w:t>
      </w:r>
    </w:p>
  </w:comment>
  <w:comment w:id="4" w:author="Baker, Jamie" w:date="2015-03-24T18:07:00Z" w:initials="BJ">
    <w:p w14:paraId="3E27A137" w14:textId="77777777" w:rsidR="002C1A41" w:rsidRDefault="002C1A41">
      <w:pPr>
        <w:pStyle w:val="CommentText"/>
      </w:pPr>
      <w:r>
        <w:rPr>
          <w:rStyle w:val="CommentReference"/>
        </w:rPr>
        <w:annotationRef/>
      </w:r>
      <w:r>
        <w:t>The procurement is based on accessing expertise not research.</w:t>
      </w:r>
    </w:p>
  </w:comment>
  <w:comment w:id="5" w:author="Baker, Jamie" w:date="2015-03-24T18:07:00Z" w:initials="BJ">
    <w:p w14:paraId="116092F3" w14:textId="77777777" w:rsidR="002C1A41" w:rsidRDefault="002C1A41">
      <w:pPr>
        <w:pStyle w:val="CommentText"/>
      </w:pPr>
      <w:r>
        <w:rPr>
          <w:rStyle w:val="CommentReference"/>
        </w:rPr>
        <w:annotationRef/>
      </w:r>
      <w:r>
        <w:t>Not in accordance with contract which is a fee for service based on expertise.</w:t>
      </w:r>
    </w:p>
  </w:comment>
  <w:comment w:id="6" w:author="Baker, Jamie" w:date="2015-03-24T18:07:00Z" w:initials="BJ">
    <w:p w14:paraId="40F23132" w14:textId="77777777" w:rsidR="002C1A41" w:rsidRDefault="002C1A41">
      <w:pPr>
        <w:pStyle w:val="CommentText"/>
      </w:pPr>
      <w:r>
        <w:rPr>
          <w:rStyle w:val="CommentReference"/>
        </w:rPr>
        <w:annotationRef/>
      </w:r>
      <w:r>
        <w:t>Statement not in accordance with terms and conditions around professional liability attached to contract.</w:t>
      </w:r>
    </w:p>
  </w:comment>
  <w:comment w:id="2" w:author="Box, Paul (L&amp;W, North Ryde)" w:date="2015-03-24T18:07:00Z" w:initials="BP(NR">
    <w:p w14:paraId="2656187E" w14:textId="77777777" w:rsidR="002C1A41" w:rsidRDefault="002C1A41">
      <w:pPr>
        <w:pStyle w:val="CommentText"/>
      </w:pPr>
      <w:r>
        <w:rPr>
          <w:rStyle w:val="CommentReference"/>
        </w:rPr>
        <w:annotationRef/>
      </w:r>
      <w:r>
        <w:t>Dept of Comms words to go here</w:t>
      </w:r>
    </w:p>
  </w:comment>
  <w:comment w:id="9" w:author="Simons, Bruce (L&amp;W, Highett)" w:date="2015-04-07T08:40:00Z" w:initials="SB(H">
    <w:p w14:paraId="3C5E23A5" w14:textId="692F258C" w:rsidR="002C1A41" w:rsidRDefault="002C1A41">
      <w:pPr>
        <w:pStyle w:val="CommentText"/>
      </w:pPr>
      <w:r>
        <w:rPr>
          <w:rStyle w:val="CommentReference"/>
        </w:rPr>
        <w:annotationRef/>
      </w:r>
      <w:r>
        <w:t>Paul to complete</w:t>
      </w:r>
    </w:p>
  </w:comment>
  <w:comment w:id="12" w:author="Simons, Bruce (L&amp;W, Highett)" w:date="2015-04-07T08:40:00Z" w:initials="SB(H">
    <w:p w14:paraId="304412A3" w14:textId="07A7A061" w:rsidR="002C1A41" w:rsidRDefault="002C1A41">
      <w:pPr>
        <w:pStyle w:val="CommentText"/>
      </w:pPr>
      <w:r>
        <w:rPr>
          <w:rStyle w:val="CommentReference"/>
        </w:rPr>
        <w:annotationRef/>
      </w:r>
      <w:r>
        <w:t>Paul to complete</w:t>
      </w:r>
    </w:p>
  </w:comment>
  <w:comment w:id="58" w:author="Simons, Bruce (L&amp;W, Highett)" w:date="2015-04-07T09:00:00Z" w:initials="SB(H">
    <w:p w14:paraId="45A84F06" w14:textId="5C396D2E" w:rsidR="002C1A41" w:rsidRDefault="002C1A41">
      <w:pPr>
        <w:pStyle w:val="CommentText"/>
      </w:pPr>
      <w:r>
        <w:rPr>
          <w:rStyle w:val="CommentReference"/>
        </w:rPr>
        <w:annotationRef/>
      </w:r>
      <w:r>
        <w:t>improved? or built on?</w:t>
      </w:r>
    </w:p>
  </w:comment>
  <w:comment w:id="84" w:author="Simons, Bruce (L&amp;W, Highett)" w:date="2015-04-07T09:11:00Z" w:initials="SB(H">
    <w:p w14:paraId="47F3E4A9" w14:textId="4CF586A6" w:rsidR="002C1A41" w:rsidRDefault="002C1A41">
      <w:pPr>
        <w:pStyle w:val="CommentText"/>
      </w:pPr>
      <w:r>
        <w:rPr>
          <w:rStyle w:val="CommentReference"/>
        </w:rPr>
        <w:annotationRef/>
      </w:r>
      <w:r>
        <w:t>Figures #s out of synch</w:t>
      </w:r>
    </w:p>
  </w:comment>
  <w:comment w:id="193" w:author="Simons, Bruce (L&amp;W, Highett)" w:date="2015-04-07T11:12:00Z" w:initials="SB(H">
    <w:p w14:paraId="4B5B23B4" w14:textId="4FDF852B" w:rsidR="002C1A41" w:rsidRDefault="002C1A41">
      <w:pPr>
        <w:pStyle w:val="CommentText"/>
      </w:pPr>
      <w:r>
        <w:rPr>
          <w:rStyle w:val="CommentReference"/>
        </w:rPr>
        <w:annotationRef/>
      </w:r>
      <w:r>
        <w:t>Brodaric and Gahegan 2006 use a slightly different (more readily understood?) structure (see figure below). This separates the ‘schematic’ from the content (semantic level).</w:t>
      </w:r>
    </w:p>
    <w:p w14:paraId="3D01D6FC" w14:textId="754C62F4" w:rsidR="002C1A41" w:rsidRDefault="002C1A41">
      <w:pPr>
        <w:pStyle w:val="CommentText"/>
      </w:pPr>
      <w:r>
        <w:t xml:space="preserve">I suggest changing the text below to distinguish between the data packaging (schema) and the content (Semantics). </w:t>
      </w:r>
    </w:p>
    <w:p w14:paraId="354BED33" w14:textId="3CD78529" w:rsidR="002C1A41" w:rsidRDefault="002C1A41">
      <w:pPr>
        <w:pStyle w:val="CommentText"/>
      </w:pPr>
      <w:r w:rsidRPr="00307E29">
        <w:rPr>
          <w:noProof/>
        </w:rPr>
        <w:t>Brodaric, B., Gahegan, M., 2006.</w:t>
      </w:r>
    </w:p>
  </w:comment>
  <w:comment w:id="264" w:author="Box, Paul (L&amp;W, North Ryde)" w:date="2015-04-02T15:41:00Z" w:initials="BP(NR">
    <w:p w14:paraId="19556BD7" w14:textId="6FCDD7A2" w:rsidR="002C1A41" w:rsidRDefault="002C1A41">
      <w:pPr>
        <w:pStyle w:val="CommentText"/>
      </w:pPr>
      <w:r>
        <w:rPr>
          <w:rStyle w:val="CommentReference"/>
        </w:rPr>
        <w:annotationRef/>
      </w:r>
      <w:r>
        <w:t>Simon?</w:t>
      </w:r>
    </w:p>
  </w:comment>
  <w:comment w:id="326" w:author="Cox, Simon (L&amp;W, Highett)" w:date="2015-04-01T17:07:00Z" w:initials="CS(H">
    <w:p w14:paraId="3A6FE25F" w14:textId="36EBC90A" w:rsidR="002C1A41" w:rsidRDefault="002C1A41">
      <w:pPr>
        <w:pStyle w:val="CommentText"/>
      </w:pPr>
      <w:r>
        <w:rPr>
          <w:rStyle w:val="CommentReference"/>
        </w:rPr>
        <w:annotationRef/>
      </w:r>
      <w:r>
        <w:t xml:space="preserve">Where does WFS/WMS/WCS/SOS fit in … </w:t>
      </w:r>
    </w:p>
  </w:comment>
  <w:comment w:id="334" w:author="Box, Paul (L&amp;W, North Ryde)" w:date="2015-03-26T16:45:00Z" w:initials="BP(NR">
    <w:p w14:paraId="3316DFE4" w14:textId="77777777" w:rsidR="002C1A41" w:rsidRDefault="002C1A41" w:rsidP="00E33BF4">
      <w:pPr>
        <w:pStyle w:val="CommentText"/>
      </w:pPr>
      <w:r>
        <w:rPr>
          <w:rStyle w:val="CommentReference"/>
        </w:rPr>
        <w:annotationRef/>
      </w:r>
      <w:r>
        <w:t>Need to introduce the concept of an app schema and describe its relation to the models</w:t>
      </w:r>
    </w:p>
  </w:comment>
  <w:comment w:id="343" w:author="Box, Paul (L&amp;W, North Ryde)" w:date="2015-03-26T16:45:00Z" w:initials="BP(NR">
    <w:p w14:paraId="0BB69358" w14:textId="77777777" w:rsidR="002C1A41" w:rsidRDefault="002C1A41" w:rsidP="002F08D1">
      <w:pPr>
        <w:pStyle w:val="CommentText"/>
      </w:pPr>
      <w:r>
        <w:rPr>
          <w:rStyle w:val="CommentReference"/>
        </w:rPr>
        <w:annotationRef/>
      </w:r>
      <w:r>
        <w:t>Need to introduce the concept of an app schema and describe its relation to the models</w:t>
      </w:r>
    </w:p>
  </w:comment>
  <w:comment w:id="324" w:author="Cox, Simon (L&amp;W, Highett)" w:date="2015-04-01T16:55:00Z" w:initials="CS(H">
    <w:p w14:paraId="3DFE1C17" w14:textId="31CEB59F" w:rsidR="002C1A41" w:rsidRDefault="002C1A41">
      <w:pPr>
        <w:pStyle w:val="CommentText"/>
      </w:pPr>
      <w:r>
        <w:rPr>
          <w:rStyle w:val="CommentReference"/>
        </w:rPr>
        <w:annotationRef/>
      </w:r>
      <w:r>
        <w:t>Refactored to match.</w:t>
      </w:r>
    </w:p>
  </w:comment>
  <w:comment w:id="359" w:author="Cox, Simon (L&amp;W, Highett)" w:date="2015-04-01T17:11:00Z" w:initials="CS(H">
    <w:p w14:paraId="0983CADA" w14:textId="1F3C58BF" w:rsidR="002C1A41" w:rsidRDefault="002C1A41">
      <w:pPr>
        <w:pStyle w:val="CommentText"/>
      </w:pPr>
      <w:r>
        <w:rPr>
          <w:rStyle w:val="CommentReference"/>
        </w:rPr>
        <w:annotationRef/>
      </w:r>
      <w:r>
        <w:t xml:space="preserve">The interoperability follows from their position as standards and their adoption by the relevant community, not as a consequence of their ISO modelling basis. The latter helps, but is not at all sufficient. </w:t>
      </w:r>
    </w:p>
  </w:comment>
  <w:comment w:id="360" w:author="Cox, Simon (L&amp;W, Highett)" w:date="2015-04-01T17:18:00Z" w:initials="CS(H">
    <w:p w14:paraId="028C5677" w14:textId="5936C952" w:rsidR="002C1A41" w:rsidRDefault="002C1A41">
      <w:pPr>
        <w:pStyle w:val="CommentText"/>
      </w:pPr>
      <w:r>
        <w:rPr>
          <w:rStyle w:val="CommentReference"/>
        </w:rPr>
        <w:annotationRef/>
      </w:r>
      <w:r>
        <w:t xml:space="preserve">Don’t understand this now, perhaps I wrecked the point with my mods. </w:t>
      </w:r>
    </w:p>
  </w:comment>
  <w:comment w:id="384" w:author="Cox, Simon (L&amp;W, Highett)" w:date="2015-04-02T08:41:00Z" w:initials="CS(H">
    <w:p w14:paraId="6C203157" w14:textId="21A32DB4" w:rsidR="002C1A41" w:rsidRDefault="002C1A41">
      <w:pPr>
        <w:pStyle w:val="CommentText"/>
      </w:pPr>
      <w:r>
        <w:rPr>
          <w:rStyle w:val="CommentReference"/>
        </w:rPr>
        <w:annotationRef/>
      </w:r>
      <w:r>
        <w:t xml:space="preserve">Perhaps add an additional row in the table called ‘cost’ where this factor can be explicitly called out. </w:t>
      </w:r>
    </w:p>
  </w:comment>
  <w:comment w:id="387" w:author="Box, Paul (L&amp;W, North Ryde)" w:date="2015-03-30T15:34:00Z" w:initials="BP(NR">
    <w:p w14:paraId="4BDCCA99" w14:textId="77062E72" w:rsidR="002C1A41" w:rsidRDefault="002C1A41">
      <w:pPr>
        <w:pStyle w:val="CommentText"/>
      </w:pPr>
      <w:r>
        <w:rPr>
          <w:rStyle w:val="CommentReference"/>
        </w:rPr>
        <w:annotationRef/>
      </w:r>
      <w:r>
        <w:t>Bruce Need citation/ref url as footnote is enough</w:t>
      </w:r>
    </w:p>
  </w:comment>
  <w:comment w:id="391" w:author="Box, Paul (L&amp;W, North Ryde)" w:date="2015-03-30T15:34:00Z" w:initials="BP(NR">
    <w:p w14:paraId="4CB7B986" w14:textId="7BAC454B" w:rsidR="002C1A41" w:rsidRDefault="002C1A41">
      <w:pPr>
        <w:pStyle w:val="CommentText"/>
      </w:pPr>
      <w:r>
        <w:rPr>
          <w:rStyle w:val="CommentReference"/>
        </w:rPr>
        <w:annotationRef/>
      </w:r>
      <w:r>
        <w:t>Need citation/ref url as footnote is enough</w:t>
      </w:r>
    </w:p>
  </w:comment>
  <w:comment w:id="403" w:author="Cox, Simon (L&amp;W, Highett)" w:date="2015-04-02T10:41:00Z" w:initials="CS(H">
    <w:p w14:paraId="6BB73D2B" w14:textId="06CC846B" w:rsidR="002C1A41" w:rsidRDefault="002C1A41">
      <w:pPr>
        <w:pStyle w:val="CommentText"/>
      </w:pPr>
      <w:r>
        <w:rPr>
          <w:rStyle w:val="CommentReference"/>
        </w:rPr>
        <w:annotationRef/>
      </w:r>
      <w:r>
        <w:t xml:space="preserve">2.2 and 2.3 should be merged. 2.3 is the analysis of the patterns defined in 2.2. </w:t>
      </w:r>
    </w:p>
  </w:comment>
  <w:comment w:id="404" w:author="Cox, Simon (L&amp;W, Highett)" w:date="2015-04-02T10:04:00Z" w:initials="CS(H">
    <w:p w14:paraId="66FA7513" w14:textId="007D302D" w:rsidR="002C1A41" w:rsidRDefault="002C1A41">
      <w:pPr>
        <w:pStyle w:val="CommentText"/>
      </w:pPr>
      <w:r>
        <w:rPr>
          <w:rStyle w:val="CommentReference"/>
        </w:rPr>
        <w:annotationRef/>
      </w:r>
      <w:r>
        <w:t xml:space="preserve">I wonder if this analysis could be converted into a matrix. The argument is buried in words at the moment. See start at the bottom of this section. </w:t>
      </w:r>
    </w:p>
  </w:comment>
  <w:comment w:id="411" w:author="Cox, Simon (L&amp;W, Highett)" w:date="2015-04-02T10:06:00Z" w:initials="CS(H">
    <w:p w14:paraId="22594D6F" w14:textId="61CA9B8F" w:rsidR="002C1A41" w:rsidRDefault="002C1A41">
      <w:pPr>
        <w:pStyle w:val="CommentText"/>
      </w:pPr>
      <w:r>
        <w:rPr>
          <w:rStyle w:val="CommentReference"/>
        </w:rPr>
        <w:annotationRef/>
      </w:r>
      <w:r>
        <w:t xml:space="preserve">Each graph is predicated on keeping the other number fixed. So when the two factors are combined, the cost increase in the point-point pattern increases even faster. </w:t>
      </w:r>
    </w:p>
  </w:comment>
  <w:comment w:id="412" w:author="Cox, Simon (L&amp;W, Highett)" w:date="2015-04-02T10:38:00Z" w:initials="CS(H">
    <w:p w14:paraId="1F442B46" w14:textId="2F86D641" w:rsidR="002C1A41" w:rsidRDefault="002C1A41">
      <w:pPr>
        <w:pStyle w:val="CommentText"/>
      </w:pPr>
      <w:r>
        <w:rPr>
          <w:rStyle w:val="CommentReference"/>
        </w:rPr>
        <w:annotationRef/>
      </w:r>
      <w:r>
        <w:t xml:space="preserve">I think you need to bring this a bit closer to home, in order to justify including FSDF in the heading. I.e. make it more concrete, describe exactly how the GA, BoM, ABS and PSMA models work, and where the costs are born. Need ANZLIC to realise that the PSMA model does create costs elsewhere in the system, and also that it is not the entire ecosystem. </w:t>
      </w:r>
    </w:p>
  </w:comment>
  <w:comment w:id="415" w:author="Cox, Simon (L&amp;W, Highett)" w:date="2015-04-02T10:38:00Z" w:initials="CS(H">
    <w:p w14:paraId="1632E3FD" w14:textId="77777777" w:rsidR="002C1A41" w:rsidRDefault="002C1A41" w:rsidP="00391489">
      <w:pPr>
        <w:pStyle w:val="CommentText"/>
      </w:pPr>
      <w:r>
        <w:rPr>
          <w:rStyle w:val="CommentReference"/>
        </w:rPr>
        <w:annotationRef/>
      </w:r>
      <w:r>
        <w:t xml:space="preserve">Here I’ve attempted to summarize the discussion. </w:t>
      </w:r>
    </w:p>
  </w:comment>
  <w:comment w:id="416" w:author="Cox, Simon (L&amp;W, Highett)" w:date="2015-04-02T10:35:00Z" w:initials="CS(H">
    <w:p w14:paraId="3961161C" w14:textId="77777777" w:rsidR="002C1A41" w:rsidRDefault="002C1A41" w:rsidP="00391489">
      <w:pPr>
        <w:pStyle w:val="CommentText"/>
      </w:pPr>
      <w:r>
        <w:rPr>
          <w:rStyle w:val="CommentReference"/>
        </w:rPr>
        <w:annotationRef/>
      </w:r>
      <w:r>
        <w:t xml:space="preserve">This is for a single schema version. Also need to factor in the revision cycle somehow. </w:t>
      </w:r>
    </w:p>
  </w:comment>
  <w:comment w:id="423" w:author="Simons, Bruce (L&amp;W, Highett)" w:date="2015-04-08T09:24:00Z" w:initials="SB(H">
    <w:p w14:paraId="02FCB768" w14:textId="1CF61B6D" w:rsidR="00EF0CBA" w:rsidRDefault="00EF0CBA">
      <w:pPr>
        <w:pStyle w:val="CommentText"/>
      </w:pPr>
      <w:r>
        <w:rPr>
          <w:rStyle w:val="CommentReference"/>
        </w:rPr>
        <w:annotationRef/>
      </w:r>
      <w:r>
        <w:t>Needs input from ???</w:t>
      </w:r>
    </w:p>
  </w:comment>
  <w:comment w:id="513" w:author="Box, Paul (L&amp;W, North Ryde)" w:date="2015-03-30T13:54:00Z" w:initials="BP(NR">
    <w:p w14:paraId="1537F8A1" w14:textId="1F49E872" w:rsidR="002C1A41" w:rsidRDefault="002C1A41">
      <w:pPr>
        <w:pStyle w:val="CommentText"/>
      </w:pPr>
      <w:r>
        <w:rPr>
          <w:rStyle w:val="CommentReference"/>
        </w:rPr>
        <w:annotationRef/>
      </w:r>
      <w:r>
        <w:rPr>
          <w:noProof/>
        </w:rPr>
        <w:t xml:space="preserve">last bit of the sentence doesnt make sense </w:t>
      </w:r>
    </w:p>
  </w:comment>
  <w:comment w:id="514" w:author="Box, Paul (L&amp;W, North Ryde)" w:date="2015-03-30T09:55:00Z" w:initials="BP(NR">
    <w:p w14:paraId="60D2D99E" w14:textId="77777777" w:rsidR="002C1A41" w:rsidRDefault="002C1A41" w:rsidP="00E66217">
      <w:pPr>
        <w:pStyle w:val="CommentText"/>
      </w:pPr>
      <w:r>
        <w:rPr>
          <w:rStyle w:val="CommentReference"/>
        </w:rPr>
        <w:annotationRef/>
      </w:r>
    </w:p>
  </w:comment>
  <w:comment w:id="526" w:author="Box, Paul (L&amp;W, North Ryde)" w:date="2015-03-30T16:22:00Z" w:initials="BP(NR">
    <w:p w14:paraId="31B4EF92" w14:textId="04441DEB" w:rsidR="002C1A41" w:rsidRDefault="002C1A41">
      <w:pPr>
        <w:pStyle w:val="CommentText"/>
      </w:pPr>
      <w:r>
        <w:rPr>
          <w:rStyle w:val="CommentReference"/>
        </w:rPr>
        <w:annotationRef/>
      </w:r>
      <w:r>
        <w:rPr>
          <w:noProof/>
        </w:rPr>
        <w:t>needs to be reviewed in detail</w:t>
      </w:r>
    </w:p>
  </w:comment>
  <w:comment w:id="540" w:author="Simons, Bruce (L&amp;W, Highett)" w:date="2015-04-07T14:16:00Z" w:initials="SB(H">
    <w:p w14:paraId="2EC209CA" w14:textId="0D26FE17" w:rsidR="002C1A41" w:rsidRDefault="002C1A41">
      <w:pPr>
        <w:pStyle w:val="CommentText"/>
      </w:pPr>
      <w:r>
        <w:rPr>
          <w:rStyle w:val="CommentReference"/>
        </w:rPr>
        <w:annotationRef/>
      </w:r>
      <w:r>
        <w:t>Figure # incorrect</w:t>
      </w:r>
    </w:p>
  </w:comment>
  <w:comment w:id="543" w:author="Simons, Bruce (L&amp;W, Highett)" w:date="2015-03-24T18:07:00Z" w:initials="SB(H">
    <w:p w14:paraId="6E36661A" w14:textId="77777777" w:rsidR="002C1A41" w:rsidRDefault="002C1A41" w:rsidP="00B9575B">
      <w:pPr>
        <w:pStyle w:val="CommentText"/>
      </w:pPr>
      <w:r>
        <w:rPr>
          <w:rStyle w:val="CommentReference"/>
        </w:rPr>
        <w:annotationRef/>
      </w:r>
      <w:r w:rsidRPr="00875D8C">
        <w:t>https://www.seegrid.csiro.au/wiki/AppSchemas/SchemaFormalization</w:t>
      </w:r>
    </w:p>
  </w:comment>
  <w:comment w:id="546" w:author="Box, Paul (L&amp;W, North Ryde)" w:date="2015-03-30T16:28:00Z" w:initials="BP(NR">
    <w:p w14:paraId="170D4773" w14:textId="664A506F" w:rsidR="002C1A41" w:rsidRDefault="002C1A41">
      <w:pPr>
        <w:pStyle w:val="CommentText"/>
      </w:pPr>
      <w:r>
        <w:rPr>
          <w:rStyle w:val="CommentReference"/>
        </w:rPr>
        <w:annotationRef/>
      </w:r>
      <w:r>
        <w:rPr>
          <w:noProof/>
        </w:rPr>
        <w:t xml:space="preserve">this section talks also about logical product models. Perhasp that needs to be mentioend menitoend in the preceeding logical mod. section of the liosome prodict these </w:t>
      </w:r>
    </w:p>
  </w:comment>
  <w:comment w:id="547" w:author="Simons, Bruce (L&amp;W, Highett)" w:date="2015-04-07T14:21:00Z" w:initials="SB(H">
    <w:p w14:paraId="405681CE" w14:textId="7E3BC782" w:rsidR="002C1A41" w:rsidRDefault="002C1A41">
      <w:pPr>
        <w:pStyle w:val="CommentText"/>
      </w:pPr>
      <w:r>
        <w:rPr>
          <w:rStyle w:val="CommentReference"/>
        </w:rPr>
        <w:annotationRef/>
      </w:r>
      <w:r>
        <w:t>The Section uses ‘thematic product models’ and ‘thematic logical models’, which I think is correct, not ‘logical product models’</w:t>
      </w:r>
    </w:p>
  </w:comment>
  <w:comment w:id="596" w:author="Simons, Bruce (L&amp;W, Highett)" w:date="2015-04-07T14:34:00Z" w:initials="SB(H">
    <w:p w14:paraId="37B25BAE" w14:textId="0C995066" w:rsidR="002C1A41" w:rsidRDefault="002C1A41">
      <w:pPr>
        <w:pStyle w:val="CommentText"/>
      </w:pPr>
      <w:r>
        <w:rPr>
          <w:rStyle w:val="CommentReference"/>
        </w:rPr>
        <w:annotationRef/>
      </w:r>
      <w:r>
        <w:t>Figure # incorrect</w:t>
      </w:r>
    </w:p>
  </w:comment>
  <w:comment w:id="605" w:author="Box, Paul (L&amp;W, North Ryde)" w:date="2015-03-30T17:15:00Z" w:initials="BP(NR">
    <w:p w14:paraId="139A8EC4" w14:textId="77777777" w:rsidR="002C1A41" w:rsidRDefault="002C1A41" w:rsidP="000910DA">
      <w:pPr>
        <w:pStyle w:val="CommentText"/>
      </w:pPr>
      <w:r>
        <w:rPr>
          <w:rStyle w:val="CommentReference"/>
        </w:rPr>
        <w:annotationRef/>
      </w:r>
      <w:r>
        <w:rPr>
          <w:noProof/>
        </w:rPr>
        <w:t xml:space="preserve">need to say somethign about this as this is a key driver for hte complexity of framework when compared to INSPIRE </w:t>
      </w:r>
    </w:p>
  </w:comment>
  <w:comment w:id="641" w:author="Simons, Bruce (L&amp;W, Highett)" w:date="2015-04-07T15:26:00Z" w:initials="SB(H">
    <w:p w14:paraId="7C47C4E9" w14:textId="63C5E382" w:rsidR="002C1A41" w:rsidRDefault="002C1A41">
      <w:pPr>
        <w:pStyle w:val="CommentText"/>
      </w:pPr>
      <w:r>
        <w:rPr>
          <w:rStyle w:val="CommentReference"/>
        </w:rPr>
        <w:annotationRef/>
      </w:r>
      <w:r>
        <w:t>Paul – you wrote a thesis on this so I’m sure you can improve this</w:t>
      </w:r>
    </w:p>
  </w:comment>
  <w:comment w:id="758" w:author="Box, Paul (L&amp;W, North Ryde)" w:date="2015-03-24T18:07:00Z" w:initials="box019 ">
    <w:p w14:paraId="25A929A2" w14:textId="500A117C" w:rsidR="002C1A41" w:rsidRDefault="002C1A41" w:rsidP="00E213DD">
      <w:pPr>
        <w:pStyle w:val="CommentText"/>
      </w:pPr>
      <w:r>
        <w:rPr>
          <w:rStyle w:val="CommentReference"/>
        </w:rPr>
        <w:annotationRef/>
      </w:r>
      <w:r>
        <w:t>Bruce a few dot points on ISO models</w:t>
      </w:r>
    </w:p>
  </w:comment>
  <w:comment w:id="842" w:author="Box, Paul (L&amp;W, North Ryde)" w:date="2015-04-02T16:37:00Z" w:initials="BP(NR">
    <w:p w14:paraId="7CDA371F" w14:textId="095413F1" w:rsidR="002C1A41" w:rsidRDefault="002C1A41">
      <w:pPr>
        <w:pStyle w:val="CommentText"/>
      </w:pPr>
      <w:r>
        <w:rPr>
          <w:rStyle w:val="CommentReference"/>
        </w:rPr>
        <w:annotationRef/>
      </w:r>
      <w:r>
        <w:t>Stephen to complete based on previous work with the BoM</w:t>
      </w:r>
    </w:p>
  </w:comment>
  <w:comment w:id="843" w:author="Simons, Bruce (L&amp;W, Highett)" w:date="2015-04-08T09:04:00Z" w:initials="SB(H">
    <w:p w14:paraId="69CBC063" w14:textId="0BBA74A2" w:rsidR="00047360" w:rsidRDefault="00047360">
      <w:pPr>
        <w:pStyle w:val="CommentText"/>
      </w:pPr>
      <w:r>
        <w:rPr>
          <w:rStyle w:val="CommentReference"/>
        </w:rPr>
        <w:annotationRef/>
      </w:r>
      <w:r>
        <w:t>I’m unclear what needs to said here so will leave for Stephen! Note that the ISO-HollowWorld section immediately prior mentions some of the internal ISO dependency issues.</w:t>
      </w:r>
    </w:p>
  </w:comment>
  <w:comment w:id="850" w:author="Simons, Bruce (L&amp;W, Highett)" w:date="2015-04-08T09:06:00Z" w:initials="SB(H">
    <w:p w14:paraId="0B191B42" w14:textId="33566B50" w:rsidR="00047360" w:rsidRDefault="00047360">
      <w:pPr>
        <w:pStyle w:val="CommentText"/>
      </w:pPr>
      <w:r>
        <w:rPr>
          <w:rStyle w:val="CommentReference"/>
        </w:rPr>
        <w:annotationRef/>
      </w:r>
      <w:r>
        <w:t>Figure #s</w:t>
      </w:r>
    </w:p>
  </w:comment>
  <w:comment w:id="871" w:author="Simons, Bruce (L&amp;W, Highett)" w:date="2015-04-08T09:20:00Z" w:initials="SB(H">
    <w:p w14:paraId="50E81526" w14:textId="3DC6FEE0" w:rsidR="00D66F68" w:rsidRDefault="00D66F68">
      <w:pPr>
        <w:pStyle w:val="CommentText"/>
      </w:pPr>
      <w:r>
        <w:rPr>
          <w:rStyle w:val="CommentReference"/>
        </w:rPr>
        <w:annotationRef/>
      </w:r>
      <w:r>
        <w:t>Missing text</w:t>
      </w:r>
    </w:p>
  </w:comment>
  <w:comment w:id="873" w:author="Simons, Bruce (L&amp;W, Highett)" w:date="2015-04-08T09:20:00Z" w:initials="SB(H">
    <w:p w14:paraId="162CB710" w14:textId="5515197D" w:rsidR="00D66F68" w:rsidRDefault="00D66F68">
      <w:pPr>
        <w:pStyle w:val="CommentText"/>
      </w:pPr>
      <w:r>
        <w:rPr>
          <w:rStyle w:val="CommentReference"/>
        </w:rPr>
        <w:annotationRef/>
      </w:r>
      <w:r>
        <w:t>Missing reference</w:t>
      </w:r>
    </w:p>
  </w:comment>
  <w:comment w:id="878" w:author="Box, Paul (L&amp;W, North Ryde)" w:date="2015-04-01T12:58:00Z" w:initials="BP(NR">
    <w:p w14:paraId="36C3FEB3" w14:textId="11347890" w:rsidR="002C1A41" w:rsidRDefault="002C1A41">
      <w:pPr>
        <w:pStyle w:val="CommentText"/>
      </w:pPr>
      <w:r>
        <w:rPr>
          <w:rStyle w:val="CommentReference"/>
        </w:rPr>
        <w:annotationRef/>
      </w:r>
      <w:r>
        <w:t xml:space="preserve">Simon vocab registers </w:t>
      </w:r>
    </w:p>
  </w:comment>
  <w:comment w:id="886" w:author="Box, Paul (L&amp;W, North Ryde)" w:date="2015-04-02T16:35:00Z" w:initials="BP(NR">
    <w:p w14:paraId="0034864B" w14:textId="191D8CE3" w:rsidR="002C1A41" w:rsidRDefault="002C1A41">
      <w:pPr>
        <w:pStyle w:val="CommentText"/>
      </w:pPr>
      <w:r>
        <w:rPr>
          <w:rStyle w:val="CommentReference"/>
        </w:rPr>
        <w:annotationRef/>
      </w:r>
      <w:r>
        <w:t>To be completed by Stephen and Paul</w:t>
      </w:r>
    </w:p>
  </w:comment>
  <w:comment w:id="891" w:author="Box, Paul (L&amp;W, North Ryde)" w:date="2015-04-01T13:09:00Z" w:initials="BP(NR">
    <w:p w14:paraId="2DC1D4A3" w14:textId="2E1A2056" w:rsidR="002C1A41" w:rsidRDefault="002C1A41">
      <w:pPr>
        <w:pStyle w:val="CommentText"/>
      </w:pPr>
      <w:r>
        <w:rPr>
          <w:rStyle w:val="CommentReference"/>
        </w:rPr>
        <w:annotationRef/>
      </w:r>
      <w:r>
        <w:t>Paul to complete other authors feel free to add recommendations</w:t>
      </w:r>
    </w:p>
  </w:comment>
  <w:comment w:id="896" w:author="Baker, Jamie" w:date="2015-03-24T18:07:00Z" w:initials="BJ">
    <w:p w14:paraId="67E31369" w14:textId="1835DC3D" w:rsidR="002C1A41" w:rsidRDefault="002C1A41">
      <w:pPr>
        <w:pStyle w:val="CommentText"/>
      </w:pPr>
      <w:r>
        <w:rPr>
          <w:rStyle w:val="CommentReference"/>
        </w:rPr>
        <w:annotationRef/>
      </w:r>
      <w:r>
        <w:t xml:space="preserve">IS it possible the GA work could be turned into a case example after the above are described?? We think that might be useful. For discussion.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1BD4B" w15:done="0"/>
  <w15:commentEx w15:paraId="3E27A137" w15:done="0"/>
  <w15:commentEx w15:paraId="116092F3" w15:done="0"/>
  <w15:commentEx w15:paraId="40F23132" w15:done="0"/>
  <w15:commentEx w15:paraId="2656187E" w15:done="0"/>
  <w15:commentEx w15:paraId="3C5E23A5" w15:done="0"/>
  <w15:commentEx w15:paraId="304412A3" w15:done="0"/>
  <w15:commentEx w15:paraId="45A84F06" w15:done="0"/>
  <w15:commentEx w15:paraId="47F3E4A9" w15:done="0"/>
  <w15:commentEx w15:paraId="354BED33" w15:done="0"/>
  <w15:commentEx w15:paraId="19556BD7" w15:done="0"/>
  <w15:commentEx w15:paraId="3A6FE25F" w15:done="0"/>
  <w15:commentEx w15:paraId="3316DFE4" w15:done="0"/>
  <w15:commentEx w15:paraId="0BB69358" w15:done="0"/>
  <w15:commentEx w15:paraId="3DFE1C17" w15:done="0"/>
  <w15:commentEx w15:paraId="0983CADA" w15:done="0"/>
  <w15:commentEx w15:paraId="028C5677" w15:done="0"/>
  <w15:commentEx w15:paraId="6C203157" w15:done="0"/>
  <w15:commentEx w15:paraId="4BDCCA99" w15:done="0"/>
  <w15:commentEx w15:paraId="4CB7B986" w15:done="0"/>
  <w15:commentEx w15:paraId="6BB73D2B" w15:done="0"/>
  <w15:commentEx w15:paraId="66FA7513" w15:done="0"/>
  <w15:commentEx w15:paraId="22594D6F" w15:done="0"/>
  <w15:commentEx w15:paraId="1F442B46" w15:done="0"/>
  <w15:commentEx w15:paraId="1632E3FD" w15:done="0"/>
  <w15:commentEx w15:paraId="3961161C" w15:done="0"/>
  <w15:commentEx w15:paraId="02FCB768" w15:done="0"/>
  <w15:commentEx w15:paraId="1537F8A1" w15:done="0"/>
  <w15:commentEx w15:paraId="60D2D99E" w15:done="0"/>
  <w15:commentEx w15:paraId="31B4EF92" w15:done="0"/>
  <w15:commentEx w15:paraId="2EC209CA" w15:done="0"/>
  <w15:commentEx w15:paraId="6E36661A" w15:done="0"/>
  <w15:commentEx w15:paraId="170D4773" w15:done="0"/>
  <w15:commentEx w15:paraId="405681CE" w15:done="0"/>
  <w15:commentEx w15:paraId="37B25BAE" w15:done="0"/>
  <w15:commentEx w15:paraId="139A8EC4" w15:done="0"/>
  <w15:commentEx w15:paraId="7C47C4E9" w15:done="0"/>
  <w15:commentEx w15:paraId="25A929A2" w15:done="0"/>
  <w15:commentEx w15:paraId="7CDA371F" w15:done="0"/>
  <w15:commentEx w15:paraId="69CBC063" w15:done="0"/>
  <w15:commentEx w15:paraId="0B191B42" w15:done="0"/>
  <w15:commentEx w15:paraId="50E81526" w15:done="0"/>
  <w15:commentEx w15:paraId="162CB710" w15:done="0"/>
  <w15:commentEx w15:paraId="36C3FEB3" w15:done="0"/>
  <w15:commentEx w15:paraId="0034864B" w15:done="0"/>
  <w15:commentEx w15:paraId="2DC1D4A3" w15:done="0"/>
  <w15:commentEx w15:paraId="67E313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A94F9" w14:textId="77777777" w:rsidR="0014237E" w:rsidRDefault="0014237E" w:rsidP="009964E7">
      <w:r>
        <w:separator/>
      </w:r>
    </w:p>
    <w:p w14:paraId="4F41D725" w14:textId="77777777" w:rsidR="0014237E" w:rsidRDefault="0014237E"/>
  </w:endnote>
  <w:endnote w:type="continuationSeparator" w:id="0">
    <w:p w14:paraId="693CF254" w14:textId="77777777" w:rsidR="0014237E" w:rsidRDefault="0014237E" w:rsidP="009964E7">
      <w:r>
        <w:continuationSeparator/>
      </w:r>
    </w:p>
    <w:p w14:paraId="6229746E" w14:textId="77777777" w:rsidR="0014237E" w:rsidRDefault="001423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altName w:val="Palatino Linotype"/>
    <w:panose1 w:val="02040502050505030304"/>
    <w:charset w:val="00"/>
    <w:family w:val="roman"/>
    <w:pitch w:val="variable"/>
    <w:sig w:usb0="E0000287" w:usb1="40000013"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A0" w:firstRow="1" w:lastRow="0" w:firstColumn="1" w:lastColumn="0" w:noHBand="0" w:noVBand="0"/>
    </w:tblPr>
    <w:tblGrid>
      <w:gridCol w:w="9239"/>
    </w:tblGrid>
    <w:tr w:rsidR="002C1A41" w:rsidRPr="00CD5B9E" w14:paraId="6FBC7C9C" w14:textId="77777777" w:rsidTr="00CD5B9E">
      <w:trPr>
        <w:trHeight w:hRule="exact" w:val="737"/>
      </w:trPr>
      <w:tc>
        <w:tcPr>
          <w:tcW w:w="9239" w:type="dxa"/>
          <w:vAlign w:val="bottom"/>
        </w:tcPr>
        <w:p w14:paraId="260A2F12" w14:textId="77777777" w:rsidR="002C1A41" w:rsidRPr="00CD5B9E" w:rsidRDefault="002C1A41" w:rsidP="00782488">
          <w:pPr>
            <w:pStyle w:val="Footer"/>
          </w:pPr>
        </w:p>
      </w:tc>
    </w:tr>
    <w:tr w:rsidR="002C1A41" w:rsidRPr="00CD5B9E" w14:paraId="41575FEB" w14:textId="77777777" w:rsidTr="00CD5B9E">
      <w:trPr>
        <w:trHeight w:val="113"/>
      </w:trPr>
      <w:tc>
        <w:tcPr>
          <w:tcW w:w="9239" w:type="dxa"/>
        </w:tcPr>
        <w:p w14:paraId="2D0559EB" w14:textId="77777777" w:rsidR="002C1A41" w:rsidRPr="00CD5B9E" w:rsidRDefault="002C1A41">
          <w:pPr>
            <w:pStyle w:val="Footer"/>
          </w:pPr>
        </w:p>
      </w:tc>
    </w:tr>
  </w:tbl>
  <w:p w14:paraId="50078227" w14:textId="77777777" w:rsidR="002C1A41" w:rsidRDefault="002C1A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B48DA" w14:textId="597BBD5E" w:rsidR="002C1A41" w:rsidRDefault="002C1A41" w:rsidP="007769BC">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sidR="002119A4">
      <w:rPr>
        <w:rStyle w:val="PageNumber"/>
        <w:noProof/>
      </w:rPr>
      <w:t>56</w:t>
    </w:r>
    <w:r>
      <w:rPr>
        <w:rStyle w:val="PageNumber"/>
      </w:rPr>
      <w:fldChar w:fldCharType="end"/>
    </w:r>
    <w:r>
      <w:rPr>
        <w:rStyle w:val="PageNumber"/>
      </w:rPr>
      <w:t xml:space="preserve">  | </w:t>
    </w:r>
    <w:sdt>
      <w:sdtPr>
        <w:alias w:val="Title"/>
        <w:id w:val="346593178"/>
        <w:placeholder>
          <w:docPart w:val="C07B1361C2BE409EBDFB39ACDE4774BE"/>
        </w:placeholder>
        <w:dataBinding w:prefixMappings="xmlns:ns0='http://purl.org/dc/elements/1.1/' xmlns:ns1='http://schemas.openxmlformats.org/package/2006/metadata/core-properties' " w:xpath="/ns1:coreProperties[1]/ns0:title[1]" w:storeItemID="{6C3C8BC8-F283-45AE-878A-BAB7291924A1}"/>
        <w:text/>
      </w:sdtPr>
      <w:sdtContent>
        <w:r>
          <w:t>A Data Specification Framework for the Foundation Spatial Data Framework</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17C5F" w14:textId="1A11A257" w:rsidR="002C1A41" w:rsidRPr="00311DCA" w:rsidRDefault="002C1A41" w:rsidP="00311DCA">
    <w:pPr>
      <w:pStyle w:val="Footer"/>
    </w:pPr>
    <w:r>
      <w:t xml:space="preserve">Data Specification Framework for the FSDF- Discussion Draft | </w:t>
    </w:r>
    <w:r>
      <w:rPr>
        <w:rStyle w:val="PageNumber"/>
      </w:rPr>
      <w:fldChar w:fldCharType="begin"/>
    </w:r>
    <w:r>
      <w:rPr>
        <w:rStyle w:val="PageNumber"/>
      </w:rPr>
      <w:instrText xml:space="preserve"> PAGE </w:instrText>
    </w:r>
    <w:r>
      <w:rPr>
        <w:rStyle w:val="PageNumber"/>
      </w:rPr>
      <w:fldChar w:fldCharType="separate"/>
    </w:r>
    <w:r w:rsidR="002119A4">
      <w:rPr>
        <w:rStyle w:val="PageNumber"/>
        <w:noProof/>
      </w:rPr>
      <w:t>55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9D64A" w14:textId="77777777" w:rsidR="0014237E" w:rsidRDefault="0014237E" w:rsidP="009964E7">
      <w:r>
        <w:separator/>
      </w:r>
    </w:p>
    <w:p w14:paraId="7EBEB23D" w14:textId="77777777" w:rsidR="0014237E" w:rsidRDefault="0014237E"/>
  </w:footnote>
  <w:footnote w:type="continuationSeparator" w:id="0">
    <w:p w14:paraId="587EC210" w14:textId="77777777" w:rsidR="0014237E" w:rsidRDefault="0014237E" w:rsidP="009964E7">
      <w:r>
        <w:continuationSeparator/>
      </w:r>
    </w:p>
    <w:p w14:paraId="11E7C6B1" w14:textId="77777777" w:rsidR="0014237E" w:rsidRDefault="0014237E"/>
  </w:footnote>
  <w:footnote w:id="1">
    <w:p w14:paraId="32831DB3" w14:textId="77777777" w:rsidR="002C1A41" w:rsidRDefault="002C1A41" w:rsidP="00323644">
      <w:pPr>
        <w:pStyle w:val="FootnoteText"/>
      </w:pPr>
      <w:r>
        <w:rPr>
          <w:rStyle w:val="FootnoteReference"/>
        </w:rPr>
        <w:footnoteRef/>
      </w:r>
      <w:r>
        <w:t xml:space="preserve"> </w:t>
      </w:r>
      <w:hyperlink r:id="rId1" w:history="1">
        <w:r w:rsidRPr="00FF2380">
          <w:rPr>
            <w:rStyle w:val="Hyperlink"/>
          </w:rPr>
          <w:t>http://www.anzlic.gov.au/foundation_spatial_data_framework</w:t>
        </w:r>
      </w:hyperlink>
    </w:p>
    <w:p w14:paraId="6B172801" w14:textId="77777777" w:rsidR="002C1A41" w:rsidRDefault="002C1A41" w:rsidP="00323644">
      <w:pPr>
        <w:pStyle w:val="FootnoteText"/>
      </w:pPr>
    </w:p>
  </w:footnote>
  <w:footnote w:id="2">
    <w:p w14:paraId="72668F3E" w14:textId="77777777" w:rsidR="002C1A41" w:rsidRDefault="002C1A41">
      <w:pPr>
        <w:pStyle w:val="FootnoteText"/>
      </w:pPr>
      <w:r>
        <w:rPr>
          <w:rStyle w:val="FootnoteReference"/>
        </w:rPr>
        <w:footnoteRef/>
      </w:r>
      <w:r>
        <w:t xml:space="preserve"> The term ‘</w:t>
      </w:r>
      <w:hyperlink w:anchor="Geospatial" w:history="1">
        <w:r w:rsidRPr="00745927">
          <w:t>geospatial</w:t>
        </w:r>
      </w:hyperlink>
      <w:r>
        <w:t xml:space="preserve">’ is used throughout this document to refer to both geographic data i.e. data that relates to locations on </w:t>
      </w:r>
      <w:r w:rsidRPr="00510288">
        <w:t xml:space="preserve">the Earth’s surface </w:t>
      </w:r>
      <w:r>
        <w:t>and to ‘</w:t>
      </w:r>
      <w:r w:rsidRPr="00510288">
        <w:t>spatial data</w:t>
      </w:r>
      <w:r>
        <w:t>’</w:t>
      </w:r>
      <w:r w:rsidRPr="00510288">
        <w:t xml:space="preserve"> that describes the relative position of object</w:t>
      </w:r>
      <w:r>
        <w:t>s in space.</w:t>
      </w:r>
    </w:p>
  </w:footnote>
  <w:footnote w:id="3">
    <w:p w14:paraId="0F97F2B1" w14:textId="77777777" w:rsidR="002C1A41" w:rsidRDefault="002C1A41" w:rsidP="00E33BF4">
      <w:pPr>
        <w:pStyle w:val="FootnoteText"/>
        <w:rPr>
          <w:ins w:id="335" w:author="Simons, Bruce (L&amp;W, Highett)" w:date="2015-04-07T12:13:00Z"/>
        </w:rPr>
      </w:pPr>
      <w:ins w:id="336" w:author="Simons, Bruce (L&amp;W, Highett)" w:date="2015-04-07T12:13:00Z">
        <w:r w:rsidRPr="00C84D18">
          <w:rPr>
            <w:rStyle w:val="FootnoteReference"/>
            <w:sz w:val="22"/>
            <w:szCs w:val="22"/>
          </w:rPr>
          <w:footnoteRef/>
        </w:r>
        <w:r>
          <w:t xml:space="preserve"> </w:t>
        </w:r>
        <w:r w:rsidRPr="00801555">
          <w:rPr>
            <w:rStyle w:val="Hyperlink"/>
          </w:rPr>
          <w:t>http://www.geosciml.org/</w:t>
        </w:r>
        <w:r w:rsidRPr="009771CE">
          <w:rPr>
            <w:rStyle w:val="CommentReference"/>
            <w:color w:val="auto"/>
          </w:rPr>
          <w:t xml:space="preserve"> </w:t>
        </w:r>
      </w:ins>
    </w:p>
  </w:footnote>
  <w:footnote w:id="4">
    <w:p w14:paraId="763F40C7" w14:textId="77777777" w:rsidR="002C1A41" w:rsidDel="00E33BF4" w:rsidRDefault="002C1A41" w:rsidP="002F08D1">
      <w:pPr>
        <w:pStyle w:val="FootnoteText"/>
        <w:rPr>
          <w:del w:id="344" w:author="Simons, Bruce (L&amp;W, Highett)" w:date="2015-04-07T12:13:00Z"/>
        </w:rPr>
      </w:pPr>
      <w:del w:id="345" w:author="Simons, Bruce (L&amp;W, Highett)" w:date="2015-04-07T12:13:00Z">
        <w:r w:rsidRPr="00C84D18" w:rsidDel="00E33BF4">
          <w:rPr>
            <w:rStyle w:val="FootnoteReference"/>
            <w:sz w:val="22"/>
            <w:szCs w:val="22"/>
          </w:rPr>
          <w:footnoteRef/>
        </w:r>
        <w:r w:rsidDel="00E33BF4">
          <w:delText xml:space="preserve"> </w:delText>
        </w:r>
        <w:r w:rsidRPr="00801555" w:rsidDel="00E33BF4">
          <w:rPr>
            <w:rStyle w:val="Hyperlink"/>
          </w:rPr>
          <w:delText>http://www.geosciml.org/</w:delText>
        </w:r>
        <w:r w:rsidRPr="009771CE" w:rsidDel="00E33BF4">
          <w:rPr>
            <w:rStyle w:val="CommentReference"/>
            <w:color w:val="auto"/>
          </w:rPr>
          <w:delText xml:space="preserve"> </w:delText>
        </w:r>
      </w:del>
    </w:p>
  </w:footnote>
  <w:footnote w:id="5">
    <w:p w14:paraId="27F83BEF" w14:textId="77777777" w:rsidR="002C1A41" w:rsidRDefault="002C1A41" w:rsidP="00373D8D">
      <w:pPr>
        <w:spacing w:after="0" w:line="276" w:lineRule="auto"/>
        <w:contextualSpacing/>
      </w:pPr>
      <w:r>
        <w:rPr>
          <w:rStyle w:val="FootnoteReference"/>
        </w:rPr>
        <w:footnoteRef/>
      </w:r>
      <w:r>
        <w:t xml:space="preserve"> </w:t>
      </w:r>
      <w:r w:rsidRPr="00497196">
        <w:rPr>
          <w:sz w:val="16"/>
          <w:szCs w:val="20"/>
        </w:rPr>
        <w:t xml:space="preserve">The International Hydrographic Organization </w:t>
      </w:r>
      <w:r>
        <w:rPr>
          <w:sz w:val="16"/>
          <w:szCs w:val="20"/>
        </w:rPr>
        <w:t>is a third international standards body concerned with hydrographic standards.</w:t>
      </w:r>
    </w:p>
  </w:footnote>
  <w:footnote w:id="6">
    <w:p w14:paraId="791FF5EB" w14:textId="77777777" w:rsidR="002C1A41" w:rsidRPr="009771CE" w:rsidRDefault="002C1A41" w:rsidP="00373D8D">
      <w:pPr>
        <w:pStyle w:val="FootnoteText"/>
        <w:rPr>
          <w:color w:val="auto"/>
        </w:rPr>
      </w:pPr>
      <w:r w:rsidRPr="00C84D18">
        <w:rPr>
          <w:rStyle w:val="FootnoteReference"/>
          <w:sz w:val="22"/>
          <w:szCs w:val="22"/>
        </w:rPr>
        <w:footnoteRef/>
      </w:r>
      <w:r w:rsidRPr="00C84D18">
        <w:rPr>
          <w:rStyle w:val="FootnoteReference"/>
          <w:sz w:val="22"/>
          <w:szCs w:val="22"/>
        </w:rPr>
        <w:t xml:space="preserve"> </w:t>
      </w:r>
      <w:r w:rsidRPr="009771CE">
        <w:rPr>
          <w:color w:val="auto"/>
        </w:rPr>
        <w:t>www.isotc211.org/</w:t>
      </w:r>
    </w:p>
  </w:footnote>
  <w:footnote w:id="7">
    <w:p w14:paraId="5A2A3E1E" w14:textId="77777777" w:rsidR="002C1A41" w:rsidRDefault="002C1A41" w:rsidP="00373D8D">
      <w:pPr>
        <w:pStyle w:val="FootnoteText"/>
      </w:pPr>
      <w:r w:rsidRPr="00C84D18">
        <w:rPr>
          <w:rStyle w:val="FootnoteReference"/>
          <w:sz w:val="22"/>
          <w:szCs w:val="22"/>
        </w:rPr>
        <w:footnoteRef/>
      </w:r>
      <w:r w:rsidRPr="00C84D18">
        <w:rPr>
          <w:rStyle w:val="FootnoteReference"/>
          <w:sz w:val="22"/>
          <w:szCs w:val="22"/>
        </w:rPr>
        <w:t xml:space="preserve"> </w:t>
      </w:r>
      <w:r w:rsidRPr="00C84D18">
        <w:t>www.opengeospatial.org</w:t>
      </w:r>
    </w:p>
  </w:footnote>
  <w:footnote w:id="8">
    <w:p w14:paraId="219DE795" w14:textId="77777777" w:rsidR="002C1A41" w:rsidRDefault="002C1A41" w:rsidP="00373D8D">
      <w:pPr>
        <w:pStyle w:val="FootnoteText"/>
      </w:pPr>
      <w:r w:rsidRPr="00C84D18">
        <w:rPr>
          <w:rStyle w:val="FootnoteReference"/>
          <w:sz w:val="22"/>
          <w:szCs w:val="22"/>
        </w:rPr>
        <w:footnoteRef/>
      </w:r>
      <w:r w:rsidRPr="00C84D18">
        <w:rPr>
          <w:rStyle w:val="FootnoteReference"/>
          <w:sz w:val="22"/>
          <w:szCs w:val="22"/>
        </w:rPr>
        <w:t xml:space="preserve"> </w:t>
      </w:r>
      <w:r>
        <w:rPr>
          <w:color w:val="auto"/>
        </w:rPr>
        <w:t xml:space="preserve">See Technical Guidelines Annex I </w:t>
      </w:r>
      <w:hyperlink r:id="rId2" w:history="1">
        <w:r w:rsidRPr="00FD367E">
          <w:rPr>
            <w:rStyle w:val="Hyperlink"/>
          </w:rPr>
          <w:t>http://inspire.ec.europa.eu/index.cfm/pageid/2</w:t>
        </w:r>
      </w:hyperlink>
      <w:r>
        <w:rPr>
          <w:color w:val="auto"/>
        </w:rPr>
        <w:t xml:space="preserve"> </w:t>
      </w:r>
    </w:p>
  </w:footnote>
  <w:footnote w:id="9">
    <w:p w14:paraId="41C9FB12" w14:textId="77777777" w:rsidR="002C1A41" w:rsidRDefault="002C1A41" w:rsidP="000D7AAC">
      <w:pPr>
        <w:pStyle w:val="FootnoteText"/>
      </w:pPr>
      <w:r>
        <w:rPr>
          <w:rStyle w:val="FootnoteReference"/>
        </w:rPr>
        <w:footnoteRef/>
      </w:r>
      <w:r>
        <w:t xml:space="preserve"> </w:t>
      </w:r>
      <w:r w:rsidRPr="00F707EF">
        <w:t>The W3C is an international consortium that creates Web standards and guidelines</w:t>
      </w:r>
      <w:r>
        <w:rPr>
          <w:rFonts w:ascii="Arial" w:hAnsi="Arial" w:cs="Arial"/>
          <w:sz w:val="27"/>
          <w:szCs w:val="27"/>
          <w:shd w:val="clear" w:color="auto" w:fill="FFFFFF"/>
        </w:rPr>
        <w:t xml:space="preserve"> </w:t>
      </w:r>
      <w:hyperlink r:id="rId3" w:history="1">
        <w:r w:rsidRPr="00D90C4D">
          <w:rPr>
            <w:rStyle w:val="Hyperlink"/>
          </w:rPr>
          <w:t>http://www.w3.org/</w:t>
        </w:r>
      </w:hyperlink>
      <w:r>
        <w:t xml:space="preserve"> </w:t>
      </w:r>
    </w:p>
  </w:footnote>
  <w:footnote w:id="10">
    <w:p w14:paraId="7CB1C75D" w14:textId="77777777" w:rsidR="002C1A41" w:rsidRDefault="002C1A41" w:rsidP="007A69DE">
      <w:pPr>
        <w:pStyle w:val="FootnoteText"/>
      </w:pPr>
      <w:r>
        <w:rPr>
          <w:rStyle w:val="FootnoteReference"/>
        </w:rPr>
        <w:footnoteRef/>
      </w:r>
      <w:r>
        <w:t xml:space="preserve"> </w:t>
      </w:r>
      <w:r w:rsidRPr="00C845CD">
        <w:t>http://www.w3.org/2001/sw/wiki/OWL</w:t>
      </w:r>
    </w:p>
  </w:footnote>
  <w:footnote w:id="11">
    <w:p w14:paraId="4B3A3538" w14:textId="0EA55C53" w:rsidR="002C1A41" w:rsidRDefault="002C1A41" w:rsidP="00D1033B">
      <w:pPr>
        <w:pStyle w:val="FootnoteText"/>
      </w:pPr>
      <w:r>
        <w:rPr>
          <w:rStyle w:val="FootnoteReference"/>
        </w:rPr>
        <w:footnoteRef/>
      </w:r>
      <w:r>
        <w:t xml:space="preserve"> </w:t>
      </w:r>
      <w:r w:rsidRPr="00D668B4">
        <w:t xml:space="preserve">Australian Hydrological Geospatial Fabric (AHGF) and </w:t>
      </w:r>
      <w:r>
        <w:t xml:space="preserve">other modelling activities in the </w:t>
      </w:r>
      <w:r w:rsidRPr="00D668B4">
        <w:t>hydrology</w:t>
      </w:r>
      <w:r>
        <w:t xml:space="preserve"> and </w:t>
      </w:r>
      <w:r w:rsidRPr="00D668B4">
        <w:t xml:space="preserve">geosciences </w:t>
      </w:r>
      <w:r>
        <w:t xml:space="preserve">domains (WaterML, GeoSciMl, SoilML) </w:t>
      </w:r>
      <w:r w:rsidRPr="00D668B4">
        <w:t>and more broadly (e.g. OGC Observation and Measurements),</w:t>
      </w:r>
    </w:p>
  </w:footnote>
  <w:footnote w:id="12">
    <w:p w14:paraId="1191B52A" w14:textId="77777777" w:rsidR="002C1A41" w:rsidRDefault="002C1A41" w:rsidP="00D277DC">
      <w:pPr>
        <w:pStyle w:val="FootnoteText"/>
      </w:pPr>
      <w:r>
        <w:rPr>
          <w:rStyle w:val="FootnoteReference"/>
        </w:rPr>
        <w:footnoteRef/>
      </w:r>
      <w:r>
        <w:t xml:space="preserve"> </w:t>
      </w:r>
      <w:r w:rsidRPr="00537602">
        <w:t>http://www.bom.gov.au/water/geofabric/</w:t>
      </w:r>
    </w:p>
  </w:footnote>
  <w:footnote w:id="13">
    <w:p w14:paraId="3A325875" w14:textId="49F80C5A" w:rsidR="002C1A41" w:rsidRDefault="002C1A41">
      <w:pPr>
        <w:pStyle w:val="FootnoteText"/>
      </w:pPr>
      <w:r>
        <w:rPr>
          <w:rStyle w:val="FootnoteReference"/>
        </w:rPr>
        <w:footnoteRef/>
      </w:r>
      <w:r>
        <w:t xml:space="preserve"> </w:t>
      </w:r>
      <w:r w:rsidRPr="009023CD">
        <w:t>http://nationalmap.nicta.com.au/</w:t>
      </w:r>
    </w:p>
  </w:footnote>
  <w:footnote w:id="14">
    <w:p w14:paraId="63FAACE5" w14:textId="18E4B5DC" w:rsidR="002C1A41" w:rsidRDefault="002C1A41" w:rsidP="0064695E">
      <w:pPr>
        <w:pStyle w:val="FootnoteText"/>
      </w:pPr>
      <w:r>
        <w:rPr>
          <w:rStyle w:val="FootnoteReference"/>
        </w:rPr>
        <w:footnoteRef/>
      </w:r>
      <w:r>
        <w:t xml:space="preserve"> </w:t>
      </w:r>
      <w:hyperlink r:id="rId4" w:history="1">
        <w:r w:rsidRPr="00D07E49">
          <w:rPr>
            <w:rStyle w:val="Hyperlink"/>
          </w:rPr>
          <w:t>http://www.abs.gov.au/websitedbs/D3310114.nsf/home/Australian+Statistical+Geography+Standard+%28ASGS%29</w:t>
        </w:r>
      </w:hyperlink>
      <w:r>
        <w:t xml:space="preserve"> </w:t>
      </w:r>
    </w:p>
  </w:footnote>
  <w:footnote w:id="15">
    <w:p w14:paraId="17CB98A4" w14:textId="00B33BB5" w:rsidR="002C1A41" w:rsidRDefault="002C1A41">
      <w:pPr>
        <w:pStyle w:val="FootnoteText"/>
      </w:pPr>
      <w:r>
        <w:rPr>
          <w:rStyle w:val="FootnoteReference"/>
        </w:rPr>
        <w:footnoteRef/>
      </w:r>
      <w:r>
        <w:t xml:space="preserve"> </w:t>
      </w:r>
      <w:hyperlink r:id="rId5" w:history="1">
        <w:r w:rsidRPr="00D07E49">
          <w:rPr>
            <w:rStyle w:val="Hyperlink"/>
          </w:rPr>
          <w:t>http://www.psma.com.au/?product=g-naf</w:t>
        </w:r>
      </w:hyperlink>
    </w:p>
  </w:footnote>
  <w:footnote w:id="16">
    <w:p w14:paraId="04EFF861" w14:textId="3255E359" w:rsidR="002C1A41" w:rsidRDefault="002C1A41">
      <w:pPr>
        <w:pStyle w:val="FootnoteText"/>
      </w:pPr>
      <w:r>
        <w:rPr>
          <w:rStyle w:val="FootnoteReference"/>
        </w:rPr>
        <w:footnoteRef/>
      </w:r>
      <w:r>
        <w:t xml:space="preserve"> </w:t>
      </w:r>
      <w:hyperlink r:id="rId6" w:history="1">
        <w:r w:rsidRPr="00D07E49">
          <w:rPr>
            <w:rStyle w:val="Hyperlink"/>
          </w:rPr>
          <w:t>http://www.ga.gov.au/place-names/index.xhtml</w:t>
        </w:r>
      </w:hyperlink>
      <w:r>
        <w:t xml:space="preserve"> </w:t>
      </w:r>
    </w:p>
  </w:footnote>
  <w:footnote w:id="17">
    <w:p w14:paraId="1FD0DAC4" w14:textId="55FC500A" w:rsidR="002C1A41" w:rsidRDefault="002C1A41">
      <w:pPr>
        <w:pStyle w:val="FootnoteText"/>
      </w:pPr>
      <w:ins w:id="389" w:author="Simons, Bruce (L&amp;W, Highett)" w:date="2015-04-07T13:00:00Z">
        <w:r>
          <w:rPr>
            <w:rStyle w:val="FootnoteReference"/>
          </w:rPr>
          <w:footnoteRef/>
        </w:r>
        <w:r>
          <w:t xml:space="preserve"> </w:t>
        </w:r>
        <w:r w:rsidRPr="00206FD7">
          <w:t>http://gin.gw-info.net/service/api_ngwds:gin2/en/gin.html</w:t>
        </w:r>
      </w:ins>
    </w:p>
  </w:footnote>
  <w:footnote w:id="18">
    <w:p w14:paraId="361D5B2E" w14:textId="741C1EFA" w:rsidR="002C1A41" w:rsidRDefault="002C1A41">
      <w:pPr>
        <w:pStyle w:val="FootnoteText"/>
      </w:pPr>
      <w:r>
        <w:rPr>
          <w:rStyle w:val="FootnoteReference"/>
        </w:rPr>
        <w:footnoteRef/>
      </w:r>
      <w:r>
        <w:t xml:space="preserve"> </w:t>
      </w:r>
      <w:hyperlink r:id="rId7" w:history="1">
        <w:r w:rsidRPr="003567C2">
          <w:rPr>
            <w:rStyle w:val="Hyperlink"/>
          </w:rPr>
          <w:t>http://api.eurogeoss-broker.eu/docs/index.html</w:t>
        </w:r>
      </w:hyperlink>
      <w:r>
        <w:t xml:space="preserve"> </w:t>
      </w:r>
    </w:p>
  </w:footnote>
  <w:footnote w:id="19">
    <w:p w14:paraId="5F31FA35" w14:textId="4A8F90CF" w:rsidR="002C1A41" w:rsidRDefault="002C1A41">
      <w:pPr>
        <w:pStyle w:val="FootnoteText"/>
      </w:pPr>
      <w:r>
        <w:rPr>
          <w:rStyle w:val="FootnoteReference"/>
        </w:rPr>
        <w:footnoteRef/>
      </w:r>
      <w:r>
        <w:t xml:space="preserve"> </w:t>
      </w:r>
      <w:hyperlink r:id="rId8" w:history="1">
        <w:r w:rsidRPr="003567C2">
          <w:rPr>
            <w:rStyle w:val="Hyperlink"/>
          </w:rPr>
          <w:t>http://inspire.ec.europa.eu/</w:t>
        </w:r>
      </w:hyperlink>
      <w:r>
        <w:t xml:space="preserve"> </w:t>
      </w:r>
    </w:p>
  </w:footnote>
  <w:footnote w:id="20">
    <w:p w14:paraId="790D1D33" w14:textId="1FA69E85" w:rsidR="002C1A41" w:rsidRDefault="002C1A41">
      <w:pPr>
        <w:pStyle w:val="FootnoteText"/>
      </w:pPr>
      <w:ins w:id="395" w:author="Simons, Bruce (L&amp;W, Highett)" w:date="2015-04-07T13:38:00Z">
        <w:r>
          <w:rPr>
            <w:rStyle w:val="FootnoteReference"/>
          </w:rPr>
          <w:footnoteRef/>
        </w:r>
        <w:r>
          <w:t xml:space="preserve"> </w:t>
        </w:r>
        <w:r w:rsidRPr="00206FD7">
          <w:t>www.onegeology.org</w:t>
        </w:r>
      </w:ins>
    </w:p>
  </w:footnote>
  <w:footnote w:id="21">
    <w:p w14:paraId="131877B1" w14:textId="77777777" w:rsidR="002C1A41" w:rsidRDefault="002C1A41" w:rsidP="00C31E43">
      <w:pPr>
        <w:pStyle w:val="FootnoteText"/>
      </w:pPr>
      <w:r>
        <w:rPr>
          <w:rStyle w:val="FootnoteReference"/>
        </w:rPr>
        <w:footnoteRef/>
      </w:r>
      <w:r>
        <w:t xml:space="preserve"> Costs of data collection are excluded from this analysis which only compares the costs of design, production and delivery of spatial products.</w:t>
      </w:r>
    </w:p>
  </w:footnote>
  <w:footnote w:id="22">
    <w:p w14:paraId="736FD013" w14:textId="780E6755" w:rsidR="002C1A41" w:rsidRDefault="002C1A41">
      <w:pPr>
        <w:pStyle w:val="FootnoteText"/>
      </w:pPr>
      <w:ins w:id="443" w:author="Simons, Bruce (L&amp;W, Highett)" w:date="2015-04-07T13:07:00Z">
        <w:r>
          <w:rPr>
            <w:rStyle w:val="FootnoteReference"/>
          </w:rPr>
          <w:footnoteRef/>
        </w:r>
        <w:r>
          <w:t xml:space="preserve"> </w:t>
        </w:r>
        <w:r w:rsidRPr="00206FD7">
          <w:t>www.onegeology.org</w:t>
        </w:r>
      </w:ins>
    </w:p>
  </w:footnote>
  <w:footnote w:id="23">
    <w:p w14:paraId="09522648" w14:textId="31423715" w:rsidR="002C1A41" w:rsidRDefault="002C1A41">
      <w:pPr>
        <w:pStyle w:val="FootnoteText"/>
      </w:pPr>
      <w:ins w:id="459" w:author="Simons, Bruce (L&amp;W, Highett)" w:date="2015-04-07T13:09:00Z">
        <w:r>
          <w:rPr>
            <w:rStyle w:val="FootnoteReference"/>
          </w:rPr>
          <w:footnoteRef/>
        </w:r>
        <w:r>
          <w:t xml:space="preserve"> </w:t>
        </w:r>
        <w:r w:rsidRPr="00206FD7">
          <w:t>www.geosciml.org</w:t>
        </w:r>
      </w:ins>
    </w:p>
  </w:footnote>
  <w:footnote w:id="24">
    <w:p w14:paraId="14344241" w14:textId="1433F613" w:rsidR="002C1A41" w:rsidRDefault="002C1A41">
      <w:pPr>
        <w:pStyle w:val="FootnoteText"/>
      </w:pPr>
      <w:ins w:id="468" w:author="Simons, Bruce (L&amp;W, Highett)" w:date="2015-04-07T13:31:00Z">
        <w:r>
          <w:rPr>
            <w:rStyle w:val="FootnoteReference"/>
          </w:rPr>
          <w:footnoteRef/>
        </w:r>
        <w:r>
          <w:t xml:space="preserve"> </w:t>
        </w:r>
        <w:r w:rsidRPr="00E64D63">
          <w:t>http://portal.onegeology.org/</w:t>
        </w:r>
      </w:ins>
    </w:p>
  </w:footnote>
  <w:footnote w:id="25">
    <w:p w14:paraId="2114FBE0" w14:textId="69824FB9" w:rsidR="002C1A41" w:rsidRDefault="002C1A41">
      <w:pPr>
        <w:pStyle w:val="FootnoteText"/>
      </w:pPr>
      <w:r>
        <w:rPr>
          <w:rStyle w:val="FootnoteReference"/>
        </w:rPr>
        <w:footnoteRef/>
      </w:r>
      <w:r>
        <w:t xml:space="preserve"> </w:t>
      </w:r>
      <w:r w:rsidRPr="00444C3F">
        <w:t>https://www.niem.gov/technical/Pages/Geo4NIEM.aspx</w:t>
      </w:r>
    </w:p>
  </w:footnote>
  <w:footnote w:id="26">
    <w:p w14:paraId="18BEA452" w14:textId="726E3EE6" w:rsidR="002C1A41" w:rsidRDefault="002C1A41">
      <w:pPr>
        <w:pStyle w:val="FootnoteText"/>
      </w:pPr>
      <w:ins w:id="506" w:author="Simons, Bruce (L&amp;W, Highett)" w:date="2015-04-07T13:54:00Z">
        <w:r>
          <w:rPr>
            <w:rStyle w:val="FootnoteReference"/>
          </w:rPr>
          <w:footnoteRef/>
        </w:r>
        <w:r>
          <w:t xml:space="preserve"> </w:t>
        </w:r>
        <w:r w:rsidRPr="0033742E">
          <w:t>http://www.opengeospatial.org/</w:t>
        </w:r>
      </w:ins>
    </w:p>
  </w:footnote>
  <w:footnote w:id="27">
    <w:p w14:paraId="2F247AFD" w14:textId="158D3814" w:rsidR="002C1A41" w:rsidRDefault="002C1A41">
      <w:pPr>
        <w:pStyle w:val="FootnoteText"/>
      </w:pPr>
      <w:r>
        <w:rPr>
          <w:rStyle w:val="FootnoteReference"/>
        </w:rPr>
        <w:footnoteRef/>
      </w:r>
      <w:r>
        <w:t xml:space="preserve"> Web service interfaces are published and standardised methods by which users can interact with web services calling specific functions of the service such as ‘get map’ (for WMS) or get feature (for WFS).</w:t>
      </w:r>
    </w:p>
  </w:footnote>
  <w:footnote w:id="28">
    <w:p w14:paraId="0F9CA59C" w14:textId="69110C08" w:rsidR="002C1A41" w:rsidRDefault="002C1A41">
      <w:pPr>
        <w:pStyle w:val="FootnoteText"/>
      </w:pPr>
      <w:ins w:id="511" w:author="Simons, Bruce (L&amp;W, Highett)" w:date="2015-04-07T13:55:00Z">
        <w:r>
          <w:rPr>
            <w:rStyle w:val="FootnoteReference"/>
          </w:rPr>
          <w:footnoteRef/>
        </w:r>
        <w:r>
          <w:t xml:space="preserve"> </w:t>
        </w:r>
        <w:r w:rsidRPr="00A40ECF">
          <w:t>https://www.seegrid.csiro.au/wiki/bin/view/AppSchemas/OGCServiceInterfaces</w:t>
        </w:r>
      </w:ins>
    </w:p>
  </w:footnote>
  <w:footnote w:id="29">
    <w:p w14:paraId="36F15FD5" w14:textId="06BB0846" w:rsidR="002C1A41" w:rsidRDefault="002C1A41">
      <w:pPr>
        <w:pStyle w:val="FootnoteText"/>
      </w:pPr>
      <w:ins w:id="535" w:author="Simons, Bruce (L&amp;W, Highett)" w:date="2015-04-07T14:13:00Z">
        <w:r>
          <w:rPr>
            <w:rStyle w:val="FootnoteReference"/>
          </w:rPr>
          <w:footnoteRef/>
        </w:r>
        <w:r>
          <w:t xml:space="preserve"> </w:t>
        </w:r>
        <w:r w:rsidRPr="006E2E54">
          <w:t>http://www.geosciml.org/</w:t>
        </w:r>
      </w:ins>
    </w:p>
  </w:footnote>
  <w:footnote w:id="30">
    <w:p w14:paraId="4131EFE4" w14:textId="47BB2A90" w:rsidR="002C1A41" w:rsidRDefault="002C1A41">
      <w:pPr>
        <w:pStyle w:val="FootnoteText"/>
      </w:pPr>
      <w:ins w:id="537" w:author="Simons, Bruce (L&amp;W, Highett)" w:date="2015-04-07T14:14:00Z">
        <w:r>
          <w:rPr>
            <w:rStyle w:val="FootnoteReference"/>
          </w:rPr>
          <w:footnoteRef/>
        </w:r>
        <w:r>
          <w:t xml:space="preserve"> </w:t>
        </w:r>
        <w:r w:rsidRPr="006E2E54">
          <w:t>http://ngmdb.usgs.gov/www-nadm/</w:t>
        </w:r>
      </w:ins>
    </w:p>
  </w:footnote>
  <w:footnote w:id="31">
    <w:p w14:paraId="4BDEE5C4" w14:textId="423E0DE8" w:rsidR="002C1A41" w:rsidRDefault="002C1A41">
      <w:pPr>
        <w:pStyle w:val="FootnoteText"/>
      </w:pPr>
      <w:ins w:id="542" w:author="Simons, Bruce (L&amp;W, Highett)" w:date="2015-04-07T14:18:00Z">
        <w:r>
          <w:rPr>
            <w:rStyle w:val="FootnoteReference"/>
          </w:rPr>
          <w:footnoteRef/>
        </w:r>
        <w:r>
          <w:t xml:space="preserve"> </w:t>
        </w:r>
        <w:r w:rsidRPr="00875D8C">
          <w:t>https://www.seegrid.csiro.au/wiki/bin/view/AppSchemas/FeatureModel</w:t>
        </w:r>
      </w:ins>
    </w:p>
  </w:footnote>
  <w:footnote w:id="32">
    <w:p w14:paraId="2CD3224E" w14:textId="748F0554" w:rsidR="002C1A41" w:rsidRDefault="002C1A41">
      <w:pPr>
        <w:pStyle w:val="FootnoteText"/>
      </w:pPr>
      <w:ins w:id="545" w:author="Simons, Bruce (L&amp;W, Highett)" w:date="2015-04-07T14:19:00Z">
        <w:r>
          <w:rPr>
            <w:rStyle w:val="FootnoteReference"/>
          </w:rPr>
          <w:footnoteRef/>
        </w:r>
        <w:r>
          <w:t xml:space="preserve"> </w:t>
        </w:r>
        <w:r w:rsidRPr="00875D8C">
          <w:t>https://www.seegrid.csiro.au/wiki/AppSchemas/SchemaFormalization</w:t>
        </w:r>
      </w:ins>
    </w:p>
  </w:footnote>
  <w:footnote w:id="33">
    <w:p w14:paraId="031CC6E2" w14:textId="74F77711" w:rsidR="002C1A41" w:rsidRDefault="002C1A41">
      <w:pPr>
        <w:pStyle w:val="FootnoteText"/>
      </w:pPr>
      <w:ins w:id="694" w:author="Simons, Bruce (L&amp;W, Highett)" w:date="2015-04-07T15:53:00Z">
        <w:r>
          <w:rPr>
            <w:rStyle w:val="FootnoteReference"/>
          </w:rPr>
          <w:footnoteRef/>
        </w:r>
        <w:r>
          <w:t xml:space="preserve"> </w:t>
        </w:r>
        <w:r w:rsidRPr="005C282B">
          <w:t>https://www.seegrid.csiro.au/wiki/AppSchemas/UmlGmlStereotypesAndTaggedValues</w:t>
        </w:r>
      </w:ins>
    </w:p>
  </w:footnote>
  <w:footnote w:id="34">
    <w:p w14:paraId="2B49FA19" w14:textId="61EEBCB8" w:rsidR="002C1A41" w:rsidRDefault="002C1A41">
      <w:pPr>
        <w:pStyle w:val="FootnoteText"/>
      </w:pPr>
      <w:ins w:id="701" w:author="Simons, Bruce (L&amp;W, Highett)" w:date="2015-04-07T15:50:00Z">
        <w:r>
          <w:rPr>
            <w:rStyle w:val="FootnoteReference"/>
          </w:rPr>
          <w:footnoteRef/>
        </w:r>
        <w:r>
          <w:t xml:space="preserve"> </w:t>
        </w:r>
      </w:ins>
      <w:ins w:id="702" w:author="Simons, Bruce (L&amp;W, Highett)" w:date="2015-04-07T15:51:00Z">
        <w:r w:rsidRPr="005C282B">
          <w:t>https://www.seegrid.csiro.au/wiki/AppSchemas/StrongWeakTyping</w:t>
        </w:r>
      </w:ins>
    </w:p>
  </w:footnote>
  <w:footnote w:id="35">
    <w:p w14:paraId="0E43C1EC" w14:textId="11B57244" w:rsidR="002C1A41" w:rsidRDefault="002C1A41">
      <w:pPr>
        <w:pStyle w:val="FootnoteText"/>
      </w:pPr>
      <w:ins w:id="708" w:author="Simons, Bruce (L&amp;W, Highett)" w:date="2015-04-07T15:55:00Z">
        <w:r>
          <w:rPr>
            <w:rStyle w:val="FootnoteReference"/>
          </w:rPr>
          <w:footnoteRef/>
        </w:r>
        <w:r>
          <w:t xml:space="preserve"> </w:t>
        </w:r>
        <w:r w:rsidRPr="005C282B">
          <w:t>https://www.seegrid.csiro.au/wiki/AppSchemas/ApplicationProfiles</w:t>
        </w:r>
      </w:ins>
    </w:p>
  </w:footnote>
  <w:footnote w:id="36">
    <w:p w14:paraId="4327C905" w14:textId="10868EC2" w:rsidR="002C1A41" w:rsidRDefault="002C1A41">
      <w:pPr>
        <w:pStyle w:val="FootnoteText"/>
      </w:pPr>
      <w:ins w:id="710" w:author="Simons, Bruce (L&amp;W, Highett)" w:date="2015-04-07T15:56:00Z">
        <w:r>
          <w:rPr>
            <w:rStyle w:val="FootnoteReference"/>
          </w:rPr>
          <w:footnoteRef/>
        </w:r>
        <w:r>
          <w:t xml:space="preserve"> </w:t>
        </w:r>
        <w:r w:rsidRPr="005C282B">
          <w:t>https://www.seegrid.csiro.au/wiki/AppSchemas/GmlImplementation</w:t>
        </w:r>
      </w:ins>
    </w:p>
  </w:footnote>
  <w:footnote w:id="37">
    <w:p w14:paraId="742BBD6D" w14:textId="5CD19AAE" w:rsidR="002C1A41" w:rsidRDefault="002C1A41">
      <w:pPr>
        <w:pStyle w:val="FootnoteText"/>
      </w:pPr>
      <w:r>
        <w:rPr>
          <w:rStyle w:val="FootnoteReference"/>
        </w:rPr>
        <w:footnoteRef/>
      </w:r>
      <w:r>
        <w:t xml:space="preserve"> some initial modelling of vertical obstructions in the FSDF transport theme has also been commenced</w:t>
      </w:r>
    </w:p>
  </w:footnote>
  <w:footnote w:id="38">
    <w:p w14:paraId="64158565" w14:textId="2E3CA4A4" w:rsidR="00272DC2" w:rsidRDefault="00272DC2">
      <w:pPr>
        <w:pStyle w:val="FootnoteText"/>
      </w:pPr>
      <w:ins w:id="772" w:author="Simons, Bruce (L&amp;W, Highett)" w:date="2015-04-08T08:15:00Z">
        <w:r>
          <w:rPr>
            <w:rStyle w:val="FootnoteReference"/>
          </w:rPr>
          <w:footnoteRef/>
        </w:r>
        <w:r>
          <w:t xml:space="preserve"> </w:t>
        </w:r>
        <w:r w:rsidRPr="00272DC2">
          <w:t>https://www.seegrid.csiro.au/wiki/AppSchemas/GeospatialStandardsContext</w:t>
        </w:r>
      </w:ins>
    </w:p>
  </w:footnote>
  <w:footnote w:id="39">
    <w:p w14:paraId="4DC71A18" w14:textId="64DA480F" w:rsidR="008050F5" w:rsidRDefault="008050F5">
      <w:pPr>
        <w:pStyle w:val="FootnoteText"/>
      </w:pPr>
      <w:ins w:id="777" w:author="Simons, Bruce (L&amp;W, Highett)" w:date="2015-04-08T08:16:00Z">
        <w:r>
          <w:rPr>
            <w:rStyle w:val="FootnoteReference"/>
          </w:rPr>
          <w:footnoteRef/>
        </w:r>
        <w:r>
          <w:t xml:space="preserve"> </w:t>
        </w:r>
        <w:r w:rsidRPr="008050F5">
          <w:t>https://www.seegrid.csiro.au/wiki/AppSchemas/HollowWorld</w:t>
        </w:r>
      </w:ins>
    </w:p>
  </w:footnote>
  <w:footnote w:id="40">
    <w:p w14:paraId="2CB48CAE" w14:textId="77777777" w:rsidR="002C1A41" w:rsidRDefault="002C1A41" w:rsidP="00C83B9B">
      <w:pPr>
        <w:pStyle w:val="FootnoteText"/>
      </w:pPr>
      <w:r>
        <w:rPr>
          <w:rStyle w:val="FootnoteReference"/>
        </w:rPr>
        <w:footnoteRef/>
      </w:r>
      <w:r>
        <w:t xml:space="preserve"> At the time of writing this report Theme sponsors are </w:t>
      </w:r>
      <w:r w:rsidRPr="00F862DA">
        <w:t>Intergovernmental Committee on Surveying and Mapping (ICSM)</w:t>
      </w:r>
      <w:r>
        <w:t>, Bureau of Meteorology, Australian Bureau of Statistics and the Department of Communications.</w:t>
      </w:r>
    </w:p>
  </w:footnote>
  <w:footnote w:id="41">
    <w:p w14:paraId="5A29F403" w14:textId="67968CF2" w:rsidR="002C1A41" w:rsidRDefault="002C1A41">
      <w:pPr>
        <w:pStyle w:val="FootnoteText"/>
      </w:pPr>
      <w:r>
        <w:rPr>
          <w:rStyle w:val="FootnoteReference"/>
        </w:rPr>
        <w:footnoteRef/>
      </w:r>
      <w:r>
        <w:t xml:space="preserve"> </w:t>
      </w:r>
      <w:hyperlink r:id="rId9" w:history="1">
        <w:r w:rsidRPr="00342EB0">
          <w:rPr>
            <w:rStyle w:val="Hyperlink"/>
          </w:rPr>
          <w:t>http://community.esdi-humboldt.eu/projects/geomodel</w:t>
        </w:r>
      </w:hyperlink>
      <w:r>
        <w:t xml:space="preserve"> </w:t>
      </w:r>
    </w:p>
  </w:footnote>
  <w:footnote w:id="42">
    <w:p w14:paraId="5AC05AFD" w14:textId="5E8A1B6E" w:rsidR="002C1A41" w:rsidRDefault="002C1A41">
      <w:pPr>
        <w:pStyle w:val="FootnoteText"/>
      </w:pPr>
      <w:r>
        <w:rPr>
          <w:rStyle w:val="FootnoteReference"/>
        </w:rPr>
        <w:footnoteRef/>
      </w:r>
      <w:r>
        <w:t xml:space="preserve"> </w:t>
      </w:r>
      <w:hyperlink r:id="rId10" w:history="1">
        <w:r w:rsidRPr="00342EB0">
          <w:rPr>
            <w:rStyle w:val="Hyperlink"/>
          </w:rPr>
          <w:t>http://www.esdi-community.eu/projects/hale</w:t>
        </w:r>
      </w:hyperlink>
      <w:r>
        <w:t xml:space="preserve"> </w:t>
      </w:r>
    </w:p>
  </w:footnote>
  <w:footnote w:id="43">
    <w:p w14:paraId="2585BEB6" w14:textId="77777777" w:rsidR="002C1A41" w:rsidRDefault="002C1A41" w:rsidP="00006A89">
      <w:pPr>
        <w:pStyle w:val="FootnoteText"/>
      </w:pPr>
      <w:r>
        <w:rPr>
          <w:rStyle w:val="FootnoteReference"/>
        </w:rPr>
        <w:footnoteRef/>
      </w:r>
      <w:r>
        <w:t xml:space="preserve"> Although ISO 19135 refers to registration of geographic item it can and has been used as model for registering a range of different resources including such things as models and vocabularies. </w:t>
      </w:r>
    </w:p>
  </w:footnote>
  <w:footnote w:id="44">
    <w:p w14:paraId="16F21B3F" w14:textId="3176802B" w:rsidR="002C1A41" w:rsidRDefault="002C1A41" w:rsidP="001461A3">
      <w:pPr>
        <w:pStyle w:val="FootnoteText"/>
      </w:pPr>
      <w:r>
        <w:rPr>
          <w:rStyle w:val="FootnoteReference"/>
        </w:rPr>
        <w:footnoteRef/>
      </w:r>
      <w:r>
        <w:t>A “System”, in this context, is any arrangement of parts and their interrelationships, working together as a whole. This is inclusive of designs at all levels such as an entire enterprise, a process, information structures or I.T. systems.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19A0" w14:textId="77777777" w:rsidR="002C1A41" w:rsidRDefault="002C1A41" w:rsidP="002A47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593211"/>
      <w:docPartObj>
        <w:docPartGallery w:val="Watermarks"/>
        <w:docPartUnique/>
      </w:docPartObj>
    </w:sdtPr>
    <w:sdtContent>
      <w:p w14:paraId="37749F00" w14:textId="77777777" w:rsidR="002C1A41" w:rsidRDefault="002C1A41" w:rsidP="002A47DB">
        <w:pPr>
          <w:pStyle w:val="Header"/>
        </w:pPr>
        <w:r>
          <w:rPr>
            <w:noProof/>
            <w:lang w:val="en-US" w:eastAsia="zh-TW"/>
          </w:rPr>
          <w:pict w14:anchorId="14AC56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6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CC3EF2D2"/>
    <w:lvl w:ilvl="0">
      <w:start w:val="1"/>
      <w:numFmt w:val="lowerLetter"/>
      <w:pStyle w:val="ListNumber2"/>
      <w:lvlText w:val="%1."/>
      <w:lvlJc w:val="left"/>
      <w:pPr>
        <w:ind w:left="643" w:hanging="360"/>
      </w:pPr>
    </w:lvl>
  </w:abstractNum>
  <w:abstractNum w:abstractNumId="1">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nsid w:val="FFFFFF82"/>
    <w:multiLevelType w:val="singleLevel"/>
    <w:tmpl w:val="860A9B14"/>
    <w:lvl w:ilvl="0">
      <w:start w:val="1"/>
      <w:numFmt w:val="bullet"/>
      <w:pStyle w:val="ListNumber3"/>
      <w:lvlText w:val=""/>
      <w:lvlJc w:val="left"/>
      <w:pPr>
        <w:tabs>
          <w:tab w:val="num" w:pos="926"/>
        </w:tabs>
        <w:ind w:left="926" w:hanging="360"/>
      </w:pPr>
      <w:rPr>
        <w:rFonts w:ascii="Symbol" w:hAnsi="Symbol" w:hint="default"/>
      </w:rPr>
    </w:lvl>
  </w:abstractNum>
  <w:abstractNum w:abstractNumId="4">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5">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6">
    <w:nsid w:val="01A26143"/>
    <w:multiLevelType w:val="hybridMultilevel"/>
    <w:tmpl w:val="A3268BCC"/>
    <w:lvl w:ilvl="0" w:tplc="27E4A5E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04A303E6"/>
    <w:multiLevelType w:val="hybridMultilevel"/>
    <w:tmpl w:val="6C58FE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4F859A9"/>
    <w:multiLevelType w:val="hybridMultilevel"/>
    <w:tmpl w:val="E7402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ADB1291"/>
    <w:multiLevelType w:val="hybridMultilevel"/>
    <w:tmpl w:val="CD5AB1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18D052B"/>
    <w:multiLevelType w:val="hybridMultilevel"/>
    <w:tmpl w:val="F3AA8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9D12854"/>
    <w:multiLevelType w:val="hybridMultilevel"/>
    <w:tmpl w:val="8CBC9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B6523AB"/>
    <w:multiLevelType w:val="hybridMultilevel"/>
    <w:tmpl w:val="84A2C5F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nsid w:val="1B802589"/>
    <w:multiLevelType w:val="hybridMultilevel"/>
    <w:tmpl w:val="6EA42D8C"/>
    <w:lvl w:ilvl="0" w:tplc="1F1241EE">
      <w:start w:val="1"/>
      <w:numFmt w:val="bullet"/>
      <w:lvlText w:val=""/>
      <w:lvlJc w:val="left"/>
      <w:pPr>
        <w:ind w:left="720" w:hanging="360"/>
      </w:pPr>
      <w:rPr>
        <w:rFonts w:ascii="Symbol" w:hAnsi="Symbol" w:hint="default"/>
      </w:rPr>
    </w:lvl>
    <w:lvl w:ilvl="1" w:tplc="AEBCD152" w:tentative="1">
      <w:start w:val="1"/>
      <w:numFmt w:val="bullet"/>
      <w:lvlText w:val="o"/>
      <w:lvlJc w:val="left"/>
      <w:pPr>
        <w:ind w:left="1440" w:hanging="360"/>
      </w:pPr>
      <w:rPr>
        <w:rFonts w:ascii="Courier New" w:hAnsi="Courier New" w:cs="Courier New" w:hint="default"/>
      </w:rPr>
    </w:lvl>
    <w:lvl w:ilvl="2" w:tplc="BCE2D050" w:tentative="1">
      <w:start w:val="1"/>
      <w:numFmt w:val="bullet"/>
      <w:lvlText w:val=""/>
      <w:lvlJc w:val="left"/>
      <w:pPr>
        <w:ind w:left="2160" w:hanging="360"/>
      </w:pPr>
      <w:rPr>
        <w:rFonts w:ascii="Wingdings" w:hAnsi="Wingdings" w:hint="default"/>
      </w:rPr>
    </w:lvl>
    <w:lvl w:ilvl="3" w:tplc="36388488" w:tentative="1">
      <w:start w:val="1"/>
      <w:numFmt w:val="bullet"/>
      <w:lvlText w:val=""/>
      <w:lvlJc w:val="left"/>
      <w:pPr>
        <w:ind w:left="2880" w:hanging="360"/>
      </w:pPr>
      <w:rPr>
        <w:rFonts w:ascii="Symbol" w:hAnsi="Symbol" w:hint="default"/>
      </w:rPr>
    </w:lvl>
    <w:lvl w:ilvl="4" w:tplc="C85ACFD6" w:tentative="1">
      <w:start w:val="1"/>
      <w:numFmt w:val="bullet"/>
      <w:lvlText w:val="o"/>
      <w:lvlJc w:val="left"/>
      <w:pPr>
        <w:ind w:left="3600" w:hanging="360"/>
      </w:pPr>
      <w:rPr>
        <w:rFonts w:ascii="Courier New" w:hAnsi="Courier New" w:cs="Courier New" w:hint="default"/>
      </w:rPr>
    </w:lvl>
    <w:lvl w:ilvl="5" w:tplc="DED425AA" w:tentative="1">
      <w:start w:val="1"/>
      <w:numFmt w:val="bullet"/>
      <w:lvlText w:val=""/>
      <w:lvlJc w:val="left"/>
      <w:pPr>
        <w:ind w:left="4320" w:hanging="360"/>
      </w:pPr>
      <w:rPr>
        <w:rFonts w:ascii="Wingdings" w:hAnsi="Wingdings" w:hint="default"/>
      </w:rPr>
    </w:lvl>
    <w:lvl w:ilvl="6" w:tplc="44C4881E" w:tentative="1">
      <w:start w:val="1"/>
      <w:numFmt w:val="bullet"/>
      <w:lvlText w:val=""/>
      <w:lvlJc w:val="left"/>
      <w:pPr>
        <w:ind w:left="5040" w:hanging="360"/>
      </w:pPr>
      <w:rPr>
        <w:rFonts w:ascii="Symbol" w:hAnsi="Symbol" w:hint="default"/>
      </w:rPr>
    </w:lvl>
    <w:lvl w:ilvl="7" w:tplc="7ED64A08" w:tentative="1">
      <w:start w:val="1"/>
      <w:numFmt w:val="bullet"/>
      <w:lvlText w:val="o"/>
      <w:lvlJc w:val="left"/>
      <w:pPr>
        <w:ind w:left="5760" w:hanging="360"/>
      </w:pPr>
      <w:rPr>
        <w:rFonts w:ascii="Courier New" w:hAnsi="Courier New" w:cs="Courier New" w:hint="default"/>
      </w:rPr>
    </w:lvl>
    <w:lvl w:ilvl="8" w:tplc="A0E4B988" w:tentative="1">
      <w:start w:val="1"/>
      <w:numFmt w:val="bullet"/>
      <w:lvlText w:val=""/>
      <w:lvlJc w:val="left"/>
      <w:pPr>
        <w:ind w:left="6480" w:hanging="360"/>
      </w:pPr>
      <w:rPr>
        <w:rFonts w:ascii="Wingdings" w:hAnsi="Wingdings" w:hint="default"/>
      </w:rPr>
    </w:lvl>
  </w:abstractNum>
  <w:abstractNum w:abstractNumId="14">
    <w:nsid w:val="1BAF31E3"/>
    <w:multiLevelType w:val="hybridMultilevel"/>
    <w:tmpl w:val="07B04D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D3B04E9"/>
    <w:multiLevelType w:val="hybridMultilevel"/>
    <w:tmpl w:val="30AC95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21050236"/>
    <w:multiLevelType w:val="multilevel"/>
    <w:tmpl w:val="FD7E8B74"/>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8">
    <w:nsid w:val="23FB1E34"/>
    <w:multiLevelType w:val="hybridMultilevel"/>
    <w:tmpl w:val="C62E7854"/>
    <w:lvl w:ilvl="0" w:tplc="FB00BA66">
      <w:start w:val="1"/>
      <w:numFmt w:val="bullet"/>
      <w:lvlText w:val=""/>
      <w:lvlJc w:val="left"/>
      <w:pPr>
        <w:ind w:left="720" w:hanging="360"/>
      </w:pPr>
      <w:rPr>
        <w:rFonts w:ascii="Symbol" w:hAnsi="Symbol" w:hint="default"/>
      </w:rPr>
    </w:lvl>
    <w:lvl w:ilvl="1" w:tplc="7D3CF452" w:tentative="1">
      <w:start w:val="1"/>
      <w:numFmt w:val="bullet"/>
      <w:lvlText w:val="o"/>
      <w:lvlJc w:val="left"/>
      <w:pPr>
        <w:ind w:left="1440" w:hanging="360"/>
      </w:pPr>
      <w:rPr>
        <w:rFonts w:ascii="Courier New" w:hAnsi="Courier New" w:cs="Courier New" w:hint="default"/>
      </w:rPr>
    </w:lvl>
    <w:lvl w:ilvl="2" w:tplc="A860E3B6" w:tentative="1">
      <w:start w:val="1"/>
      <w:numFmt w:val="bullet"/>
      <w:lvlText w:val=""/>
      <w:lvlJc w:val="left"/>
      <w:pPr>
        <w:ind w:left="2160" w:hanging="360"/>
      </w:pPr>
      <w:rPr>
        <w:rFonts w:ascii="Wingdings" w:hAnsi="Wingdings" w:hint="default"/>
      </w:rPr>
    </w:lvl>
    <w:lvl w:ilvl="3" w:tplc="3AD2D768" w:tentative="1">
      <w:start w:val="1"/>
      <w:numFmt w:val="bullet"/>
      <w:lvlText w:val=""/>
      <w:lvlJc w:val="left"/>
      <w:pPr>
        <w:ind w:left="2880" w:hanging="360"/>
      </w:pPr>
      <w:rPr>
        <w:rFonts w:ascii="Symbol" w:hAnsi="Symbol" w:hint="default"/>
      </w:rPr>
    </w:lvl>
    <w:lvl w:ilvl="4" w:tplc="6B0E9650" w:tentative="1">
      <w:start w:val="1"/>
      <w:numFmt w:val="bullet"/>
      <w:lvlText w:val="o"/>
      <w:lvlJc w:val="left"/>
      <w:pPr>
        <w:ind w:left="3600" w:hanging="360"/>
      </w:pPr>
      <w:rPr>
        <w:rFonts w:ascii="Courier New" w:hAnsi="Courier New" w:cs="Courier New" w:hint="default"/>
      </w:rPr>
    </w:lvl>
    <w:lvl w:ilvl="5" w:tplc="FE6E82D8" w:tentative="1">
      <w:start w:val="1"/>
      <w:numFmt w:val="bullet"/>
      <w:lvlText w:val=""/>
      <w:lvlJc w:val="left"/>
      <w:pPr>
        <w:ind w:left="4320" w:hanging="360"/>
      </w:pPr>
      <w:rPr>
        <w:rFonts w:ascii="Wingdings" w:hAnsi="Wingdings" w:hint="default"/>
      </w:rPr>
    </w:lvl>
    <w:lvl w:ilvl="6" w:tplc="1CFC73C4" w:tentative="1">
      <w:start w:val="1"/>
      <w:numFmt w:val="bullet"/>
      <w:lvlText w:val=""/>
      <w:lvlJc w:val="left"/>
      <w:pPr>
        <w:ind w:left="5040" w:hanging="360"/>
      </w:pPr>
      <w:rPr>
        <w:rFonts w:ascii="Symbol" w:hAnsi="Symbol" w:hint="default"/>
      </w:rPr>
    </w:lvl>
    <w:lvl w:ilvl="7" w:tplc="BF4E98BA" w:tentative="1">
      <w:start w:val="1"/>
      <w:numFmt w:val="bullet"/>
      <w:lvlText w:val="o"/>
      <w:lvlJc w:val="left"/>
      <w:pPr>
        <w:ind w:left="5760" w:hanging="360"/>
      </w:pPr>
      <w:rPr>
        <w:rFonts w:ascii="Courier New" w:hAnsi="Courier New" w:cs="Courier New" w:hint="default"/>
      </w:rPr>
    </w:lvl>
    <w:lvl w:ilvl="8" w:tplc="9BA6CD86" w:tentative="1">
      <w:start w:val="1"/>
      <w:numFmt w:val="bullet"/>
      <w:lvlText w:val=""/>
      <w:lvlJc w:val="left"/>
      <w:pPr>
        <w:ind w:left="6480" w:hanging="360"/>
      </w:pPr>
      <w:rPr>
        <w:rFonts w:ascii="Wingdings" w:hAnsi="Wingdings" w:hint="default"/>
      </w:rPr>
    </w:lvl>
  </w:abstractNum>
  <w:abstractNum w:abstractNumId="19">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nsid w:val="29335162"/>
    <w:multiLevelType w:val="hybridMultilevel"/>
    <w:tmpl w:val="A192E5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2CF278D5"/>
    <w:multiLevelType w:val="hybridMultilevel"/>
    <w:tmpl w:val="857C7D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2DB25179"/>
    <w:multiLevelType w:val="hybridMultilevel"/>
    <w:tmpl w:val="ABE85370"/>
    <w:lvl w:ilvl="0" w:tplc="70B6736A">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0AA1837"/>
    <w:multiLevelType w:val="multilevel"/>
    <w:tmpl w:val="63A89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220AA3"/>
    <w:multiLevelType w:val="hybridMultilevel"/>
    <w:tmpl w:val="6B2259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352D4C1B"/>
    <w:multiLevelType w:val="hybridMultilevel"/>
    <w:tmpl w:val="FD52C9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nsid w:val="36AD53E7"/>
    <w:multiLevelType w:val="hybridMultilevel"/>
    <w:tmpl w:val="ED940F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395E1B7A"/>
    <w:multiLevelType w:val="multilevel"/>
    <w:tmpl w:val="B1581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A804E8"/>
    <w:multiLevelType w:val="hybridMultilevel"/>
    <w:tmpl w:val="EBB4F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3F73500A"/>
    <w:multiLevelType w:val="hybridMultilevel"/>
    <w:tmpl w:val="329608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4265682E"/>
    <w:multiLevelType w:val="multilevel"/>
    <w:tmpl w:val="D9CAA11C"/>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pStyle w:val="ListBullet3"/>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32">
    <w:nsid w:val="426B4396"/>
    <w:multiLevelType w:val="hybridMultilevel"/>
    <w:tmpl w:val="2D30D7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4B844FD2"/>
    <w:multiLevelType w:val="hybridMultilevel"/>
    <w:tmpl w:val="FA8EB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4E781C69"/>
    <w:multiLevelType w:val="hybridMultilevel"/>
    <w:tmpl w:val="5128EB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2CF2686"/>
    <w:multiLevelType w:val="hybridMultilevel"/>
    <w:tmpl w:val="42AC3B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530A6C91"/>
    <w:multiLevelType w:val="hybridMultilevel"/>
    <w:tmpl w:val="93BCF838"/>
    <w:lvl w:ilvl="0" w:tplc="0C090001">
      <w:start w:val="1"/>
      <w:numFmt w:val="bullet"/>
      <w:lvlText w:val=""/>
      <w:lvlJc w:val="left"/>
      <w:pPr>
        <w:ind w:left="761" w:hanging="360"/>
      </w:pPr>
      <w:rPr>
        <w:rFonts w:ascii="Symbol" w:hAnsi="Symbol" w:hint="default"/>
      </w:rPr>
    </w:lvl>
    <w:lvl w:ilvl="1" w:tplc="0C090003" w:tentative="1">
      <w:start w:val="1"/>
      <w:numFmt w:val="bullet"/>
      <w:lvlText w:val="o"/>
      <w:lvlJc w:val="left"/>
      <w:pPr>
        <w:ind w:left="1481" w:hanging="360"/>
      </w:pPr>
      <w:rPr>
        <w:rFonts w:ascii="Courier New" w:hAnsi="Courier New" w:cs="Courier New" w:hint="default"/>
      </w:rPr>
    </w:lvl>
    <w:lvl w:ilvl="2" w:tplc="0C090005" w:tentative="1">
      <w:start w:val="1"/>
      <w:numFmt w:val="bullet"/>
      <w:lvlText w:val=""/>
      <w:lvlJc w:val="left"/>
      <w:pPr>
        <w:ind w:left="2201" w:hanging="360"/>
      </w:pPr>
      <w:rPr>
        <w:rFonts w:ascii="Wingdings" w:hAnsi="Wingdings" w:hint="default"/>
      </w:rPr>
    </w:lvl>
    <w:lvl w:ilvl="3" w:tplc="0C090001" w:tentative="1">
      <w:start w:val="1"/>
      <w:numFmt w:val="bullet"/>
      <w:lvlText w:val=""/>
      <w:lvlJc w:val="left"/>
      <w:pPr>
        <w:ind w:left="2921" w:hanging="360"/>
      </w:pPr>
      <w:rPr>
        <w:rFonts w:ascii="Symbol" w:hAnsi="Symbol" w:hint="default"/>
      </w:rPr>
    </w:lvl>
    <w:lvl w:ilvl="4" w:tplc="0C090003" w:tentative="1">
      <w:start w:val="1"/>
      <w:numFmt w:val="bullet"/>
      <w:lvlText w:val="o"/>
      <w:lvlJc w:val="left"/>
      <w:pPr>
        <w:ind w:left="3641" w:hanging="360"/>
      </w:pPr>
      <w:rPr>
        <w:rFonts w:ascii="Courier New" w:hAnsi="Courier New" w:cs="Courier New" w:hint="default"/>
      </w:rPr>
    </w:lvl>
    <w:lvl w:ilvl="5" w:tplc="0C090005" w:tentative="1">
      <w:start w:val="1"/>
      <w:numFmt w:val="bullet"/>
      <w:lvlText w:val=""/>
      <w:lvlJc w:val="left"/>
      <w:pPr>
        <w:ind w:left="4361" w:hanging="360"/>
      </w:pPr>
      <w:rPr>
        <w:rFonts w:ascii="Wingdings" w:hAnsi="Wingdings" w:hint="default"/>
      </w:rPr>
    </w:lvl>
    <w:lvl w:ilvl="6" w:tplc="0C090001" w:tentative="1">
      <w:start w:val="1"/>
      <w:numFmt w:val="bullet"/>
      <w:lvlText w:val=""/>
      <w:lvlJc w:val="left"/>
      <w:pPr>
        <w:ind w:left="5081" w:hanging="360"/>
      </w:pPr>
      <w:rPr>
        <w:rFonts w:ascii="Symbol" w:hAnsi="Symbol" w:hint="default"/>
      </w:rPr>
    </w:lvl>
    <w:lvl w:ilvl="7" w:tplc="0C090003" w:tentative="1">
      <w:start w:val="1"/>
      <w:numFmt w:val="bullet"/>
      <w:lvlText w:val="o"/>
      <w:lvlJc w:val="left"/>
      <w:pPr>
        <w:ind w:left="5801" w:hanging="360"/>
      </w:pPr>
      <w:rPr>
        <w:rFonts w:ascii="Courier New" w:hAnsi="Courier New" w:cs="Courier New" w:hint="default"/>
      </w:rPr>
    </w:lvl>
    <w:lvl w:ilvl="8" w:tplc="0C090005" w:tentative="1">
      <w:start w:val="1"/>
      <w:numFmt w:val="bullet"/>
      <w:lvlText w:val=""/>
      <w:lvlJc w:val="left"/>
      <w:pPr>
        <w:ind w:left="6521" w:hanging="360"/>
      </w:pPr>
      <w:rPr>
        <w:rFonts w:ascii="Wingdings" w:hAnsi="Wingdings" w:hint="default"/>
      </w:rPr>
    </w:lvl>
  </w:abstractNum>
  <w:abstractNum w:abstractNumId="37">
    <w:nsid w:val="534D6EB9"/>
    <w:multiLevelType w:val="hybridMultilevel"/>
    <w:tmpl w:val="F58E1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54650069"/>
    <w:multiLevelType w:val="hybridMultilevel"/>
    <w:tmpl w:val="F3C2E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580E50E0"/>
    <w:multiLevelType w:val="hybridMultilevel"/>
    <w:tmpl w:val="CE309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59444BE6"/>
    <w:multiLevelType w:val="multilevel"/>
    <w:tmpl w:val="C7441070"/>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1">
    <w:nsid w:val="59BA00B6"/>
    <w:multiLevelType w:val="hybridMultilevel"/>
    <w:tmpl w:val="D8B2BCB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nsid w:val="5A1767B6"/>
    <w:multiLevelType w:val="multilevel"/>
    <w:tmpl w:val="A83EDF48"/>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43">
    <w:nsid w:val="5D2064A6"/>
    <w:multiLevelType w:val="hybridMultilevel"/>
    <w:tmpl w:val="F2067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5E1B6B64"/>
    <w:multiLevelType w:val="multilevel"/>
    <w:tmpl w:val="B9D6F0E0"/>
    <w:lvl w:ilvl="0">
      <w:start w:val="1"/>
      <w:numFmt w:val="decimal"/>
      <w:lvlText w:val="%1."/>
      <w:lvlJc w:val="left"/>
      <w:pPr>
        <w:ind w:left="792" w:hanging="432"/>
      </w:pPr>
      <w:rPr>
        <w:rFonts w:hint="default"/>
      </w:rPr>
    </w:lvl>
    <w:lvl w:ilvl="1">
      <w:start w:val="1"/>
      <w:numFmt w:val="decimal"/>
      <w:lvlText w:val="%1.%2"/>
      <w:lvlJc w:val="left"/>
      <w:pPr>
        <w:ind w:left="936" w:hanging="576"/>
      </w:pPr>
      <w:rPr>
        <w:rFonts w:cs="Times New Roman" w:hint="default"/>
      </w:rPr>
    </w:lvl>
    <w:lvl w:ilvl="2">
      <w:start w:val="1"/>
      <w:numFmt w:val="bullet"/>
      <w:lvlText w:val="-"/>
      <w:lvlJc w:val="left"/>
      <w:pPr>
        <w:ind w:left="1080" w:hanging="720"/>
      </w:pPr>
      <w:rPr>
        <w:rFonts w:ascii="Calibri" w:eastAsia="Calibri" w:hAnsi="Calibri" w:cs="Times New Roman" w:hint="default"/>
      </w:rPr>
    </w:lvl>
    <w:lvl w:ilvl="3">
      <w:start w:val="1"/>
      <w:numFmt w:val="decimal"/>
      <w:lvlText w:val="%1.%2.%3.%4"/>
      <w:lvlJc w:val="left"/>
      <w:pPr>
        <w:ind w:left="1224" w:hanging="864"/>
      </w:pPr>
      <w:rPr>
        <w:rFonts w:cs="Times New Roman" w:hint="default"/>
      </w:rPr>
    </w:lvl>
    <w:lvl w:ilvl="4">
      <w:start w:val="1"/>
      <w:numFmt w:val="decimal"/>
      <w:lvlText w:val="%1.%2.%3.%4.%5"/>
      <w:lvlJc w:val="left"/>
      <w:pPr>
        <w:ind w:left="1368" w:hanging="1008"/>
      </w:pPr>
      <w:rPr>
        <w:rFonts w:cs="Times New Roman" w:hint="default"/>
      </w:rPr>
    </w:lvl>
    <w:lvl w:ilvl="5">
      <w:start w:val="1"/>
      <w:numFmt w:val="decimal"/>
      <w:lvlText w:val="%1.%2.%3.%4.%5.%6"/>
      <w:lvlJc w:val="left"/>
      <w:pPr>
        <w:ind w:left="1512" w:hanging="1152"/>
      </w:pPr>
      <w:rPr>
        <w:rFonts w:cs="Times New Roman" w:hint="default"/>
      </w:rPr>
    </w:lvl>
    <w:lvl w:ilvl="6">
      <w:start w:val="1"/>
      <w:numFmt w:val="decimal"/>
      <w:lvlText w:val="%1.%2.%3.%4.%5.%6.%7"/>
      <w:lvlJc w:val="left"/>
      <w:pPr>
        <w:ind w:left="1656" w:hanging="1296"/>
      </w:pPr>
      <w:rPr>
        <w:rFonts w:cs="Times New Roman" w:hint="default"/>
      </w:rPr>
    </w:lvl>
    <w:lvl w:ilvl="7">
      <w:start w:val="1"/>
      <w:numFmt w:val="decimal"/>
      <w:lvlText w:val="%1.%2.%3.%4.%5.%6.%7.%8"/>
      <w:lvlJc w:val="left"/>
      <w:pPr>
        <w:ind w:left="1800" w:hanging="1440"/>
      </w:pPr>
      <w:rPr>
        <w:rFonts w:cs="Times New Roman" w:hint="default"/>
      </w:rPr>
    </w:lvl>
    <w:lvl w:ilvl="8">
      <w:start w:val="1"/>
      <w:numFmt w:val="decimal"/>
      <w:lvlText w:val="%1.%2.%3.%4.%5.%6.%7.%8.%9"/>
      <w:lvlJc w:val="left"/>
      <w:pPr>
        <w:ind w:left="1944" w:hanging="1584"/>
      </w:pPr>
      <w:rPr>
        <w:rFonts w:cs="Times New Roman" w:hint="default"/>
      </w:rPr>
    </w:lvl>
  </w:abstractNum>
  <w:abstractNum w:abstractNumId="45">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6">
    <w:nsid w:val="64C81678"/>
    <w:multiLevelType w:val="hybridMultilevel"/>
    <w:tmpl w:val="809E94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66063429"/>
    <w:multiLevelType w:val="multilevel"/>
    <w:tmpl w:val="3C8E6CBE"/>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48">
    <w:nsid w:val="669233AA"/>
    <w:multiLevelType w:val="hybridMultilevel"/>
    <w:tmpl w:val="A10CDD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6A42233B"/>
    <w:multiLevelType w:val="hybridMultilevel"/>
    <w:tmpl w:val="A6C662DC"/>
    <w:lvl w:ilvl="0" w:tplc="0C090003">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0">
    <w:nsid w:val="6BFA31FD"/>
    <w:multiLevelType w:val="hybridMultilevel"/>
    <w:tmpl w:val="C51A0B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6F5B386E"/>
    <w:multiLevelType w:val="hybridMultilevel"/>
    <w:tmpl w:val="03B205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70BE6E37"/>
    <w:multiLevelType w:val="hybridMultilevel"/>
    <w:tmpl w:val="4AE48A2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3">
    <w:nsid w:val="766B3209"/>
    <w:multiLevelType w:val="hybridMultilevel"/>
    <w:tmpl w:val="9BDA9AB2"/>
    <w:lvl w:ilvl="0" w:tplc="061CB034">
      <w:start w:val="1"/>
      <w:numFmt w:val="bullet"/>
      <w:lvlText w:val=""/>
      <w:lvlJc w:val="left"/>
      <w:pPr>
        <w:ind w:left="720" w:hanging="360"/>
      </w:pPr>
      <w:rPr>
        <w:rFonts w:ascii="Symbol" w:hAnsi="Symbol" w:hint="default"/>
      </w:rPr>
    </w:lvl>
    <w:lvl w:ilvl="1" w:tplc="435C9DFA">
      <w:start w:val="1"/>
      <w:numFmt w:val="bullet"/>
      <w:lvlText w:val="o"/>
      <w:lvlJc w:val="left"/>
      <w:pPr>
        <w:ind w:left="1440" w:hanging="360"/>
      </w:pPr>
      <w:rPr>
        <w:rFonts w:ascii="Courier New" w:hAnsi="Courier New" w:cs="Courier New" w:hint="default"/>
      </w:rPr>
    </w:lvl>
    <w:lvl w:ilvl="2" w:tplc="19C86D0C">
      <w:start w:val="1"/>
      <w:numFmt w:val="bullet"/>
      <w:lvlText w:val=""/>
      <w:lvlJc w:val="left"/>
      <w:pPr>
        <w:ind w:left="2160" w:hanging="360"/>
      </w:pPr>
      <w:rPr>
        <w:rFonts w:ascii="Wingdings" w:hAnsi="Wingdings" w:hint="default"/>
      </w:rPr>
    </w:lvl>
    <w:lvl w:ilvl="3" w:tplc="FC421366" w:tentative="1">
      <w:start w:val="1"/>
      <w:numFmt w:val="bullet"/>
      <w:lvlText w:val=""/>
      <w:lvlJc w:val="left"/>
      <w:pPr>
        <w:ind w:left="2880" w:hanging="360"/>
      </w:pPr>
      <w:rPr>
        <w:rFonts w:ascii="Symbol" w:hAnsi="Symbol" w:hint="default"/>
      </w:rPr>
    </w:lvl>
    <w:lvl w:ilvl="4" w:tplc="B85C4D6A" w:tentative="1">
      <w:start w:val="1"/>
      <w:numFmt w:val="bullet"/>
      <w:lvlText w:val="o"/>
      <w:lvlJc w:val="left"/>
      <w:pPr>
        <w:ind w:left="3600" w:hanging="360"/>
      </w:pPr>
      <w:rPr>
        <w:rFonts w:ascii="Courier New" w:hAnsi="Courier New" w:cs="Courier New" w:hint="default"/>
      </w:rPr>
    </w:lvl>
    <w:lvl w:ilvl="5" w:tplc="3AE49C58" w:tentative="1">
      <w:start w:val="1"/>
      <w:numFmt w:val="bullet"/>
      <w:lvlText w:val=""/>
      <w:lvlJc w:val="left"/>
      <w:pPr>
        <w:ind w:left="4320" w:hanging="360"/>
      </w:pPr>
      <w:rPr>
        <w:rFonts w:ascii="Wingdings" w:hAnsi="Wingdings" w:hint="default"/>
      </w:rPr>
    </w:lvl>
    <w:lvl w:ilvl="6" w:tplc="4D4A7830" w:tentative="1">
      <w:start w:val="1"/>
      <w:numFmt w:val="bullet"/>
      <w:lvlText w:val=""/>
      <w:lvlJc w:val="left"/>
      <w:pPr>
        <w:ind w:left="5040" w:hanging="360"/>
      </w:pPr>
      <w:rPr>
        <w:rFonts w:ascii="Symbol" w:hAnsi="Symbol" w:hint="default"/>
      </w:rPr>
    </w:lvl>
    <w:lvl w:ilvl="7" w:tplc="6DEEA094" w:tentative="1">
      <w:start w:val="1"/>
      <w:numFmt w:val="bullet"/>
      <w:lvlText w:val="o"/>
      <w:lvlJc w:val="left"/>
      <w:pPr>
        <w:ind w:left="5760" w:hanging="360"/>
      </w:pPr>
      <w:rPr>
        <w:rFonts w:ascii="Courier New" w:hAnsi="Courier New" w:cs="Courier New" w:hint="default"/>
      </w:rPr>
    </w:lvl>
    <w:lvl w:ilvl="8" w:tplc="DDB87932" w:tentative="1">
      <w:start w:val="1"/>
      <w:numFmt w:val="bullet"/>
      <w:lvlText w:val=""/>
      <w:lvlJc w:val="left"/>
      <w:pPr>
        <w:ind w:left="6480" w:hanging="360"/>
      </w:pPr>
      <w:rPr>
        <w:rFonts w:ascii="Wingdings" w:hAnsi="Wingdings" w:hint="default"/>
      </w:rPr>
    </w:lvl>
  </w:abstractNum>
  <w:abstractNum w:abstractNumId="54">
    <w:nsid w:val="7BB40B72"/>
    <w:multiLevelType w:val="multilevel"/>
    <w:tmpl w:val="8FDE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C4E15A0"/>
    <w:multiLevelType w:val="hybridMultilevel"/>
    <w:tmpl w:val="C1EA9FE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7F1D57EE"/>
    <w:multiLevelType w:val="hybridMultilevel"/>
    <w:tmpl w:val="1F626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31"/>
  </w:num>
  <w:num w:numId="7">
    <w:abstractNumId w:val="17"/>
  </w:num>
  <w:num w:numId="8">
    <w:abstractNumId w:val="16"/>
  </w:num>
  <w:num w:numId="9">
    <w:abstractNumId w:val="42"/>
  </w:num>
  <w:num w:numId="10">
    <w:abstractNumId w:val="26"/>
  </w:num>
  <w:num w:numId="11">
    <w:abstractNumId w:val="19"/>
  </w:num>
  <w:num w:numId="12">
    <w:abstractNumId w:val="45"/>
  </w:num>
  <w:num w:numId="13">
    <w:abstractNumId w:val="0"/>
  </w:num>
  <w:num w:numId="14">
    <w:abstractNumId w:val="40"/>
  </w:num>
  <w:num w:numId="15">
    <w:abstractNumId w:val="47"/>
  </w:num>
  <w:num w:numId="16">
    <w:abstractNumId w:val="37"/>
  </w:num>
  <w:num w:numId="17">
    <w:abstractNumId w:val="35"/>
  </w:num>
  <w:num w:numId="18">
    <w:abstractNumId w:val="27"/>
  </w:num>
  <w:num w:numId="19">
    <w:abstractNumId w:val="44"/>
  </w:num>
  <w:num w:numId="20">
    <w:abstractNumId w:val="15"/>
  </w:num>
  <w:num w:numId="21">
    <w:abstractNumId w:val="53"/>
  </w:num>
  <w:num w:numId="22">
    <w:abstractNumId w:val="55"/>
  </w:num>
  <w:num w:numId="23">
    <w:abstractNumId w:val="18"/>
  </w:num>
  <w:num w:numId="24">
    <w:abstractNumId w:val="32"/>
  </w:num>
  <w:num w:numId="25">
    <w:abstractNumId w:val="13"/>
  </w:num>
  <w:num w:numId="26">
    <w:abstractNumId w:val="9"/>
  </w:num>
  <w:num w:numId="27">
    <w:abstractNumId w:val="49"/>
  </w:num>
  <w:num w:numId="28">
    <w:abstractNumId w:val="30"/>
  </w:num>
  <w:num w:numId="29">
    <w:abstractNumId w:val="48"/>
  </w:num>
  <w:num w:numId="30">
    <w:abstractNumId w:val="14"/>
  </w:num>
  <w:num w:numId="31">
    <w:abstractNumId w:val="46"/>
  </w:num>
  <w:num w:numId="32">
    <w:abstractNumId w:val="34"/>
  </w:num>
  <w:num w:numId="33">
    <w:abstractNumId w:val="21"/>
  </w:num>
  <w:num w:numId="34">
    <w:abstractNumId w:val="51"/>
  </w:num>
  <w:num w:numId="35">
    <w:abstractNumId w:val="36"/>
  </w:num>
  <w:num w:numId="36">
    <w:abstractNumId w:val="7"/>
  </w:num>
  <w:num w:numId="37">
    <w:abstractNumId w:val="29"/>
  </w:num>
  <w:num w:numId="38">
    <w:abstractNumId w:val="25"/>
  </w:num>
  <w:num w:numId="39">
    <w:abstractNumId w:val="24"/>
  </w:num>
  <w:num w:numId="40">
    <w:abstractNumId w:val="52"/>
  </w:num>
  <w:num w:numId="41">
    <w:abstractNumId w:val="54"/>
  </w:num>
  <w:num w:numId="42">
    <w:abstractNumId w:val="23"/>
  </w:num>
  <w:num w:numId="43">
    <w:abstractNumId w:val="28"/>
  </w:num>
  <w:num w:numId="44">
    <w:abstractNumId w:val="12"/>
  </w:num>
  <w:num w:numId="45">
    <w:abstractNumId w:val="10"/>
  </w:num>
  <w:num w:numId="46">
    <w:abstractNumId w:val="38"/>
  </w:num>
  <w:num w:numId="47">
    <w:abstractNumId w:val="11"/>
  </w:num>
  <w:num w:numId="48">
    <w:abstractNumId w:val="39"/>
  </w:num>
  <w:num w:numId="49">
    <w:abstractNumId w:val="20"/>
  </w:num>
  <w:num w:numId="50">
    <w:abstractNumId w:val="50"/>
  </w:num>
  <w:num w:numId="51">
    <w:abstractNumId w:val="33"/>
  </w:num>
  <w:num w:numId="52">
    <w:abstractNumId w:val="22"/>
  </w:num>
  <w:num w:numId="53">
    <w:abstractNumId w:val="56"/>
  </w:num>
  <w:num w:numId="54">
    <w:abstractNumId w:val="43"/>
  </w:num>
  <w:num w:numId="55">
    <w:abstractNumId w:val="8"/>
  </w:num>
  <w:num w:numId="56">
    <w:abstractNumId w:val="41"/>
  </w:num>
  <w:num w:numId="57">
    <w:abstractNumId w:val="6"/>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ker, Jamie">
    <w15:presenceInfo w15:providerId="None" w15:userId="Baker, Jamie"/>
  </w15:person>
  <w15:person w15:author="Box, Paul (L&amp;W, North Ryde)">
    <w15:presenceInfo w15:providerId="AD" w15:userId="S-1-5-21-61289985-2027487937-1858953157-262725"/>
  </w15:person>
  <w15:person w15:author="Simons, Bruce (L&amp;W, Highett)">
    <w15:presenceInfo w15:providerId="AD" w15:userId="S-1-5-21-61289985-2027487937-1858953157-315008"/>
  </w15:person>
  <w15:person w15:author="Cox, Simon (L&amp;W, Highett)">
    <w15:presenceInfo w15:providerId="AD" w15:userId="S-1-5-21-61289985-2027487937-1858953157-54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trackRevisions/>
  <w:defaultTabStop w:val="720"/>
  <w:evenAndOddHeaders/>
  <w:drawingGridHorizontalSpacing w:val="100"/>
  <w:displayHorizontalDrawingGridEvery w:val="2"/>
  <w:characterSpacingControl w:val="doNotCompress"/>
  <w:hdrShapeDefaults>
    <o:shapedefaults v:ext="edit" spidmax="2066">
      <o:colormru v:ext="edit" colors="#ddd,#f8f8f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 w:name="dgnword-docGUID" w:val="{FB037CCF-EDAB-460B-A980-AEEF0085BC80}"/>
    <w:docVar w:name="dgnword-eventsink" w:val="59005856"/>
    <w:docVar w:name="EN.InstantFormat" w:val="&lt;ENInstantFormat&gt;&lt;Enabled&gt;0&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rxt52zwuvxvewefez4vrwzk9v20evxzz2zf&quot;&gt;PaulBoxEndNoteLibrary Current-Saved2&lt;record-ids&gt;&lt;item&gt;223&lt;/item&gt;&lt;item&gt;300&lt;/item&gt;&lt;item&gt;392&lt;/item&gt;&lt;item&gt;404&lt;/item&gt;&lt;item&gt;434&lt;/item&gt;&lt;item&gt;436&lt;/item&gt;&lt;item&gt;516&lt;/item&gt;&lt;item&gt;762&lt;/item&gt;&lt;item&gt;764&lt;/item&gt;&lt;item&gt;774&lt;/item&gt;&lt;item&gt;791&lt;/item&gt;&lt;item&gt;805&lt;/item&gt;&lt;item&gt;811&lt;/item&gt;&lt;item&gt;813&lt;/item&gt;&lt;item&gt;814&lt;/item&gt;&lt;item&gt;815&lt;/item&gt;&lt;item&gt;816&lt;/item&gt;&lt;item&gt;824&lt;/item&gt;&lt;item&gt;832&lt;/item&gt;&lt;item&gt;833&lt;/item&gt;&lt;item&gt;835&lt;/item&gt;&lt;item&gt;836&lt;/item&gt;&lt;item&gt;837&lt;/item&gt;&lt;item&gt;838&lt;/item&gt;&lt;item&gt;839&lt;/item&gt;&lt;item&gt;840&lt;/item&gt;&lt;item&gt;841&lt;/item&gt;&lt;item&gt;842&lt;/item&gt;&lt;/record-ids&gt;&lt;/item&gt;&lt;/Libraries&gt;"/>
  </w:docVars>
  <w:rsids>
    <w:rsidRoot w:val="004C715A"/>
    <w:rsid w:val="00000E51"/>
    <w:rsid w:val="00000EEA"/>
    <w:rsid w:val="00001864"/>
    <w:rsid w:val="00002AA7"/>
    <w:rsid w:val="000031E1"/>
    <w:rsid w:val="0000371A"/>
    <w:rsid w:val="00004151"/>
    <w:rsid w:val="00004FAD"/>
    <w:rsid w:val="000054A2"/>
    <w:rsid w:val="00005EFF"/>
    <w:rsid w:val="00006A89"/>
    <w:rsid w:val="00007DC1"/>
    <w:rsid w:val="0001137C"/>
    <w:rsid w:val="00011CF3"/>
    <w:rsid w:val="00011FC6"/>
    <w:rsid w:val="000126EB"/>
    <w:rsid w:val="000149D2"/>
    <w:rsid w:val="00015E82"/>
    <w:rsid w:val="0001775B"/>
    <w:rsid w:val="0002081C"/>
    <w:rsid w:val="0002123A"/>
    <w:rsid w:val="00021C40"/>
    <w:rsid w:val="00024F6E"/>
    <w:rsid w:val="00025BD9"/>
    <w:rsid w:val="00025FD5"/>
    <w:rsid w:val="000265C0"/>
    <w:rsid w:val="0002686D"/>
    <w:rsid w:val="00027FF2"/>
    <w:rsid w:val="000316D4"/>
    <w:rsid w:val="0003217B"/>
    <w:rsid w:val="00032C10"/>
    <w:rsid w:val="00032DDB"/>
    <w:rsid w:val="000331D4"/>
    <w:rsid w:val="00035BC5"/>
    <w:rsid w:val="00041106"/>
    <w:rsid w:val="00042A1A"/>
    <w:rsid w:val="00043351"/>
    <w:rsid w:val="00043876"/>
    <w:rsid w:val="0004436C"/>
    <w:rsid w:val="000443E1"/>
    <w:rsid w:val="0004565D"/>
    <w:rsid w:val="00046533"/>
    <w:rsid w:val="00047360"/>
    <w:rsid w:val="0005048B"/>
    <w:rsid w:val="00051219"/>
    <w:rsid w:val="00051456"/>
    <w:rsid w:val="0005226F"/>
    <w:rsid w:val="0005371F"/>
    <w:rsid w:val="00053E83"/>
    <w:rsid w:val="00056FD0"/>
    <w:rsid w:val="00061433"/>
    <w:rsid w:val="00061762"/>
    <w:rsid w:val="00064612"/>
    <w:rsid w:val="000667A4"/>
    <w:rsid w:val="000671CE"/>
    <w:rsid w:val="00067D74"/>
    <w:rsid w:val="00071CF0"/>
    <w:rsid w:val="00074DFE"/>
    <w:rsid w:val="00075774"/>
    <w:rsid w:val="00075B0B"/>
    <w:rsid w:val="00080479"/>
    <w:rsid w:val="000815C2"/>
    <w:rsid w:val="00083CBE"/>
    <w:rsid w:val="00085DC0"/>
    <w:rsid w:val="00087ADA"/>
    <w:rsid w:val="000910DA"/>
    <w:rsid w:val="0009236A"/>
    <w:rsid w:val="0009340C"/>
    <w:rsid w:val="000979AD"/>
    <w:rsid w:val="000A4350"/>
    <w:rsid w:val="000A6F40"/>
    <w:rsid w:val="000A72C8"/>
    <w:rsid w:val="000B0697"/>
    <w:rsid w:val="000B0A3D"/>
    <w:rsid w:val="000B112B"/>
    <w:rsid w:val="000B1470"/>
    <w:rsid w:val="000B1774"/>
    <w:rsid w:val="000B1885"/>
    <w:rsid w:val="000B2D66"/>
    <w:rsid w:val="000B3486"/>
    <w:rsid w:val="000B4A70"/>
    <w:rsid w:val="000B509F"/>
    <w:rsid w:val="000C00B5"/>
    <w:rsid w:val="000C02C0"/>
    <w:rsid w:val="000C05F1"/>
    <w:rsid w:val="000C0940"/>
    <w:rsid w:val="000C0B9A"/>
    <w:rsid w:val="000C0E41"/>
    <w:rsid w:val="000C31EF"/>
    <w:rsid w:val="000C4051"/>
    <w:rsid w:val="000C5523"/>
    <w:rsid w:val="000C61C0"/>
    <w:rsid w:val="000C6815"/>
    <w:rsid w:val="000C7D15"/>
    <w:rsid w:val="000D0298"/>
    <w:rsid w:val="000D09D9"/>
    <w:rsid w:val="000D19DE"/>
    <w:rsid w:val="000D436B"/>
    <w:rsid w:val="000D47BF"/>
    <w:rsid w:val="000D4B67"/>
    <w:rsid w:val="000D6D2F"/>
    <w:rsid w:val="000D7AAC"/>
    <w:rsid w:val="000E114D"/>
    <w:rsid w:val="000E12D2"/>
    <w:rsid w:val="000E1CF3"/>
    <w:rsid w:val="000E2422"/>
    <w:rsid w:val="000E3988"/>
    <w:rsid w:val="000E599F"/>
    <w:rsid w:val="000E6161"/>
    <w:rsid w:val="000F07D3"/>
    <w:rsid w:val="000F1EC3"/>
    <w:rsid w:val="000F1FE4"/>
    <w:rsid w:val="000F46A0"/>
    <w:rsid w:val="0010139D"/>
    <w:rsid w:val="00101A2A"/>
    <w:rsid w:val="00104980"/>
    <w:rsid w:val="00104FBD"/>
    <w:rsid w:val="001067F0"/>
    <w:rsid w:val="001068F9"/>
    <w:rsid w:val="001100D4"/>
    <w:rsid w:val="00110EBE"/>
    <w:rsid w:val="00111138"/>
    <w:rsid w:val="00111FC3"/>
    <w:rsid w:val="0011346D"/>
    <w:rsid w:val="0011470B"/>
    <w:rsid w:val="00114B30"/>
    <w:rsid w:val="00116C3E"/>
    <w:rsid w:val="00117E59"/>
    <w:rsid w:val="001214BC"/>
    <w:rsid w:val="0012201E"/>
    <w:rsid w:val="00122172"/>
    <w:rsid w:val="001232AC"/>
    <w:rsid w:val="001236F2"/>
    <w:rsid w:val="00123BCC"/>
    <w:rsid w:val="00123FD7"/>
    <w:rsid w:val="00124464"/>
    <w:rsid w:val="001249CC"/>
    <w:rsid w:val="00124C4D"/>
    <w:rsid w:val="0013089B"/>
    <w:rsid w:val="00130AD0"/>
    <w:rsid w:val="0013258C"/>
    <w:rsid w:val="00132F76"/>
    <w:rsid w:val="0013384F"/>
    <w:rsid w:val="0013480F"/>
    <w:rsid w:val="00134FC3"/>
    <w:rsid w:val="001362D8"/>
    <w:rsid w:val="00136B7F"/>
    <w:rsid w:val="00140D00"/>
    <w:rsid w:val="00141D5A"/>
    <w:rsid w:val="0014237E"/>
    <w:rsid w:val="00145140"/>
    <w:rsid w:val="001461A3"/>
    <w:rsid w:val="00146F52"/>
    <w:rsid w:val="00154168"/>
    <w:rsid w:val="0015605C"/>
    <w:rsid w:val="00157778"/>
    <w:rsid w:val="00157AAE"/>
    <w:rsid w:val="00161BB6"/>
    <w:rsid w:val="00163CDC"/>
    <w:rsid w:val="001708B3"/>
    <w:rsid w:val="00173C4D"/>
    <w:rsid w:val="00174A49"/>
    <w:rsid w:val="00175388"/>
    <w:rsid w:val="00175B3B"/>
    <w:rsid w:val="00177270"/>
    <w:rsid w:val="001772D6"/>
    <w:rsid w:val="0017798C"/>
    <w:rsid w:val="00177E61"/>
    <w:rsid w:val="00180CFE"/>
    <w:rsid w:val="00181BE0"/>
    <w:rsid w:val="00190E0B"/>
    <w:rsid w:val="00192E59"/>
    <w:rsid w:val="00193162"/>
    <w:rsid w:val="00194542"/>
    <w:rsid w:val="00195301"/>
    <w:rsid w:val="00196146"/>
    <w:rsid w:val="00196161"/>
    <w:rsid w:val="00197496"/>
    <w:rsid w:val="001A1020"/>
    <w:rsid w:val="001A3733"/>
    <w:rsid w:val="001A39A2"/>
    <w:rsid w:val="001A4AAE"/>
    <w:rsid w:val="001A53E4"/>
    <w:rsid w:val="001B00A0"/>
    <w:rsid w:val="001B23ED"/>
    <w:rsid w:val="001B31FE"/>
    <w:rsid w:val="001B34DE"/>
    <w:rsid w:val="001B6CB5"/>
    <w:rsid w:val="001B73B5"/>
    <w:rsid w:val="001B79DA"/>
    <w:rsid w:val="001B7BF3"/>
    <w:rsid w:val="001C07F5"/>
    <w:rsid w:val="001C0C03"/>
    <w:rsid w:val="001C3137"/>
    <w:rsid w:val="001C540A"/>
    <w:rsid w:val="001C5CA5"/>
    <w:rsid w:val="001C663B"/>
    <w:rsid w:val="001D0578"/>
    <w:rsid w:val="001D2571"/>
    <w:rsid w:val="001D262A"/>
    <w:rsid w:val="001D3687"/>
    <w:rsid w:val="001D36DC"/>
    <w:rsid w:val="001D38EC"/>
    <w:rsid w:val="001D4D59"/>
    <w:rsid w:val="001D5681"/>
    <w:rsid w:val="001D713C"/>
    <w:rsid w:val="001E0012"/>
    <w:rsid w:val="001E0EA7"/>
    <w:rsid w:val="001E231B"/>
    <w:rsid w:val="001E2D97"/>
    <w:rsid w:val="001E30E8"/>
    <w:rsid w:val="001E4C59"/>
    <w:rsid w:val="001E531C"/>
    <w:rsid w:val="001F063F"/>
    <w:rsid w:val="001F1ECF"/>
    <w:rsid w:val="001F5281"/>
    <w:rsid w:val="001F56B6"/>
    <w:rsid w:val="001F676F"/>
    <w:rsid w:val="001F6FAD"/>
    <w:rsid w:val="001F7B96"/>
    <w:rsid w:val="0020034E"/>
    <w:rsid w:val="00201C06"/>
    <w:rsid w:val="002052C4"/>
    <w:rsid w:val="00206FD7"/>
    <w:rsid w:val="00207117"/>
    <w:rsid w:val="002101A4"/>
    <w:rsid w:val="002109F9"/>
    <w:rsid w:val="002119A4"/>
    <w:rsid w:val="00211F5E"/>
    <w:rsid w:val="002137D2"/>
    <w:rsid w:val="00214440"/>
    <w:rsid w:val="002146C5"/>
    <w:rsid w:val="0021482E"/>
    <w:rsid w:val="00214C74"/>
    <w:rsid w:val="00215132"/>
    <w:rsid w:val="002154A2"/>
    <w:rsid w:val="002156C8"/>
    <w:rsid w:val="00215C36"/>
    <w:rsid w:val="00216628"/>
    <w:rsid w:val="002169B5"/>
    <w:rsid w:val="00221A8F"/>
    <w:rsid w:val="00221D5A"/>
    <w:rsid w:val="00222AC7"/>
    <w:rsid w:val="0022431B"/>
    <w:rsid w:val="002254A0"/>
    <w:rsid w:val="002256CA"/>
    <w:rsid w:val="00226451"/>
    <w:rsid w:val="002274F9"/>
    <w:rsid w:val="002318A7"/>
    <w:rsid w:val="00232985"/>
    <w:rsid w:val="00232B56"/>
    <w:rsid w:val="00235BD9"/>
    <w:rsid w:val="002418DA"/>
    <w:rsid w:val="00241BAC"/>
    <w:rsid w:val="002421F2"/>
    <w:rsid w:val="00242D3D"/>
    <w:rsid w:val="00244CE6"/>
    <w:rsid w:val="00246329"/>
    <w:rsid w:val="00246594"/>
    <w:rsid w:val="00247D87"/>
    <w:rsid w:val="00250847"/>
    <w:rsid w:val="0025177C"/>
    <w:rsid w:val="00251DDE"/>
    <w:rsid w:val="00252CBB"/>
    <w:rsid w:val="002579B2"/>
    <w:rsid w:val="00260CC9"/>
    <w:rsid w:val="00262DA3"/>
    <w:rsid w:val="002630EE"/>
    <w:rsid w:val="00263A58"/>
    <w:rsid w:val="00264F6C"/>
    <w:rsid w:val="0026702C"/>
    <w:rsid w:val="00267364"/>
    <w:rsid w:val="0026739B"/>
    <w:rsid w:val="00267768"/>
    <w:rsid w:val="00270A36"/>
    <w:rsid w:val="00272DC2"/>
    <w:rsid w:val="00273A31"/>
    <w:rsid w:val="00274271"/>
    <w:rsid w:val="00274483"/>
    <w:rsid w:val="00274DF1"/>
    <w:rsid w:val="00274FEA"/>
    <w:rsid w:val="0027693D"/>
    <w:rsid w:val="00276E3E"/>
    <w:rsid w:val="00277240"/>
    <w:rsid w:val="00277610"/>
    <w:rsid w:val="00277A23"/>
    <w:rsid w:val="00277C07"/>
    <w:rsid w:val="00280D09"/>
    <w:rsid w:val="00280E4B"/>
    <w:rsid w:val="0028119E"/>
    <w:rsid w:val="00284D93"/>
    <w:rsid w:val="002852DB"/>
    <w:rsid w:val="00285F27"/>
    <w:rsid w:val="00287FBB"/>
    <w:rsid w:val="0029026E"/>
    <w:rsid w:val="002918D6"/>
    <w:rsid w:val="00292779"/>
    <w:rsid w:val="00292ED7"/>
    <w:rsid w:val="0029371B"/>
    <w:rsid w:val="00293EB0"/>
    <w:rsid w:val="00295D01"/>
    <w:rsid w:val="00297BCA"/>
    <w:rsid w:val="002A0A74"/>
    <w:rsid w:val="002A154C"/>
    <w:rsid w:val="002A30BD"/>
    <w:rsid w:val="002A37FF"/>
    <w:rsid w:val="002A4127"/>
    <w:rsid w:val="002A47DB"/>
    <w:rsid w:val="002A573E"/>
    <w:rsid w:val="002A5A18"/>
    <w:rsid w:val="002A5D8F"/>
    <w:rsid w:val="002A5FA8"/>
    <w:rsid w:val="002A658F"/>
    <w:rsid w:val="002A7824"/>
    <w:rsid w:val="002A7BB5"/>
    <w:rsid w:val="002B175E"/>
    <w:rsid w:val="002B2551"/>
    <w:rsid w:val="002B3E6E"/>
    <w:rsid w:val="002B4524"/>
    <w:rsid w:val="002B7994"/>
    <w:rsid w:val="002C0BCC"/>
    <w:rsid w:val="002C1A41"/>
    <w:rsid w:val="002C1A5E"/>
    <w:rsid w:val="002C25C4"/>
    <w:rsid w:val="002C4265"/>
    <w:rsid w:val="002C54A6"/>
    <w:rsid w:val="002C7BE0"/>
    <w:rsid w:val="002D01B3"/>
    <w:rsid w:val="002D0C89"/>
    <w:rsid w:val="002D19CD"/>
    <w:rsid w:val="002D688F"/>
    <w:rsid w:val="002D6F10"/>
    <w:rsid w:val="002D7198"/>
    <w:rsid w:val="002E00BA"/>
    <w:rsid w:val="002E0901"/>
    <w:rsid w:val="002E0C1E"/>
    <w:rsid w:val="002E3B33"/>
    <w:rsid w:val="002E3BB0"/>
    <w:rsid w:val="002E4224"/>
    <w:rsid w:val="002E6145"/>
    <w:rsid w:val="002E6619"/>
    <w:rsid w:val="002E7AB1"/>
    <w:rsid w:val="002E7B63"/>
    <w:rsid w:val="002E7CA5"/>
    <w:rsid w:val="002E7DC9"/>
    <w:rsid w:val="002F0071"/>
    <w:rsid w:val="002F06CC"/>
    <w:rsid w:val="002F08D1"/>
    <w:rsid w:val="002F17DB"/>
    <w:rsid w:val="002F3458"/>
    <w:rsid w:val="002F3D83"/>
    <w:rsid w:val="002F407B"/>
    <w:rsid w:val="002F5550"/>
    <w:rsid w:val="002F5CE1"/>
    <w:rsid w:val="002F6563"/>
    <w:rsid w:val="002F65EF"/>
    <w:rsid w:val="002F7A19"/>
    <w:rsid w:val="00300D7C"/>
    <w:rsid w:val="00301C5C"/>
    <w:rsid w:val="003036A2"/>
    <w:rsid w:val="003053C7"/>
    <w:rsid w:val="003059EB"/>
    <w:rsid w:val="00305E54"/>
    <w:rsid w:val="00306A0A"/>
    <w:rsid w:val="00306A4B"/>
    <w:rsid w:val="00306DD9"/>
    <w:rsid w:val="00307358"/>
    <w:rsid w:val="00307B3C"/>
    <w:rsid w:val="00310421"/>
    <w:rsid w:val="00311DCA"/>
    <w:rsid w:val="003139EB"/>
    <w:rsid w:val="00313CAE"/>
    <w:rsid w:val="0031605A"/>
    <w:rsid w:val="00316C41"/>
    <w:rsid w:val="0032010D"/>
    <w:rsid w:val="00322BA1"/>
    <w:rsid w:val="00322CE4"/>
    <w:rsid w:val="00323644"/>
    <w:rsid w:val="00323800"/>
    <w:rsid w:val="0032592F"/>
    <w:rsid w:val="003267AD"/>
    <w:rsid w:val="0032796C"/>
    <w:rsid w:val="0033113B"/>
    <w:rsid w:val="00331731"/>
    <w:rsid w:val="00331CE0"/>
    <w:rsid w:val="00333EED"/>
    <w:rsid w:val="0033551F"/>
    <w:rsid w:val="00335AC1"/>
    <w:rsid w:val="00340806"/>
    <w:rsid w:val="00341FFE"/>
    <w:rsid w:val="003425BE"/>
    <w:rsid w:val="0034285E"/>
    <w:rsid w:val="00342FED"/>
    <w:rsid w:val="003432BE"/>
    <w:rsid w:val="00344BBC"/>
    <w:rsid w:val="003450A8"/>
    <w:rsid w:val="003461B2"/>
    <w:rsid w:val="003536D7"/>
    <w:rsid w:val="003541AC"/>
    <w:rsid w:val="00355B43"/>
    <w:rsid w:val="00355C65"/>
    <w:rsid w:val="00356273"/>
    <w:rsid w:val="00356756"/>
    <w:rsid w:val="00357251"/>
    <w:rsid w:val="003579A8"/>
    <w:rsid w:val="00357B7D"/>
    <w:rsid w:val="00357F24"/>
    <w:rsid w:val="00357F9A"/>
    <w:rsid w:val="00361EA5"/>
    <w:rsid w:val="00361EE2"/>
    <w:rsid w:val="00362C8F"/>
    <w:rsid w:val="0036319D"/>
    <w:rsid w:val="00365E08"/>
    <w:rsid w:val="00366D90"/>
    <w:rsid w:val="00370224"/>
    <w:rsid w:val="00371F95"/>
    <w:rsid w:val="00373D8D"/>
    <w:rsid w:val="00374B1B"/>
    <w:rsid w:val="00376FF4"/>
    <w:rsid w:val="00383ADF"/>
    <w:rsid w:val="003859F3"/>
    <w:rsid w:val="00387974"/>
    <w:rsid w:val="00390015"/>
    <w:rsid w:val="00391489"/>
    <w:rsid w:val="0039270B"/>
    <w:rsid w:val="00392DFB"/>
    <w:rsid w:val="00393623"/>
    <w:rsid w:val="00394420"/>
    <w:rsid w:val="003944F2"/>
    <w:rsid w:val="00395EF5"/>
    <w:rsid w:val="0039729E"/>
    <w:rsid w:val="003A2FF2"/>
    <w:rsid w:val="003A3052"/>
    <w:rsid w:val="003A34AF"/>
    <w:rsid w:val="003A372A"/>
    <w:rsid w:val="003A3919"/>
    <w:rsid w:val="003A476E"/>
    <w:rsid w:val="003A4AF4"/>
    <w:rsid w:val="003A4CCD"/>
    <w:rsid w:val="003A647C"/>
    <w:rsid w:val="003A710E"/>
    <w:rsid w:val="003B02BA"/>
    <w:rsid w:val="003B1238"/>
    <w:rsid w:val="003B4380"/>
    <w:rsid w:val="003B5086"/>
    <w:rsid w:val="003B5288"/>
    <w:rsid w:val="003B58A6"/>
    <w:rsid w:val="003B63AA"/>
    <w:rsid w:val="003C40B6"/>
    <w:rsid w:val="003C46A1"/>
    <w:rsid w:val="003D41B4"/>
    <w:rsid w:val="003D5C1A"/>
    <w:rsid w:val="003D62C9"/>
    <w:rsid w:val="003D641F"/>
    <w:rsid w:val="003D6565"/>
    <w:rsid w:val="003D778D"/>
    <w:rsid w:val="003D7933"/>
    <w:rsid w:val="003E1168"/>
    <w:rsid w:val="003E15C8"/>
    <w:rsid w:val="003E27E2"/>
    <w:rsid w:val="003E3088"/>
    <w:rsid w:val="003E358C"/>
    <w:rsid w:val="003E3972"/>
    <w:rsid w:val="003E4573"/>
    <w:rsid w:val="003E465C"/>
    <w:rsid w:val="003E5065"/>
    <w:rsid w:val="003F061A"/>
    <w:rsid w:val="003F1806"/>
    <w:rsid w:val="003F1FBD"/>
    <w:rsid w:val="003F3380"/>
    <w:rsid w:val="003F3540"/>
    <w:rsid w:val="003F3CEB"/>
    <w:rsid w:val="003F42B7"/>
    <w:rsid w:val="003F6EAD"/>
    <w:rsid w:val="003F7DF6"/>
    <w:rsid w:val="004008E2"/>
    <w:rsid w:val="0040108B"/>
    <w:rsid w:val="00401C9F"/>
    <w:rsid w:val="004027F4"/>
    <w:rsid w:val="0040383A"/>
    <w:rsid w:val="004039ED"/>
    <w:rsid w:val="004070AA"/>
    <w:rsid w:val="00410CB7"/>
    <w:rsid w:val="004115B2"/>
    <w:rsid w:val="00411649"/>
    <w:rsid w:val="00412553"/>
    <w:rsid w:val="004134DD"/>
    <w:rsid w:val="004142F6"/>
    <w:rsid w:val="0041517D"/>
    <w:rsid w:val="004164E2"/>
    <w:rsid w:val="00416DF7"/>
    <w:rsid w:val="00420CC0"/>
    <w:rsid w:val="00421A50"/>
    <w:rsid w:val="00424719"/>
    <w:rsid w:val="00425A95"/>
    <w:rsid w:val="00425B20"/>
    <w:rsid w:val="00425D77"/>
    <w:rsid w:val="00426E97"/>
    <w:rsid w:val="00430E1E"/>
    <w:rsid w:val="004342FA"/>
    <w:rsid w:val="004362E3"/>
    <w:rsid w:val="004370FC"/>
    <w:rsid w:val="004408D2"/>
    <w:rsid w:val="00440CFE"/>
    <w:rsid w:val="00441D99"/>
    <w:rsid w:val="00441E12"/>
    <w:rsid w:val="00444967"/>
    <w:rsid w:val="00444C3F"/>
    <w:rsid w:val="00444D4A"/>
    <w:rsid w:val="004459B1"/>
    <w:rsid w:val="00446EB1"/>
    <w:rsid w:val="00450B7D"/>
    <w:rsid w:val="00450C41"/>
    <w:rsid w:val="00452655"/>
    <w:rsid w:val="004533E5"/>
    <w:rsid w:val="00455807"/>
    <w:rsid w:val="00457440"/>
    <w:rsid w:val="00457D0F"/>
    <w:rsid w:val="0046008D"/>
    <w:rsid w:val="00460886"/>
    <w:rsid w:val="0046209B"/>
    <w:rsid w:val="00462182"/>
    <w:rsid w:val="00463ED6"/>
    <w:rsid w:val="00465740"/>
    <w:rsid w:val="004658FA"/>
    <w:rsid w:val="00466556"/>
    <w:rsid w:val="004666B7"/>
    <w:rsid w:val="00466937"/>
    <w:rsid w:val="00467438"/>
    <w:rsid w:val="004712A8"/>
    <w:rsid w:val="0047143D"/>
    <w:rsid w:val="00471663"/>
    <w:rsid w:val="00471CFC"/>
    <w:rsid w:val="00471DED"/>
    <w:rsid w:val="0047350D"/>
    <w:rsid w:val="00473DA7"/>
    <w:rsid w:val="0047558B"/>
    <w:rsid w:val="00475BB5"/>
    <w:rsid w:val="00475EB7"/>
    <w:rsid w:val="004763CA"/>
    <w:rsid w:val="004766E5"/>
    <w:rsid w:val="00477F2A"/>
    <w:rsid w:val="004826CF"/>
    <w:rsid w:val="00483F64"/>
    <w:rsid w:val="0048455C"/>
    <w:rsid w:val="00485331"/>
    <w:rsid w:val="00485411"/>
    <w:rsid w:val="0048768F"/>
    <w:rsid w:val="00487D3D"/>
    <w:rsid w:val="00490552"/>
    <w:rsid w:val="00491976"/>
    <w:rsid w:val="00491B05"/>
    <w:rsid w:val="00492547"/>
    <w:rsid w:val="00494587"/>
    <w:rsid w:val="00494743"/>
    <w:rsid w:val="00497196"/>
    <w:rsid w:val="004977E9"/>
    <w:rsid w:val="004A067D"/>
    <w:rsid w:val="004A12F8"/>
    <w:rsid w:val="004A575F"/>
    <w:rsid w:val="004A7F63"/>
    <w:rsid w:val="004A7FA7"/>
    <w:rsid w:val="004B1330"/>
    <w:rsid w:val="004B2DAA"/>
    <w:rsid w:val="004B5AC9"/>
    <w:rsid w:val="004B5F7D"/>
    <w:rsid w:val="004B61A8"/>
    <w:rsid w:val="004C08B6"/>
    <w:rsid w:val="004C0D00"/>
    <w:rsid w:val="004C14AB"/>
    <w:rsid w:val="004C3462"/>
    <w:rsid w:val="004C5756"/>
    <w:rsid w:val="004C5772"/>
    <w:rsid w:val="004C715A"/>
    <w:rsid w:val="004D0A90"/>
    <w:rsid w:val="004D139E"/>
    <w:rsid w:val="004D1A4D"/>
    <w:rsid w:val="004D1CE2"/>
    <w:rsid w:val="004D44AC"/>
    <w:rsid w:val="004D5C43"/>
    <w:rsid w:val="004D5ED7"/>
    <w:rsid w:val="004E0C21"/>
    <w:rsid w:val="004E1262"/>
    <w:rsid w:val="004E3049"/>
    <w:rsid w:val="004E3950"/>
    <w:rsid w:val="004E3FEE"/>
    <w:rsid w:val="004E411B"/>
    <w:rsid w:val="004E419F"/>
    <w:rsid w:val="004E5C69"/>
    <w:rsid w:val="004E60D0"/>
    <w:rsid w:val="004E6377"/>
    <w:rsid w:val="004F12A6"/>
    <w:rsid w:val="004F1565"/>
    <w:rsid w:val="004F1878"/>
    <w:rsid w:val="004F2304"/>
    <w:rsid w:val="004F26F8"/>
    <w:rsid w:val="004F4CC9"/>
    <w:rsid w:val="004F59F3"/>
    <w:rsid w:val="004F75D8"/>
    <w:rsid w:val="00500589"/>
    <w:rsid w:val="00501062"/>
    <w:rsid w:val="005025FE"/>
    <w:rsid w:val="00504585"/>
    <w:rsid w:val="00505822"/>
    <w:rsid w:val="00506DDE"/>
    <w:rsid w:val="0050733A"/>
    <w:rsid w:val="00510288"/>
    <w:rsid w:val="005136AD"/>
    <w:rsid w:val="005138BA"/>
    <w:rsid w:val="00513923"/>
    <w:rsid w:val="00516657"/>
    <w:rsid w:val="00520CB5"/>
    <w:rsid w:val="005211AF"/>
    <w:rsid w:val="00521226"/>
    <w:rsid w:val="005213E2"/>
    <w:rsid w:val="0052413B"/>
    <w:rsid w:val="005276C2"/>
    <w:rsid w:val="00533220"/>
    <w:rsid w:val="00535383"/>
    <w:rsid w:val="00535740"/>
    <w:rsid w:val="00536F52"/>
    <w:rsid w:val="00537602"/>
    <w:rsid w:val="00540237"/>
    <w:rsid w:val="005406F8"/>
    <w:rsid w:val="00540D94"/>
    <w:rsid w:val="0054169B"/>
    <w:rsid w:val="005417D2"/>
    <w:rsid w:val="00542198"/>
    <w:rsid w:val="005422E4"/>
    <w:rsid w:val="00543721"/>
    <w:rsid w:val="00544161"/>
    <w:rsid w:val="0054436C"/>
    <w:rsid w:val="00545CF8"/>
    <w:rsid w:val="00545FB7"/>
    <w:rsid w:val="00550420"/>
    <w:rsid w:val="00550E4D"/>
    <w:rsid w:val="00550F69"/>
    <w:rsid w:val="0055186A"/>
    <w:rsid w:val="005519BC"/>
    <w:rsid w:val="005523C6"/>
    <w:rsid w:val="005535C1"/>
    <w:rsid w:val="00553BB1"/>
    <w:rsid w:val="00556DE7"/>
    <w:rsid w:val="00557C56"/>
    <w:rsid w:val="00557F13"/>
    <w:rsid w:val="005616AE"/>
    <w:rsid w:val="00562FFD"/>
    <w:rsid w:val="00564909"/>
    <w:rsid w:val="0056707F"/>
    <w:rsid w:val="00571AAC"/>
    <w:rsid w:val="00571ADF"/>
    <w:rsid w:val="00571CEA"/>
    <w:rsid w:val="00571F91"/>
    <w:rsid w:val="00575D41"/>
    <w:rsid w:val="00577845"/>
    <w:rsid w:val="00580B20"/>
    <w:rsid w:val="005815F9"/>
    <w:rsid w:val="00581C8A"/>
    <w:rsid w:val="00583783"/>
    <w:rsid w:val="00583958"/>
    <w:rsid w:val="005871BD"/>
    <w:rsid w:val="00587679"/>
    <w:rsid w:val="005900A1"/>
    <w:rsid w:val="00590B01"/>
    <w:rsid w:val="00592CAA"/>
    <w:rsid w:val="00595199"/>
    <w:rsid w:val="005968E8"/>
    <w:rsid w:val="005A0224"/>
    <w:rsid w:val="005A0BA6"/>
    <w:rsid w:val="005A0F60"/>
    <w:rsid w:val="005A1201"/>
    <w:rsid w:val="005A35B2"/>
    <w:rsid w:val="005A3671"/>
    <w:rsid w:val="005A3F38"/>
    <w:rsid w:val="005A68C6"/>
    <w:rsid w:val="005A6C20"/>
    <w:rsid w:val="005A6CC8"/>
    <w:rsid w:val="005A6F02"/>
    <w:rsid w:val="005A7100"/>
    <w:rsid w:val="005A797E"/>
    <w:rsid w:val="005A7D0B"/>
    <w:rsid w:val="005B1647"/>
    <w:rsid w:val="005B170A"/>
    <w:rsid w:val="005B2881"/>
    <w:rsid w:val="005B2B2E"/>
    <w:rsid w:val="005B336C"/>
    <w:rsid w:val="005B753C"/>
    <w:rsid w:val="005C1B4B"/>
    <w:rsid w:val="005C2541"/>
    <w:rsid w:val="005C282B"/>
    <w:rsid w:val="005C2ED3"/>
    <w:rsid w:val="005C71E9"/>
    <w:rsid w:val="005C72F1"/>
    <w:rsid w:val="005C79E2"/>
    <w:rsid w:val="005D1233"/>
    <w:rsid w:val="005D341E"/>
    <w:rsid w:val="005D4F93"/>
    <w:rsid w:val="005D5D01"/>
    <w:rsid w:val="005D6693"/>
    <w:rsid w:val="005D7700"/>
    <w:rsid w:val="005E0C64"/>
    <w:rsid w:val="005E28B0"/>
    <w:rsid w:val="005E6FDA"/>
    <w:rsid w:val="005E7012"/>
    <w:rsid w:val="005F02DD"/>
    <w:rsid w:val="005F0DA6"/>
    <w:rsid w:val="005F32AD"/>
    <w:rsid w:val="005F41CD"/>
    <w:rsid w:val="005F573F"/>
    <w:rsid w:val="005F5F6D"/>
    <w:rsid w:val="005F7C32"/>
    <w:rsid w:val="00601BED"/>
    <w:rsid w:val="00602FB2"/>
    <w:rsid w:val="00606358"/>
    <w:rsid w:val="006065A9"/>
    <w:rsid w:val="006075B1"/>
    <w:rsid w:val="00607651"/>
    <w:rsid w:val="006101EB"/>
    <w:rsid w:val="006103AF"/>
    <w:rsid w:val="00610C1D"/>
    <w:rsid w:val="006131D3"/>
    <w:rsid w:val="006207D1"/>
    <w:rsid w:val="00620AB1"/>
    <w:rsid w:val="00620C5C"/>
    <w:rsid w:val="0062173B"/>
    <w:rsid w:val="00622516"/>
    <w:rsid w:val="00625BAE"/>
    <w:rsid w:val="00626129"/>
    <w:rsid w:val="00627195"/>
    <w:rsid w:val="00627E9F"/>
    <w:rsid w:val="00630E7C"/>
    <w:rsid w:val="00633A0E"/>
    <w:rsid w:val="0063561B"/>
    <w:rsid w:val="006367E8"/>
    <w:rsid w:val="0064042D"/>
    <w:rsid w:val="00641894"/>
    <w:rsid w:val="00641AEC"/>
    <w:rsid w:val="00643074"/>
    <w:rsid w:val="00643920"/>
    <w:rsid w:val="0064524B"/>
    <w:rsid w:val="00645782"/>
    <w:rsid w:val="0064695E"/>
    <w:rsid w:val="006469A4"/>
    <w:rsid w:val="00650A8F"/>
    <w:rsid w:val="00651877"/>
    <w:rsid w:val="00653FC4"/>
    <w:rsid w:val="00655388"/>
    <w:rsid w:val="00655D42"/>
    <w:rsid w:val="00656199"/>
    <w:rsid w:val="006564D6"/>
    <w:rsid w:val="00661986"/>
    <w:rsid w:val="00661E7A"/>
    <w:rsid w:val="006620AB"/>
    <w:rsid w:val="00662222"/>
    <w:rsid w:val="00664D3A"/>
    <w:rsid w:val="00666B96"/>
    <w:rsid w:val="00670FA5"/>
    <w:rsid w:val="00675060"/>
    <w:rsid w:val="006759C2"/>
    <w:rsid w:val="0067631B"/>
    <w:rsid w:val="00676831"/>
    <w:rsid w:val="00677A9F"/>
    <w:rsid w:val="00677E60"/>
    <w:rsid w:val="0068125C"/>
    <w:rsid w:val="006817A0"/>
    <w:rsid w:val="00681CA4"/>
    <w:rsid w:val="00682027"/>
    <w:rsid w:val="006839AA"/>
    <w:rsid w:val="00685B63"/>
    <w:rsid w:val="00686A81"/>
    <w:rsid w:val="00687865"/>
    <w:rsid w:val="00690252"/>
    <w:rsid w:val="006944B9"/>
    <w:rsid w:val="00694E1A"/>
    <w:rsid w:val="00695A1E"/>
    <w:rsid w:val="00695B67"/>
    <w:rsid w:val="00697AF8"/>
    <w:rsid w:val="006A25BB"/>
    <w:rsid w:val="006A42B5"/>
    <w:rsid w:val="006A4E81"/>
    <w:rsid w:val="006A516F"/>
    <w:rsid w:val="006A5D0B"/>
    <w:rsid w:val="006A615E"/>
    <w:rsid w:val="006A6E50"/>
    <w:rsid w:val="006A70EC"/>
    <w:rsid w:val="006B0755"/>
    <w:rsid w:val="006B075B"/>
    <w:rsid w:val="006B10B6"/>
    <w:rsid w:val="006B1377"/>
    <w:rsid w:val="006B2726"/>
    <w:rsid w:val="006B2A4F"/>
    <w:rsid w:val="006B4E24"/>
    <w:rsid w:val="006B57B2"/>
    <w:rsid w:val="006B7638"/>
    <w:rsid w:val="006C0C78"/>
    <w:rsid w:val="006C0EDC"/>
    <w:rsid w:val="006C109B"/>
    <w:rsid w:val="006C180F"/>
    <w:rsid w:val="006C2519"/>
    <w:rsid w:val="006C2F7A"/>
    <w:rsid w:val="006C4214"/>
    <w:rsid w:val="006C63D3"/>
    <w:rsid w:val="006D1B2D"/>
    <w:rsid w:val="006D1E80"/>
    <w:rsid w:val="006D2E20"/>
    <w:rsid w:val="006D555F"/>
    <w:rsid w:val="006D7161"/>
    <w:rsid w:val="006D7E28"/>
    <w:rsid w:val="006E0FEE"/>
    <w:rsid w:val="006E17A3"/>
    <w:rsid w:val="006E17CD"/>
    <w:rsid w:val="006E23B6"/>
    <w:rsid w:val="006E25AB"/>
    <w:rsid w:val="006E2E54"/>
    <w:rsid w:val="006E3262"/>
    <w:rsid w:val="006E3A6D"/>
    <w:rsid w:val="006E4748"/>
    <w:rsid w:val="006E533B"/>
    <w:rsid w:val="006E730F"/>
    <w:rsid w:val="006E7746"/>
    <w:rsid w:val="006E7F70"/>
    <w:rsid w:val="006F03C5"/>
    <w:rsid w:val="006F06F9"/>
    <w:rsid w:val="006F2DEE"/>
    <w:rsid w:val="006F3910"/>
    <w:rsid w:val="006F4826"/>
    <w:rsid w:val="006F4D0E"/>
    <w:rsid w:val="006F684E"/>
    <w:rsid w:val="006F738D"/>
    <w:rsid w:val="00700185"/>
    <w:rsid w:val="00700738"/>
    <w:rsid w:val="007023BE"/>
    <w:rsid w:val="00702CE6"/>
    <w:rsid w:val="00702DAF"/>
    <w:rsid w:val="0070486A"/>
    <w:rsid w:val="00705AA2"/>
    <w:rsid w:val="00706CF9"/>
    <w:rsid w:val="00707997"/>
    <w:rsid w:val="0071029B"/>
    <w:rsid w:val="0071052E"/>
    <w:rsid w:val="00711762"/>
    <w:rsid w:val="00716588"/>
    <w:rsid w:val="007174C9"/>
    <w:rsid w:val="007179A1"/>
    <w:rsid w:val="00721552"/>
    <w:rsid w:val="00721E59"/>
    <w:rsid w:val="007251EE"/>
    <w:rsid w:val="00726E5E"/>
    <w:rsid w:val="007304F2"/>
    <w:rsid w:val="0073056C"/>
    <w:rsid w:val="007327F4"/>
    <w:rsid w:val="00732D84"/>
    <w:rsid w:val="00733C63"/>
    <w:rsid w:val="007367A7"/>
    <w:rsid w:val="00736C13"/>
    <w:rsid w:val="00736E1E"/>
    <w:rsid w:val="00736F0E"/>
    <w:rsid w:val="007373BE"/>
    <w:rsid w:val="00737514"/>
    <w:rsid w:val="00737F0A"/>
    <w:rsid w:val="007413D8"/>
    <w:rsid w:val="00741881"/>
    <w:rsid w:val="007445DB"/>
    <w:rsid w:val="007446D5"/>
    <w:rsid w:val="0074569B"/>
    <w:rsid w:val="00745927"/>
    <w:rsid w:val="00746C71"/>
    <w:rsid w:val="007510E2"/>
    <w:rsid w:val="007513AA"/>
    <w:rsid w:val="00752314"/>
    <w:rsid w:val="00752473"/>
    <w:rsid w:val="00752903"/>
    <w:rsid w:val="00757D44"/>
    <w:rsid w:val="007608C4"/>
    <w:rsid w:val="00760943"/>
    <w:rsid w:val="007616DA"/>
    <w:rsid w:val="00766BBE"/>
    <w:rsid w:val="007670DF"/>
    <w:rsid w:val="00767521"/>
    <w:rsid w:val="00770ADB"/>
    <w:rsid w:val="007719BB"/>
    <w:rsid w:val="007732C9"/>
    <w:rsid w:val="007732CE"/>
    <w:rsid w:val="007738F3"/>
    <w:rsid w:val="00773A6D"/>
    <w:rsid w:val="00774CB6"/>
    <w:rsid w:val="00774D50"/>
    <w:rsid w:val="00775032"/>
    <w:rsid w:val="007759A1"/>
    <w:rsid w:val="007767EB"/>
    <w:rsid w:val="007769BC"/>
    <w:rsid w:val="00776A3D"/>
    <w:rsid w:val="00781E8F"/>
    <w:rsid w:val="00782488"/>
    <w:rsid w:val="00782D25"/>
    <w:rsid w:val="00783262"/>
    <w:rsid w:val="00785E49"/>
    <w:rsid w:val="00786A8D"/>
    <w:rsid w:val="00786B17"/>
    <w:rsid w:val="00787338"/>
    <w:rsid w:val="0078758C"/>
    <w:rsid w:val="00787C90"/>
    <w:rsid w:val="007900CF"/>
    <w:rsid w:val="00790A1F"/>
    <w:rsid w:val="00790B92"/>
    <w:rsid w:val="007916E3"/>
    <w:rsid w:val="00792257"/>
    <w:rsid w:val="00793B7A"/>
    <w:rsid w:val="00793C15"/>
    <w:rsid w:val="00793DA2"/>
    <w:rsid w:val="00793E54"/>
    <w:rsid w:val="0079497F"/>
    <w:rsid w:val="00795227"/>
    <w:rsid w:val="00795B7B"/>
    <w:rsid w:val="00795D9A"/>
    <w:rsid w:val="007A01EB"/>
    <w:rsid w:val="007A1B37"/>
    <w:rsid w:val="007A305B"/>
    <w:rsid w:val="007A3C5F"/>
    <w:rsid w:val="007A69DE"/>
    <w:rsid w:val="007B037E"/>
    <w:rsid w:val="007B13AE"/>
    <w:rsid w:val="007B2475"/>
    <w:rsid w:val="007B249F"/>
    <w:rsid w:val="007B2ECC"/>
    <w:rsid w:val="007B375B"/>
    <w:rsid w:val="007C15C4"/>
    <w:rsid w:val="007C1DF4"/>
    <w:rsid w:val="007C5394"/>
    <w:rsid w:val="007C63C2"/>
    <w:rsid w:val="007C6BB9"/>
    <w:rsid w:val="007C6DBE"/>
    <w:rsid w:val="007C7972"/>
    <w:rsid w:val="007D0B94"/>
    <w:rsid w:val="007D0F04"/>
    <w:rsid w:val="007D147F"/>
    <w:rsid w:val="007D1B60"/>
    <w:rsid w:val="007D203F"/>
    <w:rsid w:val="007D2E6D"/>
    <w:rsid w:val="007D5501"/>
    <w:rsid w:val="007D5E43"/>
    <w:rsid w:val="007D60B8"/>
    <w:rsid w:val="007D6DA8"/>
    <w:rsid w:val="007D7F23"/>
    <w:rsid w:val="007E073D"/>
    <w:rsid w:val="007E09FE"/>
    <w:rsid w:val="007E260F"/>
    <w:rsid w:val="007E2CC0"/>
    <w:rsid w:val="007E35CB"/>
    <w:rsid w:val="007E4B05"/>
    <w:rsid w:val="007E70D7"/>
    <w:rsid w:val="007F14FD"/>
    <w:rsid w:val="007F16A8"/>
    <w:rsid w:val="007F32AA"/>
    <w:rsid w:val="007F3302"/>
    <w:rsid w:val="007F6149"/>
    <w:rsid w:val="007F618C"/>
    <w:rsid w:val="007F688D"/>
    <w:rsid w:val="007F7FFB"/>
    <w:rsid w:val="00801555"/>
    <w:rsid w:val="00802325"/>
    <w:rsid w:val="008050F5"/>
    <w:rsid w:val="00806F44"/>
    <w:rsid w:val="00807954"/>
    <w:rsid w:val="00807D12"/>
    <w:rsid w:val="00807EE7"/>
    <w:rsid w:val="00810592"/>
    <w:rsid w:val="00812E7D"/>
    <w:rsid w:val="008133A7"/>
    <w:rsid w:val="008134C1"/>
    <w:rsid w:val="00815747"/>
    <w:rsid w:val="00815DBC"/>
    <w:rsid w:val="00816C66"/>
    <w:rsid w:val="00816F1C"/>
    <w:rsid w:val="00816F32"/>
    <w:rsid w:val="008175AA"/>
    <w:rsid w:val="00820960"/>
    <w:rsid w:val="008223E7"/>
    <w:rsid w:val="008249BD"/>
    <w:rsid w:val="00826753"/>
    <w:rsid w:val="00826D20"/>
    <w:rsid w:val="0083137E"/>
    <w:rsid w:val="008315CD"/>
    <w:rsid w:val="008354EC"/>
    <w:rsid w:val="008355CD"/>
    <w:rsid w:val="00840460"/>
    <w:rsid w:val="008408C1"/>
    <w:rsid w:val="00840B15"/>
    <w:rsid w:val="008413D6"/>
    <w:rsid w:val="00843A62"/>
    <w:rsid w:val="00845935"/>
    <w:rsid w:val="0084691B"/>
    <w:rsid w:val="00846B63"/>
    <w:rsid w:val="0084763A"/>
    <w:rsid w:val="008503AA"/>
    <w:rsid w:val="0085234E"/>
    <w:rsid w:val="00854BFB"/>
    <w:rsid w:val="00854DF6"/>
    <w:rsid w:val="00854E3D"/>
    <w:rsid w:val="0085740B"/>
    <w:rsid w:val="00857B8C"/>
    <w:rsid w:val="008601C5"/>
    <w:rsid w:val="0086266B"/>
    <w:rsid w:val="00863F9A"/>
    <w:rsid w:val="00864126"/>
    <w:rsid w:val="00865F66"/>
    <w:rsid w:val="00865F79"/>
    <w:rsid w:val="00866121"/>
    <w:rsid w:val="00867518"/>
    <w:rsid w:val="008704E4"/>
    <w:rsid w:val="008752CB"/>
    <w:rsid w:val="00876062"/>
    <w:rsid w:val="00877D17"/>
    <w:rsid w:val="00880650"/>
    <w:rsid w:val="00880DE8"/>
    <w:rsid w:val="008842BE"/>
    <w:rsid w:val="00885E4B"/>
    <w:rsid w:val="00887AD9"/>
    <w:rsid w:val="00890BD7"/>
    <w:rsid w:val="00891A6E"/>
    <w:rsid w:val="00891F04"/>
    <w:rsid w:val="008941B7"/>
    <w:rsid w:val="008951FB"/>
    <w:rsid w:val="008968EB"/>
    <w:rsid w:val="008969ED"/>
    <w:rsid w:val="00897689"/>
    <w:rsid w:val="00897FEE"/>
    <w:rsid w:val="008A010B"/>
    <w:rsid w:val="008A2BE2"/>
    <w:rsid w:val="008A3A56"/>
    <w:rsid w:val="008A405E"/>
    <w:rsid w:val="008A4DD1"/>
    <w:rsid w:val="008A51A2"/>
    <w:rsid w:val="008A51C6"/>
    <w:rsid w:val="008A51D2"/>
    <w:rsid w:val="008A5617"/>
    <w:rsid w:val="008A6141"/>
    <w:rsid w:val="008B1879"/>
    <w:rsid w:val="008B1D1D"/>
    <w:rsid w:val="008B31AE"/>
    <w:rsid w:val="008B3234"/>
    <w:rsid w:val="008B6622"/>
    <w:rsid w:val="008B7AF1"/>
    <w:rsid w:val="008C0085"/>
    <w:rsid w:val="008C20C6"/>
    <w:rsid w:val="008C26F3"/>
    <w:rsid w:val="008C3905"/>
    <w:rsid w:val="008C3EB9"/>
    <w:rsid w:val="008C4B5D"/>
    <w:rsid w:val="008C73BB"/>
    <w:rsid w:val="008D2963"/>
    <w:rsid w:val="008D3814"/>
    <w:rsid w:val="008D5D71"/>
    <w:rsid w:val="008D5E56"/>
    <w:rsid w:val="008E2E9A"/>
    <w:rsid w:val="008E36EC"/>
    <w:rsid w:val="008E3A6A"/>
    <w:rsid w:val="008E4AF9"/>
    <w:rsid w:val="008E5CE3"/>
    <w:rsid w:val="008E5D7E"/>
    <w:rsid w:val="008F10C0"/>
    <w:rsid w:val="008F1194"/>
    <w:rsid w:val="008F273A"/>
    <w:rsid w:val="008F35AB"/>
    <w:rsid w:val="008F56C9"/>
    <w:rsid w:val="008F5FA6"/>
    <w:rsid w:val="008F64BD"/>
    <w:rsid w:val="008F6BD8"/>
    <w:rsid w:val="008F7A9C"/>
    <w:rsid w:val="00900503"/>
    <w:rsid w:val="009012CA"/>
    <w:rsid w:val="009023CD"/>
    <w:rsid w:val="009029DA"/>
    <w:rsid w:val="00905A06"/>
    <w:rsid w:val="0091299A"/>
    <w:rsid w:val="00914764"/>
    <w:rsid w:val="00914E01"/>
    <w:rsid w:val="0091539C"/>
    <w:rsid w:val="00915A1C"/>
    <w:rsid w:val="00917822"/>
    <w:rsid w:val="00920DDD"/>
    <w:rsid w:val="00922390"/>
    <w:rsid w:val="00923161"/>
    <w:rsid w:val="009238C0"/>
    <w:rsid w:val="0092437B"/>
    <w:rsid w:val="00924D99"/>
    <w:rsid w:val="00925EE3"/>
    <w:rsid w:val="00926287"/>
    <w:rsid w:val="0092702C"/>
    <w:rsid w:val="0092796F"/>
    <w:rsid w:val="009317F7"/>
    <w:rsid w:val="009328FC"/>
    <w:rsid w:val="00933CCF"/>
    <w:rsid w:val="00933D7D"/>
    <w:rsid w:val="00935FFC"/>
    <w:rsid w:val="009360C5"/>
    <w:rsid w:val="00937B84"/>
    <w:rsid w:val="00943C1E"/>
    <w:rsid w:val="00943CC0"/>
    <w:rsid w:val="00944443"/>
    <w:rsid w:val="00944BD4"/>
    <w:rsid w:val="00950842"/>
    <w:rsid w:val="00955065"/>
    <w:rsid w:val="009566FF"/>
    <w:rsid w:val="00957152"/>
    <w:rsid w:val="009575EE"/>
    <w:rsid w:val="00960172"/>
    <w:rsid w:val="00960593"/>
    <w:rsid w:val="0096064B"/>
    <w:rsid w:val="00962F3D"/>
    <w:rsid w:val="00963568"/>
    <w:rsid w:val="00964BC7"/>
    <w:rsid w:val="00966BBC"/>
    <w:rsid w:val="009679EC"/>
    <w:rsid w:val="0097015C"/>
    <w:rsid w:val="009704B0"/>
    <w:rsid w:val="00972036"/>
    <w:rsid w:val="009771CE"/>
    <w:rsid w:val="00983F19"/>
    <w:rsid w:val="00987853"/>
    <w:rsid w:val="0099149B"/>
    <w:rsid w:val="009920D4"/>
    <w:rsid w:val="0099432F"/>
    <w:rsid w:val="009952EB"/>
    <w:rsid w:val="00995D43"/>
    <w:rsid w:val="009964E7"/>
    <w:rsid w:val="009A180F"/>
    <w:rsid w:val="009A20E5"/>
    <w:rsid w:val="009A24A5"/>
    <w:rsid w:val="009A5929"/>
    <w:rsid w:val="009A623A"/>
    <w:rsid w:val="009B3319"/>
    <w:rsid w:val="009B4B17"/>
    <w:rsid w:val="009B532B"/>
    <w:rsid w:val="009B5842"/>
    <w:rsid w:val="009B6504"/>
    <w:rsid w:val="009B6B20"/>
    <w:rsid w:val="009B7560"/>
    <w:rsid w:val="009B77E9"/>
    <w:rsid w:val="009C1DCB"/>
    <w:rsid w:val="009C3721"/>
    <w:rsid w:val="009C3A3B"/>
    <w:rsid w:val="009C3E19"/>
    <w:rsid w:val="009C4684"/>
    <w:rsid w:val="009C4E9D"/>
    <w:rsid w:val="009C532F"/>
    <w:rsid w:val="009C5DC9"/>
    <w:rsid w:val="009D3EE1"/>
    <w:rsid w:val="009D7E49"/>
    <w:rsid w:val="009E12AB"/>
    <w:rsid w:val="009E3E67"/>
    <w:rsid w:val="009E48BF"/>
    <w:rsid w:val="009E51CE"/>
    <w:rsid w:val="009E5D82"/>
    <w:rsid w:val="009E6BAB"/>
    <w:rsid w:val="009E734D"/>
    <w:rsid w:val="009F007D"/>
    <w:rsid w:val="009F0667"/>
    <w:rsid w:val="009F0995"/>
    <w:rsid w:val="009F0EAA"/>
    <w:rsid w:val="009F35DC"/>
    <w:rsid w:val="009F38A2"/>
    <w:rsid w:val="009F3D23"/>
    <w:rsid w:val="009F4031"/>
    <w:rsid w:val="009F42AB"/>
    <w:rsid w:val="009F5A9B"/>
    <w:rsid w:val="009F62F7"/>
    <w:rsid w:val="009F78CB"/>
    <w:rsid w:val="009F79DC"/>
    <w:rsid w:val="00A00A06"/>
    <w:rsid w:val="00A0309C"/>
    <w:rsid w:val="00A04FA0"/>
    <w:rsid w:val="00A0599B"/>
    <w:rsid w:val="00A106B4"/>
    <w:rsid w:val="00A113BC"/>
    <w:rsid w:val="00A1224C"/>
    <w:rsid w:val="00A12E65"/>
    <w:rsid w:val="00A13546"/>
    <w:rsid w:val="00A14107"/>
    <w:rsid w:val="00A1480F"/>
    <w:rsid w:val="00A151FE"/>
    <w:rsid w:val="00A155F3"/>
    <w:rsid w:val="00A16C65"/>
    <w:rsid w:val="00A17DBB"/>
    <w:rsid w:val="00A20BE1"/>
    <w:rsid w:val="00A20DBC"/>
    <w:rsid w:val="00A23418"/>
    <w:rsid w:val="00A24397"/>
    <w:rsid w:val="00A24D58"/>
    <w:rsid w:val="00A25485"/>
    <w:rsid w:val="00A27A8D"/>
    <w:rsid w:val="00A30625"/>
    <w:rsid w:val="00A3205A"/>
    <w:rsid w:val="00A32EDC"/>
    <w:rsid w:val="00A35817"/>
    <w:rsid w:val="00A36ABF"/>
    <w:rsid w:val="00A36C54"/>
    <w:rsid w:val="00A36DCE"/>
    <w:rsid w:val="00A37B37"/>
    <w:rsid w:val="00A37B70"/>
    <w:rsid w:val="00A40CC4"/>
    <w:rsid w:val="00A410CD"/>
    <w:rsid w:val="00A41431"/>
    <w:rsid w:val="00A4197B"/>
    <w:rsid w:val="00A41FBE"/>
    <w:rsid w:val="00A426A2"/>
    <w:rsid w:val="00A4301D"/>
    <w:rsid w:val="00A46F3B"/>
    <w:rsid w:val="00A502B4"/>
    <w:rsid w:val="00A51287"/>
    <w:rsid w:val="00A51997"/>
    <w:rsid w:val="00A5252B"/>
    <w:rsid w:val="00A52C01"/>
    <w:rsid w:val="00A52D2E"/>
    <w:rsid w:val="00A5433E"/>
    <w:rsid w:val="00A55391"/>
    <w:rsid w:val="00A61262"/>
    <w:rsid w:val="00A61B4D"/>
    <w:rsid w:val="00A61CBD"/>
    <w:rsid w:val="00A6245A"/>
    <w:rsid w:val="00A63318"/>
    <w:rsid w:val="00A70DD1"/>
    <w:rsid w:val="00A716CA"/>
    <w:rsid w:val="00A7217F"/>
    <w:rsid w:val="00A72269"/>
    <w:rsid w:val="00A72A2A"/>
    <w:rsid w:val="00A736E7"/>
    <w:rsid w:val="00A7397B"/>
    <w:rsid w:val="00A81299"/>
    <w:rsid w:val="00A81AAE"/>
    <w:rsid w:val="00A81C1A"/>
    <w:rsid w:val="00A82227"/>
    <w:rsid w:val="00A847E1"/>
    <w:rsid w:val="00A85C20"/>
    <w:rsid w:val="00A86058"/>
    <w:rsid w:val="00A86985"/>
    <w:rsid w:val="00A86D6A"/>
    <w:rsid w:val="00A90BD5"/>
    <w:rsid w:val="00A943B2"/>
    <w:rsid w:val="00A945B8"/>
    <w:rsid w:val="00A9602E"/>
    <w:rsid w:val="00A96C37"/>
    <w:rsid w:val="00AA0085"/>
    <w:rsid w:val="00AA0222"/>
    <w:rsid w:val="00AA0866"/>
    <w:rsid w:val="00AA2C0A"/>
    <w:rsid w:val="00AA3429"/>
    <w:rsid w:val="00AA35A0"/>
    <w:rsid w:val="00AA4BB9"/>
    <w:rsid w:val="00AA502C"/>
    <w:rsid w:val="00AA7ECA"/>
    <w:rsid w:val="00AB07A4"/>
    <w:rsid w:val="00AB181B"/>
    <w:rsid w:val="00AB2E64"/>
    <w:rsid w:val="00AB4D75"/>
    <w:rsid w:val="00AC3B69"/>
    <w:rsid w:val="00AC3E58"/>
    <w:rsid w:val="00AC4A65"/>
    <w:rsid w:val="00AC589E"/>
    <w:rsid w:val="00AC6720"/>
    <w:rsid w:val="00AC7ECD"/>
    <w:rsid w:val="00AD0766"/>
    <w:rsid w:val="00AD083F"/>
    <w:rsid w:val="00AD0B4E"/>
    <w:rsid w:val="00AD2170"/>
    <w:rsid w:val="00AD275A"/>
    <w:rsid w:val="00AD3D6D"/>
    <w:rsid w:val="00AD4326"/>
    <w:rsid w:val="00AD4827"/>
    <w:rsid w:val="00AD4C79"/>
    <w:rsid w:val="00AD510D"/>
    <w:rsid w:val="00AD528C"/>
    <w:rsid w:val="00AD5BD6"/>
    <w:rsid w:val="00AD7F00"/>
    <w:rsid w:val="00AE0559"/>
    <w:rsid w:val="00AE10F2"/>
    <w:rsid w:val="00AE22BA"/>
    <w:rsid w:val="00AE2AC2"/>
    <w:rsid w:val="00AE39B6"/>
    <w:rsid w:val="00AE3B5F"/>
    <w:rsid w:val="00AE3CFD"/>
    <w:rsid w:val="00AE550C"/>
    <w:rsid w:val="00AE55D2"/>
    <w:rsid w:val="00AE6B7D"/>
    <w:rsid w:val="00AE7106"/>
    <w:rsid w:val="00AE779C"/>
    <w:rsid w:val="00AF06CB"/>
    <w:rsid w:val="00AF1B84"/>
    <w:rsid w:val="00AF37BE"/>
    <w:rsid w:val="00AF4D16"/>
    <w:rsid w:val="00AF5B4A"/>
    <w:rsid w:val="00AF6215"/>
    <w:rsid w:val="00AF6AEB"/>
    <w:rsid w:val="00B02232"/>
    <w:rsid w:val="00B03428"/>
    <w:rsid w:val="00B035CC"/>
    <w:rsid w:val="00B04ED9"/>
    <w:rsid w:val="00B06606"/>
    <w:rsid w:val="00B068D9"/>
    <w:rsid w:val="00B06E83"/>
    <w:rsid w:val="00B07A71"/>
    <w:rsid w:val="00B103CA"/>
    <w:rsid w:val="00B1154B"/>
    <w:rsid w:val="00B136C5"/>
    <w:rsid w:val="00B14087"/>
    <w:rsid w:val="00B145DD"/>
    <w:rsid w:val="00B16073"/>
    <w:rsid w:val="00B161A8"/>
    <w:rsid w:val="00B17902"/>
    <w:rsid w:val="00B2209C"/>
    <w:rsid w:val="00B222AD"/>
    <w:rsid w:val="00B23BF2"/>
    <w:rsid w:val="00B23CE0"/>
    <w:rsid w:val="00B23D50"/>
    <w:rsid w:val="00B24A66"/>
    <w:rsid w:val="00B24D85"/>
    <w:rsid w:val="00B25711"/>
    <w:rsid w:val="00B268F6"/>
    <w:rsid w:val="00B33317"/>
    <w:rsid w:val="00B3402B"/>
    <w:rsid w:val="00B34418"/>
    <w:rsid w:val="00B34499"/>
    <w:rsid w:val="00B3452A"/>
    <w:rsid w:val="00B34F64"/>
    <w:rsid w:val="00B352F4"/>
    <w:rsid w:val="00B4149A"/>
    <w:rsid w:val="00B45E08"/>
    <w:rsid w:val="00B465B0"/>
    <w:rsid w:val="00B474B5"/>
    <w:rsid w:val="00B51E8B"/>
    <w:rsid w:val="00B53061"/>
    <w:rsid w:val="00B5338E"/>
    <w:rsid w:val="00B540D4"/>
    <w:rsid w:val="00B5561F"/>
    <w:rsid w:val="00B55E79"/>
    <w:rsid w:val="00B55F0E"/>
    <w:rsid w:val="00B60D6F"/>
    <w:rsid w:val="00B61CE7"/>
    <w:rsid w:val="00B71450"/>
    <w:rsid w:val="00B80087"/>
    <w:rsid w:val="00B816CE"/>
    <w:rsid w:val="00B81F14"/>
    <w:rsid w:val="00B82731"/>
    <w:rsid w:val="00B827FF"/>
    <w:rsid w:val="00B8445D"/>
    <w:rsid w:val="00B846E1"/>
    <w:rsid w:val="00B9000E"/>
    <w:rsid w:val="00B9010E"/>
    <w:rsid w:val="00B9061C"/>
    <w:rsid w:val="00B90A67"/>
    <w:rsid w:val="00B914D7"/>
    <w:rsid w:val="00B93351"/>
    <w:rsid w:val="00B93FAF"/>
    <w:rsid w:val="00B94583"/>
    <w:rsid w:val="00B9543E"/>
    <w:rsid w:val="00B9575B"/>
    <w:rsid w:val="00B96AC7"/>
    <w:rsid w:val="00B96DBD"/>
    <w:rsid w:val="00B9744A"/>
    <w:rsid w:val="00BA0D89"/>
    <w:rsid w:val="00BA1330"/>
    <w:rsid w:val="00BA1EFC"/>
    <w:rsid w:val="00BA2996"/>
    <w:rsid w:val="00BA5919"/>
    <w:rsid w:val="00BA6C89"/>
    <w:rsid w:val="00BB4487"/>
    <w:rsid w:val="00BB6EDA"/>
    <w:rsid w:val="00BC0E52"/>
    <w:rsid w:val="00BC2074"/>
    <w:rsid w:val="00BC28D5"/>
    <w:rsid w:val="00BC46FA"/>
    <w:rsid w:val="00BC622C"/>
    <w:rsid w:val="00BD0813"/>
    <w:rsid w:val="00BD185C"/>
    <w:rsid w:val="00BD241F"/>
    <w:rsid w:val="00BD3900"/>
    <w:rsid w:val="00BD403D"/>
    <w:rsid w:val="00BD5176"/>
    <w:rsid w:val="00BD5E39"/>
    <w:rsid w:val="00BD629C"/>
    <w:rsid w:val="00BD7002"/>
    <w:rsid w:val="00BE3C7B"/>
    <w:rsid w:val="00BE514B"/>
    <w:rsid w:val="00BF1C75"/>
    <w:rsid w:val="00BF2E42"/>
    <w:rsid w:val="00BF57D9"/>
    <w:rsid w:val="00BF5B7B"/>
    <w:rsid w:val="00BF6512"/>
    <w:rsid w:val="00C0427F"/>
    <w:rsid w:val="00C050FF"/>
    <w:rsid w:val="00C05403"/>
    <w:rsid w:val="00C055AD"/>
    <w:rsid w:val="00C102B5"/>
    <w:rsid w:val="00C1361E"/>
    <w:rsid w:val="00C14296"/>
    <w:rsid w:val="00C16C31"/>
    <w:rsid w:val="00C2078E"/>
    <w:rsid w:val="00C20EAF"/>
    <w:rsid w:val="00C21A82"/>
    <w:rsid w:val="00C21C77"/>
    <w:rsid w:val="00C22DED"/>
    <w:rsid w:val="00C23138"/>
    <w:rsid w:val="00C235CA"/>
    <w:rsid w:val="00C24433"/>
    <w:rsid w:val="00C25941"/>
    <w:rsid w:val="00C25CB9"/>
    <w:rsid w:val="00C26563"/>
    <w:rsid w:val="00C27641"/>
    <w:rsid w:val="00C30960"/>
    <w:rsid w:val="00C31E43"/>
    <w:rsid w:val="00C32E7A"/>
    <w:rsid w:val="00C35B53"/>
    <w:rsid w:val="00C35BAF"/>
    <w:rsid w:val="00C37440"/>
    <w:rsid w:val="00C422BC"/>
    <w:rsid w:val="00C42B47"/>
    <w:rsid w:val="00C43CCD"/>
    <w:rsid w:val="00C44BBE"/>
    <w:rsid w:val="00C469A4"/>
    <w:rsid w:val="00C472A4"/>
    <w:rsid w:val="00C507C3"/>
    <w:rsid w:val="00C50B4F"/>
    <w:rsid w:val="00C52188"/>
    <w:rsid w:val="00C52B4D"/>
    <w:rsid w:val="00C532CC"/>
    <w:rsid w:val="00C5358D"/>
    <w:rsid w:val="00C53EA0"/>
    <w:rsid w:val="00C56AB8"/>
    <w:rsid w:val="00C56D03"/>
    <w:rsid w:val="00C607F8"/>
    <w:rsid w:val="00C613DC"/>
    <w:rsid w:val="00C61603"/>
    <w:rsid w:val="00C61B85"/>
    <w:rsid w:val="00C623E5"/>
    <w:rsid w:val="00C62BBB"/>
    <w:rsid w:val="00C6302E"/>
    <w:rsid w:val="00C63B3B"/>
    <w:rsid w:val="00C64AD3"/>
    <w:rsid w:val="00C64B70"/>
    <w:rsid w:val="00C64C5A"/>
    <w:rsid w:val="00C66A8B"/>
    <w:rsid w:val="00C731E8"/>
    <w:rsid w:val="00C74CAC"/>
    <w:rsid w:val="00C770B0"/>
    <w:rsid w:val="00C81C79"/>
    <w:rsid w:val="00C832E2"/>
    <w:rsid w:val="00C83B2F"/>
    <w:rsid w:val="00C83B9B"/>
    <w:rsid w:val="00C83DF8"/>
    <w:rsid w:val="00C845CD"/>
    <w:rsid w:val="00C847A7"/>
    <w:rsid w:val="00C84D18"/>
    <w:rsid w:val="00C858FA"/>
    <w:rsid w:val="00C85FBD"/>
    <w:rsid w:val="00C865A0"/>
    <w:rsid w:val="00C8699C"/>
    <w:rsid w:val="00C86A37"/>
    <w:rsid w:val="00C90A8F"/>
    <w:rsid w:val="00C90DEE"/>
    <w:rsid w:val="00C91629"/>
    <w:rsid w:val="00C92E07"/>
    <w:rsid w:val="00C945DD"/>
    <w:rsid w:val="00CA0DC9"/>
    <w:rsid w:val="00CA34FE"/>
    <w:rsid w:val="00CA391F"/>
    <w:rsid w:val="00CA43A1"/>
    <w:rsid w:val="00CA4E97"/>
    <w:rsid w:val="00CA5249"/>
    <w:rsid w:val="00CB069B"/>
    <w:rsid w:val="00CB2DEC"/>
    <w:rsid w:val="00CB5549"/>
    <w:rsid w:val="00CB59D1"/>
    <w:rsid w:val="00CC0F54"/>
    <w:rsid w:val="00CC1692"/>
    <w:rsid w:val="00CC28DB"/>
    <w:rsid w:val="00CC3D0D"/>
    <w:rsid w:val="00CC50FB"/>
    <w:rsid w:val="00CC55D6"/>
    <w:rsid w:val="00CC6FA2"/>
    <w:rsid w:val="00CD07D3"/>
    <w:rsid w:val="00CD0CEA"/>
    <w:rsid w:val="00CD1E4D"/>
    <w:rsid w:val="00CD23DC"/>
    <w:rsid w:val="00CD33C4"/>
    <w:rsid w:val="00CD3E8E"/>
    <w:rsid w:val="00CD4424"/>
    <w:rsid w:val="00CD5730"/>
    <w:rsid w:val="00CD5B9E"/>
    <w:rsid w:val="00CE03CC"/>
    <w:rsid w:val="00CE1481"/>
    <w:rsid w:val="00CE17A5"/>
    <w:rsid w:val="00CE43FF"/>
    <w:rsid w:val="00CE4628"/>
    <w:rsid w:val="00CE4CBA"/>
    <w:rsid w:val="00CE6D6D"/>
    <w:rsid w:val="00CF1C3C"/>
    <w:rsid w:val="00CF1F0A"/>
    <w:rsid w:val="00CF3350"/>
    <w:rsid w:val="00CF4D41"/>
    <w:rsid w:val="00CF561E"/>
    <w:rsid w:val="00CF6520"/>
    <w:rsid w:val="00CF65CD"/>
    <w:rsid w:val="00CF68F8"/>
    <w:rsid w:val="00CF7499"/>
    <w:rsid w:val="00CF7B71"/>
    <w:rsid w:val="00D02BEA"/>
    <w:rsid w:val="00D044DD"/>
    <w:rsid w:val="00D068A4"/>
    <w:rsid w:val="00D1033B"/>
    <w:rsid w:val="00D105D7"/>
    <w:rsid w:val="00D11503"/>
    <w:rsid w:val="00D13B60"/>
    <w:rsid w:val="00D13DE5"/>
    <w:rsid w:val="00D13F7B"/>
    <w:rsid w:val="00D14796"/>
    <w:rsid w:val="00D1613E"/>
    <w:rsid w:val="00D169C8"/>
    <w:rsid w:val="00D16D7D"/>
    <w:rsid w:val="00D1782B"/>
    <w:rsid w:val="00D179AD"/>
    <w:rsid w:val="00D17ACB"/>
    <w:rsid w:val="00D20077"/>
    <w:rsid w:val="00D21D2B"/>
    <w:rsid w:val="00D22441"/>
    <w:rsid w:val="00D23445"/>
    <w:rsid w:val="00D26EB7"/>
    <w:rsid w:val="00D277DC"/>
    <w:rsid w:val="00D308D9"/>
    <w:rsid w:val="00D30DD9"/>
    <w:rsid w:val="00D31716"/>
    <w:rsid w:val="00D32D8F"/>
    <w:rsid w:val="00D333B0"/>
    <w:rsid w:val="00D37679"/>
    <w:rsid w:val="00D4229E"/>
    <w:rsid w:val="00D458A6"/>
    <w:rsid w:val="00D5402C"/>
    <w:rsid w:val="00D54EFE"/>
    <w:rsid w:val="00D56273"/>
    <w:rsid w:val="00D56A38"/>
    <w:rsid w:val="00D56D62"/>
    <w:rsid w:val="00D572EB"/>
    <w:rsid w:val="00D61F41"/>
    <w:rsid w:val="00D62C77"/>
    <w:rsid w:val="00D62DA7"/>
    <w:rsid w:val="00D6461A"/>
    <w:rsid w:val="00D663CD"/>
    <w:rsid w:val="00D66F68"/>
    <w:rsid w:val="00D679DE"/>
    <w:rsid w:val="00D7081E"/>
    <w:rsid w:val="00D726E8"/>
    <w:rsid w:val="00D743B6"/>
    <w:rsid w:val="00D74957"/>
    <w:rsid w:val="00D77F94"/>
    <w:rsid w:val="00D80059"/>
    <w:rsid w:val="00D81470"/>
    <w:rsid w:val="00D81B3B"/>
    <w:rsid w:val="00D83C80"/>
    <w:rsid w:val="00D84113"/>
    <w:rsid w:val="00D86132"/>
    <w:rsid w:val="00D87E3E"/>
    <w:rsid w:val="00D92B5A"/>
    <w:rsid w:val="00D92DC5"/>
    <w:rsid w:val="00D92E2E"/>
    <w:rsid w:val="00D94F12"/>
    <w:rsid w:val="00D95D8C"/>
    <w:rsid w:val="00D9757F"/>
    <w:rsid w:val="00DA1A87"/>
    <w:rsid w:val="00DA2552"/>
    <w:rsid w:val="00DA27E6"/>
    <w:rsid w:val="00DA424C"/>
    <w:rsid w:val="00DB2075"/>
    <w:rsid w:val="00DB3194"/>
    <w:rsid w:val="00DB525D"/>
    <w:rsid w:val="00DB55B9"/>
    <w:rsid w:val="00DB6679"/>
    <w:rsid w:val="00DB6EE5"/>
    <w:rsid w:val="00DB7502"/>
    <w:rsid w:val="00DC3CE7"/>
    <w:rsid w:val="00DC5857"/>
    <w:rsid w:val="00DC739A"/>
    <w:rsid w:val="00DC759C"/>
    <w:rsid w:val="00DD29DC"/>
    <w:rsid w:val="00DD3D18"/>
    <w:rsid w:val="00DD4F5E"/>
    <w:rsid w:val="00DD7597"/>
    <w:rsid w:val="00DE09D9"/>
    <w:rsid w:val="00DE186A"/>
    <w:rsid w:val="00DE1C54"/>
    <w:rsid w:val="00DE1FE6"/>
    <w:rsid w:val="00DE25E3"/>
    <w:rsid w:val="00DE30A8"/>
    <w:rsid w:val="00DE609A"/>
    <w:rsid w:val="00DE63F9"/>
    <w:rsid w:val="00DF0D8F"/>
    <w:rsid w:val="00DF16B4"/>
    <w:rsid w:val="00DF2319"/>
    <w:rsid w:val="00DF238C"/>
    <w:rsid w:val="00DF4393"/>
    <w:rsid w:val="00DF4549"/>
    <w:rsid w:val="00DF7DF2"/>
    <w:rsid w:val="00E00084"/>
    <w:rsid w:val="00E00EE0"/>
    <w:rsid w:val="00E01718"/>
    <w:rsid w:val="00E021E3"/>
    <w:rsid w:val="00E03CCD"/>
    <w:rsid w:val="00E04157"/>
    <w:rsid w:val="00E04447"/>
    <w:rsid w:val="00E06970"/>
    <w:rsid w:val="00E079CA"/>
    <w:rsid w:val="00E1146E"/>
    <w:rsid w:val="00E1167F"/>
    <w:rsid w:val="00E14B2F"/>
    <w:rsid w:val="00E15B05"/>
    <w:rsid w:val="00E15CA5"/>
    <w:rsid w:val="00E17872"/>
    <w:rsid w:val="00E20A2C"/>
    <w:rsid w:val="00E213DD"/>
    <w:rsid w:val="00E22258"/>
    <w:rsid w:val="00E251B6"/>
    <w:rsid w:val="00E25B72"/>
    <w:rsid w:val="00E2783B"/>
    <w:rsid w:val="00E30526"/>
    <w:rsid w:val="00E313DA"/>
    <w:rsid w:val="00E3205B"/>
    <w:rsid w:val="00E32A95"/>
    <w:rsid w:val="00E33324"/>
    <w:rsid w:val="00E33BF4"/>
    <w:rsid w:val="00E33FA7"/>
    <w:rsid w:val="00E34923"/>
    <w:rsid w:val="00E34CA5"/>
    <w:rsid w:val="00E35E89"/>
    <w:rsid w:val="00E36862"/>
    <w:rsid w:val="00E404F9"/>
    <w:rsid w:val="00E414CC"/>
    <w:rsid w:val="00E4284D"/>
    <w:rsid w:val="00E43496"/>
    <w:rsid w:val="00E441E5"/>
    <w:rsid w:val="00E4491D"/>
    <w:rsid w:val="00E45316"/>
    <w:rsid w:val="00E467E7"/>
    <w:rsid w:val="00E47BAB"/>
    <w:rsid w:val="00E50F60"/>
    <w:rsid w:val="00E51A57"/>
    <w:rsid w:val="00E539E7"/>
    <w:rsid w:val="00E568F4"/>
    <w:rsid w:val="00E629DD"/>
    <w:rsid w:val="00E639CC"/>
    <w:rsid w:val="00E64D63"/>
    <w:rsid w:val="00E66217"/>
    <w:rsid w:val="00E662F6"/>
    <w:rsid w:val="00E66BA4"/>
    <w:rsid w:val="00E6789B"/>
    <w:rsid w:val="00E7095D"/>
    <w:rsid w:val="00E72D13"/>
    <w:rsid w:val="00E72FFF"/>
    <w:rsid w:val="00E75290"/>
    <w:rsid w:val="00E80BA6"/>
    <w:rsid w:val="00E80CC5"/>
    <w:rsid w:val="00E81CC9"/>
    <w:rsid w:val="00E825CA"/>
    <w:rsid w:val="00E84118"/>
    <w:rsid w:val="00E84B8C"/>
    <w:rsid w:val="00E857E0"/>
    <w:rsid w:val="00E86979"/>
    <w:rsid w:val="00E909DE"/>
    <w:rsid w:val="00E92EF9"/>
    <w:rsid w:val="00EA1519"/>
    <w:rsid w:val="00EA1C20"/>
    <w:rsid w:val="00EA1D11"/>
    <w:rsid w:val="00EA2629"/>
    <w:rsid w:val="00EA3214"/>
    <w:rsid w:val="00EA6EE3"/>
    <w:rsid w:val="00EA7773"/>
    <w:rsid w:val="00EB0407"/>
    <w:rsid w:val="00EB0536"/>
    <w:rsid w:val="00EB2587"/>
    <w:rsid w:val="00EB42A8"/>
    <w:rsid w:val="00EB5601"/>
    <w:rsid w:val="00EB571F"/>
    <w:rsid w:val="00EB6057"/>
    <w:rsid w:val="00EC0A7E"/>
    <w:rsid w:val="00EC330E"/>
    <w:rsid w:val="00EC501A"/>
    <w:rsid w:val="00EC526F"/>
    <w:rsid w:val="00EC5C01"/>
    <w:rsid w:val="00ED0A75"/>
    <w:rsid w:val="00ED2938"/>
    <w:rsid w:val="00ED7235"/>
    <w:rsid w:val="00ED7F44"/>
    <w:rsid w:val="00EE0ECD"/>
    <w:rsid w:val="00EE2138"/>
    <w:rsid w:val="00EE28C8"/>
    <w:rsid w:val="00EE600F"/>
    <w:rsid w:val="00EE7E4A"/>
    <w:rsid w:val="00EF00FB"/>
    <w:rsid w:val="00EF08E3"/>
    <w:rsid w:val="00EF0CBA"/>
    <w:rsid w:val="00EF0E79"/>
    <w:rsid w:val="00EF2E4D"/>
    <w:rsid w:val="00EF3427"/>
    <w:rsid w:val="00EF5074"/>
    <w:rsid w:val="00EF644E"/>
    <w:rsid w:val="00F00277"/>
    <w:rsid w:val="00F00FD5"/>
    <w:rsid w:val="00F020F8"/>
    <w:rsid w:val="00F0278D"/>
    <w:rsid w:val="00F02DCC"/>
    <w:rsid w:val="00F10410"/>
    <w:rsid w:val="00F10924"/>
    <w:rsid w:val="00F11158"/>
    <w:rsid w:val="00F13015"/>
    <w:rsid w:val="00F1548E"/>
    <w:rsid w:val="00F15CEC"/>
    <w:rsid w:val="00F16569"/>
    <w:rsid w:val="00F178DE"/>
    <w:rsid w:val="00F17EF3"/>
    <w:rsid w:val="00F31ECF"/>
    <w:rsid w:val="00F32C54"/>
    <w:rsid w:val="00F339D7"/>
    <w:rsid w:val="00F34445"/>
    <w:rsid w:val="00F34BA8"/>
    <w:rsid w:val="00F375F0"/>
    <w:rsid w:val="00F37D5B"/>
    <w:rsid w:val="00F40B38"/>
    <w:rsid w:val="00F415E4"/>
    <w:rsid w:val="00F41752"/>
    <w:rsid w:val="00F42B1B"/>
    <w:rsid w:val="00F43209"/>
    <w:rsid w:val="00F43ADA"/>
    <w:rsid w:val="00F444B7"/>
    <w:rsid w:val="00F45304"/>
    <w:rsid w:val="00F46AB9"/>
    <w:rsid w:val="00F46B5A"/>
    <w:rsid w:val="00F46CC7"/>
    <w:rsid w:val="00F50E71"/>
    <w:rsid w:val="00F50ECC"/>
    <w:rsid w:val="00F50FBF"/>
    <w:rsid w:val="00F519E6"/>
    <w:rsid w:val="00F52633"/>
    <w:rsid w:val="00F53DC4"/>
    <w:rsid w:val="00F55B00"/>
    <w:rsid w:val="00F57032"/>
    <w:rsid w:val="00F57627"/>
    <w:rsid w:val="00F60090"/>
    <w:rsid w:val="00F6104A"/>
    <w:rsid w:val="00F61F95"/>
    <w:rsid w:val="00F65292"/>
    <w:rsid w:val="00F657AE"/>
    <w:rsid w:val="00F66234"/>
    <w:rsid w:val="00F67127"/>
    <w:rsid w:val="00F75CA3"/>
    <w:rsid w:val="00F76B77"/>
    <w:rsid w:val="00F77872"/>
    <w:rsid w:val="00F80238"/>
    <w:rsid w:val="00F83572"/>
    <w:rsid w:val="00F8357C"/>
    <w:rsid w:val="00F85E4C"/>
    <w:rsid w:val="00F86215"/>
    <w:rsid w:val="00F8627F"/>
    <w:rsid w:val="00F86688"/>
    <w:rsid w:val="00F8713D"/>
    <w:rsid w:val="00F87441"/>
    <w:rsid w:val="00F87ECD"/>
    <w:rsid w:val="00F9057C"/>
    <w:rsid w:val="00F9071C"/>
    <w:rsid w:val="00F90B68"/>
    <w:rsid w:val="00F90CB5"/>
    <w:rsid w:val="00F91888"/>
    <w:rsid w:val="00F947AE"/>
    <w:rsid w:val="00F94A14"/>
    <w:rsid w:val="00F94EF4"/>
    <w:rsid w:val="00FA0A5E"/>
    <w:rsid w:val="00FA1180"/>
    <w:rsid w:val="00FA150A"/>
    <w:rsid w:val="00FA1C4A"/>
    <w:rsid w:val="00FA1F94"/>
    <w:rsid w:val="00FA3625"/>
    <w:rsid w:val="00FA3B7F"/>
    <w:rsid w:val="00FA4368"/>
    <w:rsid w:val="00FA50C3"/>
    <w:rsid w:val="00FA64DA"/>
    <w:rsid w:val="00FA652A"/>
    <w:rsid w:val="00FA694C"/>
    <w:rsid w:val="00FA6970"/>
    <w:rsid w:val="00FA7D7E"/>
    <w:rsid w:val="00FB4C0B"/>
    <w:rsid w:val="00FB5BF5"/>
    <w:rsid w:val="00FB6C47"/>
    <w:rsid w:val="00FB702E"/>
    <w:rsid w:val="00FB7E2B"/>
    <w:rsid w:val="00FB7EF3"/>
    <w:rsid w:val="00FC1729"/>
    <w:rsid w:val="00FC21E2"/>
    <w:rsid w:val="00FC2995"/>
    <w:rsid w:val="00FC2FB7"/>
    <w:rsid w:val="00FC3160"/>
    <w:rsid w:val="00FC345F"/>
    <w:rsid w:val="00FC38C5"/>
    <w:rsid w:val="00FC4B72"/>
    <w:rsid w:val="00FC4D89"/>
    <w:rsid w:val="00FC5206"/>
    <w:rsid w:val="00FD028C"/>
    <w:rsid w:val="00FD058E"/>
    <w:rsid w:val="00FD0F58"/>
    <w:rsid w:val="00FD0FA2"/>
    <w:rsid w:val="00FD14C4"/>
    <w:rsid w:val="00FD2217"/>
    <w:rsid w:val="00FD2B84"/>
    <w:rsid w:val="00FD5AA1"/>
    <w:rsid w:val="00FD6C6B"/>
    <w:rsid w:val="00FD7170"/>
    <w:rsid w:val="00FD76CC"/>
    <w:rsid w:val="00FE0507"/>
    <w:rsid w:val="00FE097C"/>
    <w:rsid w:val="00FE0CF9"/>
    <w:rsid w:val="00FE3F4D"/>
    <w:rsid w:val="00FE45A9"/>
    <w:rsid w:val="00FE5074"/>
    <w:rsid w:val="00FE5C31"/>
    <w:rsid w:val="00FE5DBC"/>
    <w:rsid w:val="00FE6FDC"/>
    <w:rsid w:val="00FE71D7"/>
    <w:rsid w:val="00FF014F"/>
    <w:rsid w:val="00FF03D7"/>
    <w:rsid w:val="00FF1473"/>
    <w:rsid w:val="00FF15E8"/>
    <w:rsid w:val="00FF3DBC"/>
    <w:rsid w:val="00FF4E24"/>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66">
      <o:colormru v:ext="edit" colors="#ddd,#f8f8f8"/>
    </o:shapedefaults>
    <o:shapelayout v:ext="edit">
      <o:idmap v:ext="edit" data="1"/>
    </o:shapelayout>
  </w:shapeDefaults>
  <w:decimalSymbol w:val="."/>
  <w:listSeparator w:val=","/>
  <w14:docId w14:val="52D681A9"/>
  <w15:docId w15:val="{1D7B9B3A-E83D-4D2B-9FB3-D688A76B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4"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qFormat="1"/>
    <w:lsdException w:name="List Number" w:locked="1" w:semiHidden="1" w:uiPriority="0"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qFormat="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D5B"/>
    <w:pPr>
      <w:spacing w:after="120"/>
    </w:pPr>
    <w:rPr>
      <w:rFonts w:eastAsia="Calibri"/>
      <w:color w:val="000000"/>
    </w:rPr>
  </w:style>
  <w:style w:type="paragraph" w:styleId="Heading1">
    <w:name w:val="heading 1"/>
    <w:basedOn w:val="Normal"/>
    <w:next w:val="Normal"/>
    <w:link w:val="Heading1Char"/>
    <w:uiPriority w:val="1"/>
    <w:qFormat/>
    <w:rsid w:val="004666B7"/>
    <w:pPr>
      <w:keepNext/>
      <w:keepLines/>
      <w:pageBreakBefore/>
      <w:numPr>
        <w:numId w:val="14"/>
      </w:numPr>
      <w:tabs>
        <w:tab w:val="left" w:pos="851"/>
      </w:tabs>
      <w:spacing w:after="1080" w:line="480" w:lineRule="exact"/>
      <w:ind w:left="851" w:hanging="851"/>
      <w:outlineLvl w:val="0"/>
    </w:pPr>
    <w:rPr>
      <w:rFonts w:eastAsiaTheme="majorEastAsia" w:cstheme="majorBidi"/>
      <w:b/>
      <w:bCs/>
      <w:color w:val="00A9CE" w:themeColor="accent1"/>
      <w:sz w:val="44"/>
      <w:szCs w:val="28"/>
    </w:rPr>
  </w:style>
  <w:style w:type="paragraph" w:styleId="Heading2">
    <w:name w:val="heading 2"/>
    <w:basedOn w:val="Normal"/>
    <w:next w:val="Normal"/>
    <w:link w:val="Heading2Char"/>
    <w:uiPriority w:val="1"/>
    <w:qFormat/>
    <w:rsid w:val="004F26F8"/>
    <w:pPr>
      <w:keepNext/>
      <w:numPr>
        <w:ilvl w:val="1"/>
        <w:numId w:val="14"/>
      </w:numPr>
      <w:tabs>
        <w:tab w:val="left" w:pos="851"/>
      </w:tabs>
      <w:spacing w:before="360" w:after="240"/>
      <w:outlineLvl w:val="1"/>
    </w:pPr>
    <w:rPr>
      <w:rFonts w:eastAsiaTheme="majorEastAsia" w:cstheme="majorBidi"/>
      <w:bCs/>
      <w:color w:val="00A9CE" w:themeColor="accent1"/>
      <w:sz w:val="32"/>
      <w:szCs w:val="26"/>
    </w:rPr>
  </w:style>
  <w:style w:type="paragraph" w:styleId="Heading3">
    <w:name w:val="heading 3"/>
    <w:basedOn w:val="Heading2"/>
    <w:next w:val="Normal"/>
    <w:link w:val="Heading3Char"/>
    <w:uiPriority w:val="1"/>
    <w:qFormat/>
    <w:rsid w:val="004F26F8"/>
    <w:pPr>
      <w:numPr>
        <w:ilvl w:val="2"/>
      </w:numPr>
      <w:outlineLvl w:val="2"/>
    </w:pPr>
    <w:rPr>
      <w:b/>
      <w:caps/>
      <w:color w:val="auto"/>
      <w:sz w:val="26"/>
    </w:rPr>
  </w:style>
  <w:style w:type="paragraph" w:styleId="Heading4">
    <w:name w:val="heading 4"/>
    <w:basedOn w:val="Normal"/>
    <w:next w:val="Normal"/>
    <w:link w:val="Heading4Char"/>
    <w:uiPriority w:val="1"/>
    <w:qFormat/>
    <w:rsid w:val="001249CC"/>
    <w:pPr>
      <w:keepNext/>
      <w:keepLines/>
      <w:spacing w:before="240"/>
      <w:outlineLvl w:val="3"/>
    </w:pPr>
    <w:rPr>
      <w:rFonts w:eastAsiaTheme="majorEastAsia" w:cstheme="majorBidi"/>
      <w:b/>
      <w:bCs/>
      <w:iCs/>
      <w:color w:val="00A9CE" w:themeColor="accent1"/>
      <w:spacing w:val="1"/>
      <w:sz w:val="24"/>
    </w:rPr>
  </w:style>
  <w:style w:type="paragraph" w:styleId="Heading5">
    <w:name w:val="heading 5"/>
    <w:basedOn w:val="Normal"/>
    <w:next w:val="Normal"/>
    <w:link w:val="Heading5Char"/>
    <w:uiPriority w:val="1"/>
    <w:qFormat/>
    <w:rsid w:val="003F1FBD"/>
    <w:pPr>
      <w:keepNext/>
      <w:keepLines/>
      <w:spacing w:before="240"/>
      <w:outlineLvl w:val="4"/>
    </w:pPr>
    <w:rPr>
      <w:rFonts w:eastAsiaTheme="majorEastAsia" w:cstheme="majorBidi"/>
      <w:b/>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Normal"/>
    <w:link w:val="Heading9Char"/>
    <w:uiPriority w:val="10"/>
    <w:locked/>
    <w:rsid w:val="00655388"/>
    <w:pPr>
      <w:spacing w:after="108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DB55B9"/>
    <w:rPr>
      <w:rFonts w:eastAsiaTheme="majorEastAsia" w:cstheme="majorBidi"/>
      <w:b/>
      <w:bCs/>
      <w:color w:val="00A9CE" w:themeColor="accent1"/>
      <w:sz w:val="44"/>
      <w:szCs w:val="28"/>
    </w:rPr>
  </w:style>
  <w:style w:type="character" w:customStyle="1" w:styleId="Heading2Char">
    <w:name w:val="Heading 2 Char"/>
    <w:basedOn w:val="DefaultParagraphFont"/>
    <w:link w:val="Heading2"/>
    <w:uiPriority w:val="1"/>
    <w:locked/>
    <w:rsid w:val="00DB55B9"/>
    <w:rPr>
      <w:rFonts w:eastAsiaTheme="majorEastAsia" w:cstheme="majorBidi"/>
      <w:bCs/>
      <w:color w:val="00A9CE" w:themeColor="accent1"/>
      <w:sz w:val="32"/>
      <w:szCs w:val="26"/>
    </w:rPr>
  </w:style>
  <w:style w:type="character" w:customStyle="1" w:styleId="Heading3Char">
    <w:name w:val="Heading 3 Char"/>
    <w:basedOn w:val="DefaultParagraphFont"/>
    <w:link w:val="Heading3"/>
    <w:uiPriority w:val="1"/>
    <w:locked/>
    <w:rsid w:val="00DB55B9"/>
    <w:rPr>
      <w:rFonts w:eastAsiaTheme="majorEastAsia" w:cstheme="majorBidi"/>
      <w:b/>
      <w:bCs/>
      <w:caps/>
      <w:sz w:val="26"/>
      <w:szCs w:val="26"/>
    </w:rPr>
  </w:style>
  <w:style w:type="character" w:customStyle="1" w:styleId="Heading4Char">
    <w:name w:val="Heading 4 Char"/>
    <w:basedOn w:val="DefaultParagraphFont"/>
    <w:link w:val="Heading4"/>
    <w:uiPriority w:val="1"/>
    <w:locked/>
    <w:rsid w:val="00DB55B9"/>
    <w:rPr>
      <w:rFonts w:eastAsiaTheme="majorEastAsia" w:cstheme="majorBidi"/>
      <w:b/>
      <w:bCs/>
      <w:iCs/>
      <w:color w:val="00A9CE" w:themeColor="accent1"/>
      <w:spacing w:val="1"/>
      <w:sz w:val="24"/>
    </w:rPr>
  </w:style>
  <w:style w:type="character" w:customStyle="1" w:styleId="Heading5Char">
    <w:name w:val="Heading 5 Char"/>
    <w:basedOn w:val="DefaultParagraphFont"/>
    <w:link w:val="Heading5"/>
    <w:uiPriority w:val="1"/>
    <w:locked/>
    <w:rsid w:val="00DB55B9"/>
    <w:rPr>
      <w:rFonts w:eastAsiaTheme="majorEastAsia" w:cstheme="majorBidi"/>
      <w:b/>
      <w:color w:val="000000"/>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655388"/>
    <w:rPr>
      <w:rFonts w:eastAsiaTheme="majorEastAsia" w:cstheme="majorBidi"/>
      <w:b/>
      <w:bCs/>
      <w:color w:val="00A9CE" w:themeColor="accent1"/>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Normal"/>
    <w:link w:val="FooterChar"/>
    <w:uiPriority w:val="99"/>
    <w:unhideWhenUsed/>
    <w:rsid w:val="00782488"/>
    <w:pPr>
      <w:tabs>
        <w:tab w:val="center" w:pos="4513"/>
        <w:tab w:val="right" w:pos="9026"/>
      </w:tabs>
      <w:spacing w:after="0" w:line="220" w:lineRule="atLeast"/>
    </w:pPr>
    <w:rPr>
      <w:color w:val="auto"/>
      <w:sz w:val="16"/>
    </w:rPr>
  </w:style>
  <w:style w:type="character" w:customStyle="1" w:styleId="FooterChar">
    <w:name w:val="Footer Char"/>
    <w:basedOn w:val="DefaultParagraphFont"/>
    <w:link w:val="Footer"/>
    <w:uiPriority w:val="99"/>
    <w:locked/>
    <w:rsid w:val="00DB55B9"/>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Normal"/>
    <w:uiPriority w:val="2"/>
    <w:qFormat/>
    <w:rsid w:val="00273A31"/>
    <w:pPr>
      <w:numPr>
        <w:numId w:val="6"/>
      </w:numPr>
      <w:tabs>
        <w:tab w:val="clear" w:pos="199"/>
        <w:tab w:val="left" w:pos="397"/>
      </w:tabs>
      <w:ind w:left="397" w:hanging="397"/>
      <w:contextualSpacing/>
    </w:pPr>
  </w:style>
  <w:style w:type="paragraph" w:styleId="ListNumber">
    <w:name w:val="List Number"/>
    <w:basedOn w:val="Normal"/>
    <w:qFormat/>
    <w:rsid w:val="00273A31"/>
    <w:pPr>
      <w:numPr>
        <w:numId w:val="9"/>
      </w:numPr>
      <w:tabs>
        <w:tab w:val="clear" w:pos="227"/>
        <w:tab w:val="left" w:pos="397"/>
      </w:tabs>
      <w:ind w:left="397" w:hanging="397"/>
    </w:pPr>
  </w:style>
  <w:style w:type="paragraph" w:styleId="ListBullet2">
    <w:name w:val="List Bullet 2"/>
    <w:basedOn w:val="ListBullet"/>
    <w:uiPriority w:val="2"/>
    <w:qFormat/>
    <w:rsid w:val="00273A31"/>
    <w:pPr>
      <w:numPr>
        <w:ilvl w:val="1"/>
      </w:numPr>
      <w:tabs>
        <w:tab w:val="clear" w:pos="397"/>
        <w:tab w:val="left" w:pos="794"/>
      </w:tabs>
      <w:ind w:left="794" w:hanging="360"/>
    </w:pPr>
  </w:style>
  <w:style w:type="paragraph" w:styleId="TOC1">
    <w:name w:val="toc 1"/>
    <w:basedOn w:val="Normal"/>
    <w:next w:val="Normal"/>
    <w:uiPriority w:val="39"/>
    <w:unhideWhenUsed/>
    <w:rsid w:val="008F7A9C"/>
    <w:pPr>
      <w:pBdr>
        <w:top w:val="single" w:sz="4" w:space="1" w:color="00A9CE" w:themeColor="accent1"/>
        <w:left w:val="single" w:sz="4" w:space="4" w:color="00A9CE" w:themeColor="accent1"/>
        <w:bottom w:val="single" w:sz="4" w:space="1" w:color="00A9CE" w:themeColor="accent1"/>
        <w:right w:val="single" w:sz="4" w:space="4" w:color="00A9CE" w:themeColor="accent1"/>
      </w:pBdr>
      <w:shd w:val="clear" w:color="auto" w:fill="00A9CE" w:themeFill="accent1"/>
      <w:tabs>
        <w:tab w:val="left" w:pos="737"/>
        <w:tab w:val="right" w:pos="9639"/>
      </w:tabs>
      <w:spacing w:before="240" w:after="180"/>
    </w:pPr>
    <w:rPr>
      <w:b/>
      <w:noProof/>
      <w:color w:val="FFFFFF"/>
    </w:rPr>
  </w:style>
  <w:style w:type="paragraph" w:styleId="TOC2">
    <w:name w:val="toc 2"/>
    <w:basedOn w:val="Normal"/>
    <w:next w:val="Normal"/>
    <w:uiPriority w:val="39"/>
    <w:unhideWhenUsed/>
    <w:rsid w:val="00462182"/>
    <w:pPr>
      <w:tabs>
        <w:tab w:val="left" w:pos="737"/>
        <w:tab w:val="right" w:leader="dot" w:pos="9639"/>
      </w:tabs>
      <w:spacing w:before="120" w:after="0"/>
      <w:ind w:right="284"/>
    </w:pPr>
    <w:rPr>
      <w:color w:val="00A9CE" w:themeColor="accent1"/>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Normal"/>
    <w:next w:val="Normal"/>
    <w:uiPriority w:val="39"/>
    <w:unhideWhenUsed/>
    <w:rsid w:val="008F7A9C"/>
    <w:pPr>
      <w:tabs>
        <w:tab w:val="left" w:pos="1304"/>
        <w:tab w:val="right" w:leader="dot" w:pos="9639"/>
      </w:tabs>
      <w:spacing w:before="60" w:after="0"/>
      <w:ind w:left="737" w:right="284"/>
    </w:pPr>
    <w:rPr>
      <w:color w:val="00A9CE" w:themeColor="accent1"/>
    </w:rPr>
  </w:style>
  <w:style w:type="paragraph" w:customStyle="1" w:styleId="CoverTitle">
    <w:name w:val="CoverTitle"/>
    <w:basedOn w:val="Normal"/>
    <w:uiPriority w:val="12"/>
    <w:qFormat/>
    <w:rsid w:val="008F64BD"/>
    <w:pPr>
      <w:spacing w:after="170" w:line="216" w:lineRule="auto"/>
    </w:pPr>
    <w:rPr>
      <w:rFonts w:eastAsiaTheme="majorEastAsia" w:cstheme="majorBidi"/>
      <w:b/>
      <w:color w:val="00A9CE" w:themeColor="accent1"/>
      <w:spacing w:val="5"/>
      <w:kern w:val="28"/>
      <w:sz w:val="80"/>
      <w:szCs w:val="52"/>
    </w:rPr>
  </w:style>
  <w:style w:type="paragraph" w:customStyle="1" w:styleId="PartTitle">
    <w:name w:val="PartTitle"/>
    <w:basedOn w:val="Normal"/>
    <w:uiPriority w:val="15"/>
    <w:qFormat/>
    <w:rsid w:val="00914764"/>
    <w:pPr>
      <w:tabs>
        <w:tab w:val="left" w:pos="2552"/>
      </w:tabs>
      <w:spacing w:after="0" w:line="1000" w:lineRule="exact"/>
      <w:ind w:left="2552" w:hanging="2552"/>
      <w:outlineLvl w:val="0"/>
    </w:pPr>
    <w:rPr>
      <w:b/>
      <w:color w:val="00313C" w:themeColor="accent2"/>
      <w:sz w:val="80"/>
    </w:rPr>
  </w:style>
  <w:style w:type="paragraph" w:customStyle="1" w:styleId="PartSubtitle">
    <w:name w:val="PartSubtitle"/>
    <w:basedOn w:val="PartTitle"/>
    <w:uiPriority w:val="15"/>
    <w:qFormat/>
    <w:rsid w:val="00D105D7"/>
    <w:pPr>
      <w:spacing w:before="360" w:after="240" w:line="340" w:lineRule="atLeast"/>
      <w:outlineLvl w:val="9"/>
    </w:pPr>
    <w:rPr>
      <w:b w:val="0"/>
      <w:color w:val="00A9CE" w:themeColor="accent1"/>
      <w:sz w:val="34"/>
    </w:rPr>
  </w:style>
  <w:style w:type="paragraph" w:customStyle="1" w:styleId="ListofFiguresandTablesTOCHeading">
    <w:name w:val="List of Figures and Tables TOC Heading"/>
    <w:basedOn w:val="TOCHeading"/>
    <w:uiPriority w:val="14"/>
    <w:qFormat/>
    <w:rsid w:val="00064612"/>
  </w:style>
  <w:style w:type="paragraph" w:styleId="ListBullet3">
    <w:name w:val="List Bullet 3"/>
    <w:basedOn w:val="ListBullet2"/>
    <w:uiPriority w:val="99"/>
    <w:semiHidden/>
    <w:rsid w:val="00273A31"/>
    <w:pPr>
      <w:numPr>
        <w:ilvl w:val="2"/>
      </w:numPr>
      <w:tabs>
        <w:tab w:val="clear" w:pos="595"/>
        <w:tab w:val="clear" w:pos="794"/>
        <w:tab w:val="left" w:pos="1191"/>
      </w:tabs>
      <w:ind w:left="2320" w:firstLine="0"/>
    </w:pPr>
  </w:style>
  <w:style w:type="paragraph" w:styleId="FootnoteText">
    <w:name w:val="footnote text"/>
    <w:basedOn w:val="Normal"/>
    <w:link w:val="FootnoteTextChar"/>
    <w:uiPriority w:val="99"/>
    <w:qFormat/>
    <w:rsid w:val="007A01EB"/>
    <w:pPr>
      <w:spacing w:after="0" w:line="180" w:lineRule="atLeast"/>
    </w:pPr>
    <w:rPr>
      <w:sz w:val="16"/>
      <w:szCs w:val="20"/>
    </w:rPr>
  </w:style>
  <w:style w:type="character" w:customStyle="1" w:styleId="FootnoteTextChar">
    <w:name w:val="Footnote Text Char"/>
    <w:basedOn w:val="DefaultParagraphFont"/>
    <w:link w:val="FootnoteText"/>
    <w:uiPriority w:val="99"/>
    <w:locked/>
    <w:rsid w:val="00DB55B9"/>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Source">
    <w:name w:val="Source"/>
    <w:basedOn w:val="Normal"/>
    <w:next w:val="Normal"/>
    <w:uiPriority w:val="6"/>
    <w:qFormat/>
    <w:rsid w:val="00064612"/>
    <w:pPr>
      <w:tabs>
        <w:tab w:val="left" w:pos="539"/>
      </w:tabs>
      <w:spacing w:line="180" w:lineRule="atLeast"/>
      <w:ind w:left="624" w:hanging="624"/>
    </w:pPr>
    <w:rPr>
      <w:sz w:val="16"/>
      <w:szCs w:val="20"/>
    </w:rPr>
  </w:style>
  <w:style w:type="table" w:customStyle="1" w:styleId="TableCSIRO">
    <w:name w:val="Table_CSIRO"/>
    <w:uiPriority w:val="99"/>
    <w:rsid w:val="0091299A"/>
    <w:rPr>
      <w:sz w:val="20"/>
      <w:szCs w:val="20"/>
      <w:lang w:bidi="th-TH"/>
    </w:rPr>
    <w:tblPr>
      <w:tblStyleRowBandSize w:val="1"/>
      <w:tblStyleColBandSize w:val="1"/>
      <w:tblInd w:w="113" w:type="dxa"/>
      <w:tblBorders>
        <w:bottom w:val="single" w:sz="12" w:space="0" w:color="000000"/>
      </w:tblBorders>
      <w:tblCellMar>
        <w:top w:w="57" w:type="dxa"/>
        <w:left w:w="85" w:type="dxa"/>
        <w:bottom w:w="57" w:type="dxa"/>
        <w:right w:w="85" w:type="dxa"/>
      </w:tblCellMar>
    </w:tblPr>
    <w:tblStylePr w:type="firstRow">
      <w:tblPr/>
      <w:tcPr>
        <w:shd w:val="clear" w:color="auto" w:fill="000000" w:themeFill="text1"/>
      </w:tcPr>
    </w:tblStylePr>
    <w:tblStylePr w:type="band2Horz">
      <w:tblPr/>
      <w:tcPr>
        <w:tcBorders>
          <w:top w:val="nil"/>
          <w:left w:val="nil"/>
          <w:bottom w:val="nil"/>
          <w:right w:val="nil"/>
          <w:insideH w:val="nil"/>
          <w:insideV w:val="nil"/>
          <w:tl2br w:val="nil"/>
          <w:tr2bl w:val="nil"/>
        </w:tcBorders>
        <w:shd w:val="clear" w:color="auto" w:fill="EDEDED"/>
      </w:tcPr>
    </w:tblStylePr>
  </w:style>
  <w:style w:type="paragraph" w:customStyle="1" w:styleId="TableText">
    <w:name w:val="TableText"/>
    <w:basedOn w:val="Normal"/>
    <w:uiPriority w:val="5"/>
    <w:qFormat/>
    <w:rsid w:val="00492547"/>
    <w:pPr>
      <w:spacing w:after="57" w:line="220" w:lineRule="atLeast"/>
    </w:pPr>
    <w:rPr>
      <w:sz w:val="18"/>
    </w:rPr>
  </w:style>
  <w:style w:type="paragraph" w:customStyle="1" w:styleId="TableBullet">
    <w:name w:val="TableBullet"/>
    <w:basedOn w:val="TableText"/>
    <w:uiPriority w:val="5"/>
    <w:qFormat/>
    <w:rsid w:val="006131D3"/>
    <w:pPr>
      <w:numPr>
        <w:numId w:val="8"/>
      </w:numPr>
    </w:pPr>
  </w:style>
  <w:style w:type="paragraph" w:customStyle="1" w:styleId="RowHeading">
    <w:name w:val="RowHeading"/>
    <w:basedOn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basedOn w:val="Normal"/>
    <w:uiPriority w:val="12"/>
    <w:qFormat/>
    <w:rsid w:val="00DB55B9"/>
    <w:pPr>
      <w:numPr>
        <w:ilvl w:val="1"/>
      </w:numPr>
      <w:spacing w:after="170" w:line="340" w:lineRule="atLeast"/>
    </w:pPr>
    <w:rPr>
      <w:rFonts w:eastAsiaTheme="majorEastAsia" w:cstheme="majorBidi"/>
      <w:iCs/>
      <w:color w:val="00313C" w:themeColor="accent2"/>
      <w:spacing w:val="15"/>
      <w:sz w:val="34"/>
      <w:szCs w:val="24"/>
    </w:rPr>
  </w:style>
  <w:style w:type="paragraph" w:customStyle="1" w:styleId="BackCoverContactHeading">
    <w:name w:val="BackCover ContactHeading"/>
    <w:basedOn w:val="Normal"/>
    <w:uiPriority w:val="18"/>
    <w:qFormat/>
    <w:rsid w:val="00840B15"/>
    <w:pPr>
      <w:spacing w:before="360" w:after="60"/>
    </w:pPr>
    <w:rPr>
      <w:caps/>
      <w:sz w:val="18"/>
      <w:szCs w:val="20"/>
    </w:rPr>
  </w:style>
  <w:style w:type="paragraph" w:customStyle="1" w:styleId="BackCoverContactDetails">
    <w:name w:val="BackCover ContactDetails"/>
    <w:basedOn w:val="Normal"/>
    <w:uiPriority w:val="18"/>
    <w:qFormat/>
    <w:rsid w:val="00840B15"/>
    <w:pPr>
      <w:tabs>
        <w:tab w:val="left" w:pos="199"/>
      </w:tabs>
      <w:spacing w:after="0"/>
    </w:pPr>
    <w:rPr>
      <w:sz w:val="18"/>
    </w:rPr>
  </w:style>
  <w:style w:type="character" w:customStyle="1" w:styleId="BackCoverContactBold">
    <w:name w:val="BackCover ContactBold"/>
    <w:basedOn w:val="DefaultParagraphFont"/>
    <w:uiPriority w:val="18"/>
    <w:qFormat/>
    <w:rsid w:val="00840B15"/>
    <w:rPr>
      <w:rFonts w:cs="Times New Roman"/>
      <w:b/>
    </w:rPr>
  </w:style>
  <w:style w:type="paragraph" w:styleId="TOCHeading">
    <w:name w:val="TOC Heading"/>
    <w:basedOn w:val="Heading1"/>
    <w:next w:val="Normal"/>
    <w:link w:val="TOCHeadingChar"/>
    <w:uiPriority w:val="19"/>
    <w:semiHidden/>
    <w:rsid w:val="00462182"/>
    <w:pPr>
      <w:pageBreakBefore w:val="0"/>
      <w:numPr>
        <w:numId w:val="0"/>
      </w:numPr>
      <w:tabs>
        <w:tab w:val="clear" w:pos="851"/>
      </w:tabs>
      <w:spacing w:before="480" w:after="240"/>
      <w:outlineLvl w:val="1"/>
    </w:pPr>
    <w:rPr>
      <w:bCs w:val="0"/>
    </w:rPr>
  </w:style>
  <w:style w:type="character" w:styleId="Hyperlink">
    <w:name w:val="Hyperlink"/>
    <w:basedOn w:val="DefaultParagraphFont"/>
    <w:uiPriority w:val="99"/>
    <w:qFormat/>
    <w:rsid w:val="00A14107"/>
    <w:rPr>
      <w:rFonts w:cs="Times New Roman"/>
      <w:color w:val="00A9CE" w:themeColor="accent1"/>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Normal"/>
    <w:next w:val="Normal"/>
    <w:uiPriority w:val="4"/>
    <w:qFormat/>
    <w:rsid w:val="00C24433"/>
    <w:pPr>
      <w:keepLines/>
      <w:spacing w:before="240" w:after="200"/>
    </w:pPr>
    <w:rPr>
      <w:b/>
      <w:bCs/>
      <w:color w:val="00A9CE" w:themeColor="accent1"/>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A14107"/>
    <w:rPr>
      <w:rFonts w:cs="Times New Roman"/>
      <w:color w:val="00A9CE" w:themeColor="accent1"/>
    </w:rPr>
  </w:style>
  <w:style w:type="paragraph" w:customStyle="1" w:styleId="Heading1notnumbered">
    <w:name w:val="Heading 1 not numbered"/>
    <w:basedOn w:val="Heading1"/>
    <w:uiPriority w:val="1"/>
    <w:rsid w:val="009A20E5"/>
    <w:pPr>
      <w:numPr>
        <w:numId w:val="0"/>
      </w:numPr>
    </w:pPr>
  </w:style>
  <w:style w:type="paragraph" w:customStyle="1" w:styleId="Heading3notnumbered">
    <w:name w:val="Heading 3 not numbered"/>
    <w:basedOn w:val="Heading3"/>
    <w:uiPriority w:val="1"/>
    <w:qFormat/>
    <w:rsid w:val="00752314"/>
    <w:pPr>
      <w:numPr>
        <w:ilvl w:val="0"/>
        <w:numId w:val="0"/>
      </w:numPr>
    </w:pPr>
  </w:style>
  <w:style w:type="paragraph" w:customStyle="1" w:styleId="Heading2notnumbered">
    <w:name w:val="Heading 2 not numbered"/>
    <w:basedOn w:val="Heading2"/>
    <w:uiPriority w:val="1"/>
    <w:qFormat/>
    <w:rsid w:val="00752314"/>
    <w:pPr>
      <w:numPr>
        <w:ilvl w:val="0"/>
        <w:numId w:val="0"/>
      </w:numPr>
    </w:pPr>
  </w:style>
  <w:style w:type="paragraph" w:customStyle="1" w:styleId="Heading1noTOC">
    <w:name w:val="Heading 1 no TOC"/>
    <w:basedOn w:val="Heading1notnumbered"/>
    <w:uiPriority w:val="1"/>
    <w:qFormat/>
    <w:rsid w:val="00F91888"/>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basedOn w:val="Normal"/>
    <w:link w:val="BodyTextChar"/>
    <w:uiPriority w:val="99"/>
    <w:semiHidden/>
    <w:locked/>
    <w:rsid w:val="00E251B6"/>
  </w:style>
  <w:style w:type="character" w:customStyle="1" w:styleId="BodyTextChar">
    <w:name w:val="Body Text Char"/>
    <w:basedOn w:val="DefaultParagraphFont"/>
    <w:link w:val="BodyText"/>
    <w:uiPriority w:val="99"/>
    <w:semiHidden/>
    <w:locked/>
    <w:rsid w:val="00DB55B9"/>
    <w:rPr>
      <w:rFonts w:eastAsia="Calibri"/>
      <w:color w:val="000000"/>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20"/>
    <w:qFormat/>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Normal"/>
    <w:uiPriority w:val="99"/>
    <w:semiHidden/>
    <w:locked/>
    <w:rsid w:val="00E251B6"/>
    <w:pPr>
      <w:numPr>
        <w:numId w:val="3"/>
      </w:numPr>
    </w:pPr>
  </w:style>
  <w:style w:type="paragraph" w:styleId="ListNumber4">
    <w:name w:val="List Number 4"/>
    <w:basedOn w:val="Normal"/>
    <w:uiPriority w:val="99"/>
    <w:semiHidden/>
    <w:locked/>
    <w:rsid w:val="00E251B6"/>
    <w:pPr>
      <w:numPr>
        <w:numId w:val="4"/>
      </w:numPr>
    </w:pPr>
  </w:style>
  <w:style w:type="paragraph" w:styleId="ListNumber5">
    <w:name w:val="List Number 5"/>
    <w:basedOn w:val="Normal"/>
    <w:uiPriority w:val="99"/>
    <w:semiHidden/>
    <w:locked/>
    <w:rsid w:val="00E251B6"/>
    <w:pPr>
      <w:numPr>
        <w:numId w:val="5"/>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qFormat/>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qFormat/>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8F7A9C"/>
    <w:pPr>
      <w:spacing w:before="180" w:after="60"/>
    </w:pPr>
    <w:rPr>
      <w:rFonts w:eastAsia="Times New Roman"/>
      <w:bCs/>
      <w:color w:val="00A9CE" w:themeColor="accent1"/>
      <w:sz w:val="24"/>
      <w:szCs w:val="26"/>
      <w:lang w:eastAsia="en-US"/>
    </w:rPr>
  </w:style>
  <w:style w:type="paragraph" w:customStyle="1" w:styleId="BusinessUnitName">
    <w:name w:val="Business Unit Name"/>
    <w:uiPriority w:val="12"/>
    <w:qFormat/>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Normal"/>
    <w:next w:val="Normal"/>
    <w:uiPriority w:val="99"/>
    <w:locked/>
    <w:rsid w:val="00B34418"/>
    <w:pPr>
      <w:tabs>
        <w:tab w:val="right" w:leader="dot" w:pos="9639"/>
      </w:tabs>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7"/>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6"/>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uiPriority w:val="11"/>
    <w:qFormat/>
    <w:rsid w:val="007738F3"/>
    <w:pPr>
      <w:numPr>
        <w:numId w:val="15"/>
      </w:numPr>
    </w:pPr>
  </w:style>
  <w:style w:type="paragraph" w:customStyle="1" w:styleId="AppendixHeading3">
    <w:name w:val="Appendix Heading 3"/>
    <w:basedOn w:val="Heading3"/>
    <w:uiPriority w:val="11"/>
    <w:qFormat/>
    <w:rsid w:val="00655388"/>
    <w:pPr>
      <w:numPr>
        <w:numId w:val="15"/>
      </w:numPr>
      <w:ind w:left="0" w:firstLine="0"/>
    </w:pPr>
  </w:style>
  <w:style w:type="paragraph" w:customStyle="1" w:styleId="AppendixHeading4">
    <w:name w:val="Appendix Heading 4"/>
    <w:basedOn w:val="Heading4"/>
    <w:uiPriority w:val="11"/>
    <w:qFormat/>
    <w:rsid w:val="00880650"/>
  </w:style>
  <w:style w:type="paragraph" w:customStyle="1" w:styleId="Equation">
    <w:name w:val="Equation"/>
    <w:basedOn w:val="Normal"/>
    <w:next w:val="Normal"/>
    <w:uiPriority w:val="7"/>
    <w:qFormat/>
    <w:rsid w:val="00B93FAF"/>
    <w:pPr>
      <w:tabs>
        <w:tab w:val="right" w:pos="7938"/>
      </w:tabs>
      <w:spacing w:before="284" w:after="284"/>
      <w:ind w:left="567"/>
    </w:pPr>
    <w:rPr>
      <w:rFonts w:asciiTheme="minorHAnsi" w:eastAsia="Times New Roman" w:hAnsiTheme="minorHAnsi"/>
      <w:color w:val="auto"/>
      <w:szCs w:val="24"/>
      <w:lang w:eastAsia="en-US"/>
    </w:rPr>
  </w:style>
  <w:style w:type="paragraph" w:customStyle="1" w:styleId="Reference">
    <w:name w:val="Reference"/>
    <w:basedOn w:val="Normal"/>
    <w:uiPriority w:val="9"/>
    <w:qFormat/>
    <w:rsid w:val="007F16A8"/>
    <w:pPr>
      <w:ind w:left="567" w:hanging="567"/>
    </w:pPr>
  </w:style>
  <w:style w:type="paragraph" w:styleId="ListNumber2">
    <w:name w:val="List Number 2"/>
    <w:basedOn w:val="Normal"/>
    <w:uiPriority w:val="2"/>
    <w:qFormat/>
    <w:locked/>
    <w:rsid w:val="0005371F"/>
    <w:pPr>
      <w:numPr>
        <w:numId w:val="13"/>
      </w:numPr>
      <w:tabs>
        <w:tab w:val="left" w:pos="794"/>
      </w:tabs>
      <w:ind w:left="794" w:hanging="397"/>
      <w:contextualSpacing/>
    </w:pPr>
  </w:style>
  <w:style w:type="character" w:customStyle="1" w:styleId="Italics">
    <w:name w:val="Italics"/>
    <w:basedOn w:val="DefaultParagraphFont"/>
    <w:uiPriority w:val="3"/>
    <w:qFormat/>
    <w:rsid w:val="0005371F"/>
    <w:rPr>
      <w:i/>
    </w:rPr>
  </w:style>
  <w:style w:type="paragraph" w:styleId="Title">
    <w:name w:val="Title"/>
    <w:basedOn w:val="Normal"/>
    <w:next w:val="Normal"/>
    <w:link w:val="TitleChar"/>
    <w:uiPriority w:val="10"/>
    <w:qFormat/>
    <w:rsid w:val="005815F9"/>
    <w:pPr>
      <w:pBdr>
        <w:bottom w:val="single" w:sz="8" w:space="4" w:color="00A9CE" w:themeColor="accent1"/>
      </w:pBdr>
      <w:spacing w:after="300"/>
      <w:contextualSpacing/>
    </w:pPr>
    <w:rPr>
      <w:rFonts w:asciiTheme="majorHAnsi" w:eastAsiaTheme="majorEastAsia" w:hAnsiTheme="majorHAnsi" w:cstheme="majorBidi"/>
      <w:color w:val="000000"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5815F9"/>
    <w:rPr>
      <w:rFonts w:asciiTheme="majorHAnsi" w:eastAsiaTheme="majorEastAsia" w:hAnsiTheme="majorHAnsi" w:cstheme="majorBidi"/>
      <w:color w:val="000000" w:themeColor="text2" w:themeShade="BF"/>
      <w:spacing w:val="5"/>
      <w:kern w:val="28"/>
      <w:sz w:val="52"/>
      <w:szCs w:val="52"/>
      <w:lang w:val="en-US" w:eastAsia="en-US"/>
    </w:rPr>
  </w:style>
  <w:style w:type="paragraph" w:styleId="ListParagraph">
    <w:name w:val="List Paragraph"/>
    <w:basedOn w:val="Normal"/>
    <w:uiPriority w:val="34"/>
    <w:qFormat/>
    <w:rsid w:val="004C715A"/>
    <w:pPr>
      <w:ind w:left="720"/>
      <w:contextualSpacing/>
    </w:pPr>
  </w:style>
  <w:style w:type="character" w:customStyle="1" w:styleId="apple-converted-space">
    <w:name w:val="apple-converted-space"/>
    <w:basedOn w:val="DefaultParagraphFont"/>
    <w:rsid w:val="00505822"/>
  </w:style>
  <w:style w:type="paragraph" w:styleId="Revision">
    <w:name w:val="Revision"/>
    <w:hidden/>
    <w:uiPriority w:val="99"/>
    <w:semiHidden/>
    <w:rsid w:val="00306DD9"/>
    <w:rPr>
      <w:rFonts w:eastAsia="Calibri"/>
      <w:color w:val="000000"/>
    </w:rPr>
  </w:style>
  <w:style w:type="character" w:customStyle="1" w:styleId="mw-headline">
    <w:name w:val="mw-headline"/>
    <w:basedOn w:val="DefaultParagraphFont"/>
    <w:rsid w:val="00355C65"/>
  </w:style>
  <w:style w:type="character" w:styleId="PlaceholderText">
    <w:name w:val="Placeholder Text"/>
    <w:basedOn w:val="DefaultParagraphFont"/>
    <w:uiPriority w:val="99"/>
    <w:semiHidden/>
    <w:rsid w:val="00745927"/>
    <w:rPr>
      <w:color w:val="808080"/>
    </w:rPr>
  </w:style>
  <w:style w:type="paragraph" w:customStyle="1" w:styleId="Pa14">
    <w:name w:val="Pa14"/>
    <w:basedOn w:val="Normal"/>
    <w:next w:val="Normal"/>
    <w:uiPriority w:val="99"/>
    <w:rsid w:val="005C72F1"/>
    <w:pPr>
      <w:autoSpaceDE w:val="0"/>
      <w:autoSpaceDN w:val="0"/>
      <w:adjustRightInd w:val="0"/>
      <w:spacing w:after="0" w:line="201" w:lineRule="atLeast"/>
    </w:pPr>
    <w:rPr>
      <w:rFonts w:ascii="Palatino Linotype" w:eastAsiaTheme="minorHAnsi" w:hAnsi="Palatino Linotype"/>
      <w:color w:val="auto"/>
      <w:sz w:val="24"/>
      <w:szCs w:val="24"/>
    </w:rPr>
  </w:style>
  <w:style w:type="paragraph" w:customStyle="1" w:styleId="Pa28">
    <w:name w:val="Pa28"/>
    <w:basedOn w:val="Normal"/>
    <w:next w:val="Normal"/>
    <w:uiPriority w:val="99"/>
    <w:rsid w:val="00FD14C4"/>
    <w:pPr>
      <w:autoSpaceDE w:val="0"/>
      <w:autoSpaceDN w:val="0"/>
      <w:adjustRightInd w:val="0"/>
      <w:spacing w:after="0" w:line="161" w:lineRule="atLeast"/>
    </w:pPr>
    <w:rPr>
      <w:rFonts w:ascii="Verdana" w:eastAsiaTheme="minorHAnsi" w:hAnsi="Verdana"/>
      <w:color w:val="auto"/>
      <w:sz w:val="24"/>
      <w:szCs w:val="24"/>
    </w:rPr>
  </w:style>
  <w:style w:type="character" w:customStyle="1" w:styleId="tgc">
    <w:name w:val="_tgc"/>
    <w:basedOn w:val="DefaultParagraphFont"/>
    <w:rsid w:val="00FF3DBC"/>
  </w:style>
  <w:style w:type="paragraph" w:customStyle="1" w:styleId="Default">
    <w:name w:val="Default"/>
    <w:rsid w:val="00206FD7"/>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986894">
      <w:bodyDiv w:val="1"/>
      <w:marLeft w:val="0"/>
      <w:marRight w:val="0"/>
      <w:marTop w:val="0"/>
      <w:marBottom w:val="0"/>
      <w:divBdr>
        <w:top w:val="none" w:sz="0" w:space="0" w:color="auto"/>
        <w:left w:val="none" w:sz="0" w:space="0" w:color="auto"/>
        <w:bottom w:val="none" w:sz="0" w:space="0" w:color="auto"/>
        <w:right w:val="none" w:sz="0" w:space="0" w:color="auto"/>
      </w:divBdr>
    </w:div>
    <w:div w:id="360668474">
      <w:bodyDiv w:val="1"/>
      <w:marLeft w:val="0"/>
      <w:marRight w:val="0"/>
      <w:marTop w:val="0"/>
      <w:marBottom w:val="0"/>
      <w:divBdr>
        <w:top w:val="none" w:sz="0" w:space="0" w:color="auto"/>
        <w:left w:val="none" w:sz="0" w:space="0" w:color="auto"/>
        <w:bottom w:val="none" w:sz="0" w:space="0" w:color="auto"/>
        <w:right w:val="none" w:sz="0" w:space="0" w:color="auto"/>
      </w:divBdr>
    </w:div>
    <w:div w:id="555701174">
      <w:bodyDiv w:val="1"/>
      <w:marLeft w:val="0"/>
      <w:marRight w:val="0"/>
      <w:marTop w:val="0"/>
      <w:marBottom w:val="0"/>
      <w:divBdr>
        <w:top w:val="none" w:sz="0" w:space="0" w:color="auto"/>
        <w:left w:val="none" w:sz="0" w:space="0" w:color="auto"/>
        <w:bottom w:val="none" w:sz="0" w:space="0" w:color="auto"/>
        <w:right w:val="none" w:sz="0" w:space="0" w:color="auto"/>
      </w:divBdr>
    </w:div>
    <w:div w:id="615409615">
      <w:bodyDiv w:val="1"/>
      <w:marLeft w:val="0"/>
      <w:marRight w:val="0"/>
      <w:marTop w:val="0"/>
      <w:marBottom w:val="0"/>
      <w:divBdr>
        <w:top w:val="none" w:sz="0" w:space="0" w:color="auto"/>
        <w:left w:val="none" w:sz="0" w:space="0" w:color="auto"/>
        <w:bottom w:val="none" w:sz="0" w:space="0" w:color="auto"/>
        <w:right w:val="none" w:sz="0" w:space="0" w:color="auto"/>
      </w:divBdr>
    </w:div>
    <w:div w:id="719323816">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1214149496">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757248190">
      <w:bodyDiv w:val="1"/>
      <w:marLeft w:val="0"/>
      <w:marRight w:val="0"/>
      <w:marTop w:val="0"/>
      <w:marBottom w:val="0"/>
      <w:divBdr>
        <w:top w:val="none" w:sz="0" w:space="0" w:color="auto"/>
        <w:left w:val="none" w:sz="0" w:space="0" w:color="auto"/>
        <w:bottom w:val="none" w:sz="0" w:space="0" w:color="auto"/>
        <w:right w:val="none" w:sz="0" w:space="0" w:color="auto"/>
      </w:divBdr>
    </w:div>
    <w:div w:id="1922061841">
      <w:bodyDiv w:val="1"/>
      <w:marLeft w:val="0"/>
      <w:marRight w:val="0"/>
      <w:marTop w:val="0"/>
      <w:marBottom w:val="0"/>
      <w:divBdr>
        <w:top w:val="none" w:sz="0" w:space="0" w:color="auto"/>
        <w:left w:val="none" w:sz="0" w:space="0" w:color="auto"/>
        <w:bottom w:val="none" w:sz="0" w:space="0" w:color="auto"/>
        <w:right w:val="none" w:sz="0" w:space="0" w:color="auto"/>
      </w:divBdr>
    </w:div>
    <w:div w:id="2050377499">
      <w:bodyDiv w:val="1"/>
      <w:marLeft w:val="0"/>
      <w:marRight w:val="0"/>
      <w:marTop w:val="0"/>
      <w:marBottom w:val="0"/>
      <w:divBdr>
        <w:top w:val="none" w:sz="0" w:space="0" w:color="auto"/>
        <w:left w:val="none" w:sz="0" w:space="0" w:color="auto"/>
        <w:bottom w:val="none" w:sz="0" w:space="0" w:color="auto"/>
        <w:right w:val="none" w:sz="0" w:space="0" w:color="auto"/>
      </w:divBdr>
    </w:div>
    <w:div w:id="207500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ox019\Dropbox\FSDF\Model%20framework\deliverables\FSDF-Data%20Specification%20Framework%20V1-9.docx" TargetMode="External"/><Relationship Id="rId18" Type="http://schemas.openxmlformats.org/officeDocument/2006/relationships/image" Target="media/image4.jpeg"/><Relationship Id="rId26" Type="http://schemas.openxmlformats.org/officeDocument/2006/relationships/hyperlink" Target="http://www.opengeospatial.org" TargetMode="External"/><Relationship Id="rId39" Type="http://schemas.openxmlformats.org/officeDocument/2006/relationships/hyperlink" Target="https://www.seegrid.csiro.au/wiki/bin/view/AppSchemas/IsoTc211Standard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seegrid.csiro.au/wiki/bin/view/AppSchemas/OGCServiceInterfaces" TargetMode="External"/><Relationship Id="rId42" Type="http://schemas.openxmlformats.org/officeDocument/2006/relationships/diagramQuickStyle" Target="diagrams/quickStyle1.xml"/><Relationship Id="rId47" Type="http://schemas.openxmlformats.org/officeDocument/2006/relationships/hyperlink" Target="http://en.wikipedia.org/wiki/Abstraction"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hyperlink" Target="http://www.anzlic.org.au/infrastructure_metadata.html" TargetMode="External"/><Relationship Id="rId38" Type="http://schemas.openxmlformats.org/officeDocument/2006/relationships/hyperlink" Target="https://www.seegrid.csiro.au/wiki/bin/view/AppSchemas/SchemaFormalization" TargetMode="External"/><Relationship Id="rId46" Type="http://schemas.openxmlformats.org/officeDocument/2006/relationships/hyperlink" Target="http://www.opengeospatial.org/ogc/glossary"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www.seegrid.csiro.au/wiki/bin/view/AppSchemas/OGCServiceInterfaces" TargetMode="External"/><Relationship Id="rId41"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32" Type="http://schemas.openxmlformats.org/officeDocument/2006/relationships/hyperlink" Target="http://www.fgdc.gov/metadata" TargetMode="External"/><Relationship Id="rId37" Type="http://schemas.openxmlformats.org/officeDocument/2006/relationships/hyperlink" Target="https://www.seegrid.csiro.au/wiki/bin/view/AppSchemas/FeatureModel" TargetMode="External"/><Relationship Id="rId40" Type="http://schemas.openxmlformats.org/officeDocument/2006/relationships/diagramData" Target="diagrams/data1.xml"/><Relationship Id="rId45"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en.wikipedia.org/wiki/Human_resources" TargetMode="External"/><Relationship Id="rId28" Type="http://schemas.openxmlformats.org/officeDocument/2006/relationships/hyperlink" Target="https://www.seegrid.csiro.au/wiki/bin/view/AppSchemas/OGCServiceInterfaces" TargetMode="External"/><Relationship Id="rId36" Type="http://schemas.openxmlformats.org/officeDocument/2006/relationships/image" Target="media/image10.jp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5.jpeg"/><Relationship Id="rId31" Type="http://schemas.openxmlformats.org/officeDocument/2006/relationships/hyperlink" Target="http://www.dublincore.org/" TargetMode="External"/><Relationship Id="rId44"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hyperlink" Target="https://www.seegrid.csiro.au/wiki/bin/view/AppSchemas/OGCServiceInterfaces" TargetMode="External"/><Relationship Id="rId30" Type="http://schemas.openxmlformats.org/officeDocument/2006/relationships/hyperlink" Target="https://www.seegrid.csiro.au/wiki/bin/view/AppSchemas/OGCServiceInterfaces" TargetMode="External"/><Relationship Id="rId35" Type="http://schemas.openxmlformats.org/officeDocument/2006/relationships/image" Target="media/image9.JPG"/><Relationship Id="rId43" Type="http://schemas.openxmlformats.org/officeDocument/2006/relationships/diagramColors" Target="diagrams/colors1.xml"/><Relationship Id="rId4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inspire.ec.europa.eu/" TargetMode="External"/><Relationship Id="rId3" Type="http://schemas.openxmlformats.org/officeDocument/2006/relationships/hyperlink" Target="http://www.w3.org/" TargetMode="External"/><Relationship Id="rId7" Type="http://schemas.openxmlformats.org/officeDocument/2006/relationships/hyperlink" Target="http://api.eurogeoss-broker.eu/docs/index.html" TargetMode="External"/><Relationship Id="rId2" Type="http://schemas.openxmlformats.org/officeDocument/2006/relationships/hyperlink" Target="http://inspire.ec.europa.eu/index.cfm/pageid/2" TargetMode="External"/><Relationship Id="rId1" Type="http://schemas.openxmlformats.org/officeDocument/2006/relationships/hyperlink" Target="http://www.anzlic.gov.au/foundation_spatial_data_framework" TargetMode="External"/><Relationship Id="rId6" Type="http://schemas.openxmlformats.org/officeDocument/2006/relationships/hyperlink" Target="http://www.ga.gov.au/place-names/index.xhtml" TargetMode="External"/><Relationship Id="rId5" Type="http://schemas.openxmlformats.org/officeDocument/2006/relationships/hyperlink" Target="http://www.psma.com.au/?product=g-naf" TargetMode="External"/><Relationship Id="rId10" Type="http://schemas.openxmlformats.org/officeDocument/2006/relationships/hyperlink" Target="http://www.esdi-community.eu/projects/hale" TargetMode="External"/><Relationship Id="rId4" Type="http://schemas.openxmlformats.org/officeDocument/2006/relationships/hyperlink" Target="http://www.abs.gov.au/websitedbs/D3310114.nsf/home/Australian+Statistical+Geography+Standard+%28ASGS%29" TargetMode="External"/><Relationship Id="rId9" Type="http://schemas.openxmlformats.org/officeDocument/2006/relationships/hyperlink" Target="http://community.esdi-humboldt.eu/projects/geo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28v\AppData\Roaming\Microsoft\Templates\CSIRO_ReportTemplate_Formal_120222.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ox019\Dropbox\FSDF\Model%20framework\deliverables\geospatial%20data%20supply%20chain%20patterns%20and%20cos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60856678629456"/>
          <c:y val="9.7156516149767155E-2"/>
          <c:w val="0.58642957130358841"/>
          <c:h val="0.54083827484527403"/>
        </c:manualLayout>
      </c:layout>
      <c:barChart>
        <c:barDir val="col"/>
        <c:grouping val="percentStacked"/>
        <c:varyColors val="0"/>
        <c:ser>
          <c:idx val="0"/>
          <c:order val="0"/>
          <c:tx>
            <c:strRef>
              <c:f>Sheet1!$B$2</c:f>
              <c:strCache>
                <c:ptCount val="1"/>
                <c:pt idx="0">
                  <c:v>Provider</c:v>
                </c:pt>
              </c:strCache>
            </c:strRef>
          </c:tx>
          <c:spPr>
            <a:solidFill>
              <a:schemeClr val="accent3">
                <a:lumMod val="75000"/>
              </a:schemeClr>
            </a:solidFill>
          </c:spPr>
          <c:invertIfNegative val="0"/>
          <c:cat>
            <c:strRef>
              <c:f>Sheet1!$A$3:$A$7</c:f>
              <c:strCache>
                <c:ptCount val="5"/>
                <c:pt idx="0">
                  <c:v>1 Point</c:v>
                </c:pt>
                <c:pt idx="1">
                  <c:v>2 Central</c:v>
                </c:pt>
                <c:pt idx="2">
                  <c:v>3 Aggreg.</c:v>
                </c:pt>
                <c:pt idx="3">
                  <c:v>4 Broker</c:v>
                </c:pt>
                <c:pt idx="4">
                  <c:v>5 Fed.</c:v>
                </c:pt>
              </c:strCache>
            </c:strRef>
          </c:cat>
          <c:val>
            <c:numRef>
              <c:f>Sheet1!$B$3:$B$7</c:f>
              <c:numCache>
                <c:formatCode>General</c:formatCode>
                <c:ptCount val="5"/>
                <c:pt idx="0">
                  <c:v>5</c:v>
                </c:pt>
                <c:pt idx="1">
                  <c:v>60</c:v>
                </c:pt>
                <c:pt idx="2">
                  <c:v>5</c:v>
                </c:pt>
                <c:pt idx="3">
                  <c:v>20</c:v>
                </c:pt>
                <c:pt idx="4">
                  <c:v>90</c:v>
                </c:pt>
              </c:numCache>
            </c:numRef>
          </c:val>
        </c:ser>
        <c:ser>
          <c:idx val="1"/>
          <c:order val="1"/>
          <c:tx>
            <c:strRef>
              <c:f>Sheet1!$C$2</c:f>
              <c:strCache>
                <c:ptCount val="1"/>
                <c:pt idx="0">
                  <c:v>Intermediary</c:v>
                </c:pt>
              </c:strCache>
            </c:strRef>
          </c:tx>
          <c:spPr>
            <a:solidFill>
              <a:srgbClr val="FFC000"/>
            </a:solidFill>
          </c:spPr>
          <c:invertIfNegative val="0"/>
          <c:cat>
            <c:strRef>
              <c:f>Sheet1!$A$3:$A$7</c:f>
              <c:strCache>
                <c:ptCount val="5"/>
                <c:pt idx="0">
                  <c:v>1 Point</c:v>
                </c:pt>
                <c:pt idx="1">
                  <c:v>2 Central</c:v>
                </c:pt>
                <c:pt idx="2">
                  <c:v>3 Aggreg.</c:v>
                </c:pt>
                <c:pt idx="3">
                  <c:v>4 Broker</c:v>
                </c:pt>
                <c:pt idx="4">
                  <c:v>5 Fed.</c:v>
                </c:pt>
              </c:strCache>
            </c:strRef>
          </c:cat>
          <c:val>
            <c:numRef>
              <c:f>Sheet1!$C$3:$C$7</c:f>
              <c:numCache>
                <c:formatCode>General</c:formatCode>
                <c:ptCount val="5"/>
                <c:pt idx="0">
                  <c:v>0</c:v>
                </c:pt>
                <c:pt idx="1">
                  <c:v>0</c:v>
                </c:pt>
                <c:pt idx="2">
                  <c:v>75</c:v>
                </c:pt>
                <c:pt idx="3">
                  <c:v>65</c:v>
                </c:pt>
                <c:pt idx="4">
                  <c:v>0</c:v>
                </c:pt>
              </c:numCache>
            </c:numRef>
          </c:val>
        </c:ser>
        <c:ser>
          <c:idx val="2"/>
          <c:order val="2"/>
          <c:tx>
            <c:strRef>
              <c:f>Sheet1!$D$2</c:f>
              <c:strCache>
                <c:ptCount val="1"/>
                <c:pt idx="0">
                  <c:v>User</c:v>
                </c:pt>
              </c:strCache>
            </c:strRef>
          </c:tx>
          <c:spPr>
            <a:solidFill>
              <a:srgbClr val="FF0000"/>
            </a:solidFill>
          </c:spPr>
          <c:invertIfNegative val="0"/>
          <c:cat>
            <c:strRef>
              <c:f>Sheet1!$A$3:$A$7</c:f>
              <c:strCache>
                <c:ptCount val="5"/>
                <c:pt idx="0">
                  <c:v>1 Point</c:v>
                </c:pt>
                <c:pt idx="1">
                  <c:v>2 Central</c:v>
                </c:pt>
                <c:pt idx="2">
                  <c:v>3 Aggreg.</c:v>
                </c:pt>
                <c:pt idx="3">
                  <c:v>4 Broker</c:v>
                </c:pt>
                <c:pt idx="4">
                  <c:v>5 Fed.</c:v>
                </c:pt>
              </c:strCache>
            </c:strRef>
          </c:cat>
          <c:val>
            <c:numRef>
              <c:f>Sheet1!$D$3:$D$7</c:f>
              <c:numCache>
                <c:formatCode>General</c:formatCode>
                <c:ptCount val="5"/>
                <c:pt idx="0">
                  <c:v>95</c:v>
                </c:pt>
                <c:pt idx="1">
                  <c:v>40</c:v>
                </c:pt>
                <c:pt idx="2">
                  <c:v>20</c:v>
                </c:pt>
                <c:pt idx="3">
                  <c:v>15</c:v>
                </c:pt>
                <c:pt idx="4">
                  <c:v>10</c:v>
                </c:pt>
              </c:numCache>
            </c:numRef>
          </c:val>
        </c:ser>
        <c:dLbls>
          <c:showLegendKey val="0"/>
          <c:showVal val="0"/>
          <c:showCatName val="0"/>
          <c:showSerName val="0"/>
          <c:showPercent val="0"/>
          <c:showBubbleSize val="0"/>
        </c:dLbls>
        <c:gapWidth val="150"/>
        <c:overlap val="100"/>
        <c:axId val="299524520"/>
        <c:axId val="299524912"/>
      </c:barChart>
      <c:catAx>
        <c:axId val="299524520"/>
        <c:scaling>
          <c:orientation val="minMax"/>
        </c:scaling>
        <c:delete val="0"/>
        <c:axPos val="b"/>
        <c:title>
          <c:tx>
            <c:rich>
              <a:bodyPr/>
              <a:lstStyle/>
              <a:p>
                <a:pPr>
                  <a:defRPr/>
                </a:pPr>
                <a:r>
                  <a:rPr lang="en-US"/>
                  <a:t>Supply chain patterns</a:t>
                </a:r>
              </a:p>
            </c:rich>
          </c:tx>
          <c:overlay val="0"/>
        </c:title>
        <c:numFmt formatCode="General" sourceLinked="0"/>
        <c:majorTickMark val="out"/>
        <c:minorTickMark val="none"/>
        <c:tickLblPos val="nextTo"/>
        <c:txPr>
          <a:bodyPr/>
          <a:lstStyle/>
          <a:p>
            <a:pPr>
              <a:defRPr sz="900"/>
            </a:pPr>
            <a:endParaRPr lang="en-US"/>
          </a:p>
        </c:txPr>
        <c:crossAx val="299524912"/>
        <c:crosses val="autoZero"/>
        <c:auto val="1"/>
        <c:lblAlgn val="ctr"/>
        <c:lblOffset val="100"/>
        <c:noMultiLvlLbl val="0"/>
      </c:catAx>
      <c:valAx>
        <c:axId val="299524912"/>
        <c:scaling>
          <c:orientation val="minMax"/>
        </c:scaling>
        <c:delete val="0"/>
        <c:axPos val="l"/>
        <c:majorGridlines>
          <c:spPr>
            <a:ln>
              <a:solidFill>
                <a:sysClr val="window" lastClr="FFFFFF">
                  <a:alpha val="0"/>
                </a:sysClr>
              </a:solidFill>
            </a:ln>
          </c:spPr>
        </c:majorGridlines>
        <c:title>
          <c:tx>
            <c:rich>
              <a:bodyPr rot="0" vert="horz"/>
              <a:lstStyle/>
              <a:p>
                <a:pPr>
                  <a:defRPr/>
                </a:pPr>
                <a:r>
                  <a:rPr lang="en-US" dirty="0"/>
                  <a:t>Proportion </a:t>
                </a:r>
              </a:p>
              <a:p>
                <a:pPr>
                  <a:defRPr/>
                </a:pPr>
                <a:r>
                  <a:rPr lang="en-US" dirty="0"/>
                  <a:t>of </a:t>
                </a:r>
                <a:r>
                  <a:rPr lang="en-US" dirty="0" smtClean="0"/>
                  <a:t>effort</a:t>
                </a:r>
                <a:endParaRPr lang="en-US" dirty="0"/>
              </a:p>
            </c:rich>
          </c:tx>
          <c:layout>
            <c:manualLayout>
              <c:xMode val="edge"/>
              <c:yMode val="edge"/>
              <c:x val="0"/>
              <c:y val="0.2378619194339838"/>
            </c:manualLayout>
          </c:layout>
          <c:overlay val="0"/>
        </c:title>
        <c:numFmt formatCode="0%" sourceLinked="1"/>
        <c:majorTickMark val="none"/>
        <c:minorTickMark val="none"/>
        <c:tickLblPos val="none"/>
        <c:crossAx val="299524520"/>
        <c:crosses val="autoZero"/>
        <c:crossBetween val="between"/>
        <c:minorUnit val="2.0000000000000032E-2"/>
      </c:valAx>
    </c:plotArea>
    <c:legend>
      <c:legendPos val="r"/>
      <c:layout>
        <c:manualLayout>
          <c:xMode val="edge"/>
          <c:yMode val="edge"/>
          <c:x val="0.7309295538057744"/>
          <c:y val="0.3030167750770284"/>
          <c:w val="0.26608329372142686"/>
          <c:h val="0.30598850054509824"/>
        </c:manualLayout>
      </c:layout>
      <c:overlay val="0"/>
      <c:txPr>
        <a:bodyPr/>
        <a:lstStyle/>
        <a:p>
          <a:pPr>
            <a:defRPr sz="1000"/>
          </a:pPr>
          <a:endParaRPr lang="en-US"/>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AC1026-C41B-4DAD-B40C-D67F26B04BB9}"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AU"/>
        </a:p>
      </dgm:t>
    </dgm:pt>
    <dgm:pt modelId="{D45E73A9-2DAD-46B9-A684-595EEA17A65D}">
      <dgm:prSet phldrT="[Text]" custT="1"/>
      <dgm:spPr/>
      <dgm:t>
        <a:bodyPr/>
        <a:lstStyle/>
        <a:p>
          <a:r>
            <a:rPr lang="en-US" sz="1100" dirty="0" smtClean="0"/>
            <a:t> Define requirements and use cases</a:t>
          </a:r>
          <a:endParaRPr lang="en-AU" sz="1100" dirty="0"/>
        </a:p>
      </dgm:t>
    </dgm:pt>
    <dgm:pt modelId="{D626A7D5-8ED6-4980-A44B-0A87AAF42715}" type="parTrans" cxnId="{732B1234-FE04-4158-9AF9-5559121EC6F8}">
      <dgm:prSet/>
      <dgm:spPr/>
      <dgm:t>
        <a:bodyPr/>
        <a:lstStyle/>
        <a:p>
          <a:endParaRPr lang="en-AU"/>
        </a:p>
      </dgm:t>
    </dgm:pt>
    <dgm:pt modelId="{4D229434-08D8-4EB6-B25D-AF5BE9BCCBB1}" type="sibTrans" cxnId="{732B1234-FE04-4158-9AF9-5559121EC6F8}">
      <dgm:prSet/>
      <dgm:spPr/>
      <dgm:t>
        <a:bodyPr/>
        <a:lstStyle/>
        <a:p>
          <a:endParaRPr lang="en-AU"/>
        </a:p>
      </dgm:t>
    </dgm:pt>
    <dgm:pt modelId="{A1EE2352-8C23-47B8-BDCF-7C80EB2C4971}">
      <dgm:prSet phldrT="[Text]" custT="1"/>
      <dgm:spPr/>
      <dgm:t>
        <a:bodyPr/>
        <a:lstStyle/>
        <a:p>
          <a:r>
            <a:rPr lang="en-AU" sz="1400" b="1" dirty="0" smtClean="0"/>
            <a:t>Logical</a:t>
          </a:r>
          <a:endParaRPr lang="en-AU" sz="1400" b="1" dirty="0"/>
        </a:p>
      </dgm:t>
    </dgm:pt>
    <dgm:pt modelId="{6DCE1B24-D33E-4495-A226-EFCF376FFC8B}" type="parTrans" cxnId="{A2D9665E-496F-4B82-ADA0-27CBAB7A6FC0}">
      <dgm:prSet/>
      <dgm:spPr/>
      <dgm:t>
        <a:bodyPr/>
        <a:lstStyle/>
        <a:p>
          <a:endParaRPr lang="en-AU"/>
        </a:p>
      </dgm:t>
    </dgm:pt>
    <dgm:pt modelId="{C1CF5551-106E-4C58-85AF-57EB8DF92271}" type="sibTrans" cxnId="{A2D9665E-496F-4B82-ADA0-27CBAB7A6FC0}">
      <dgm:prSet/>
      <dgm:spPr/>
      <dgm:t>
        <a:bodyPr/>
        <a:lstStyle/>
        <a:p>
          <a:endParaRPr lang="en-AU"/>
        </a:p>
      </dgm:t>
    </dgm:pt>
    <dgm:pt modelId="{AAE97933-50B1-4E5E-A1C6-12C2468DB554}">
      <dgm:prSet phldrT="[Text]" custT="1"/>
      <dgm:spPr/>
      <dgm:t>
        <a:bodyPr/>
        <a:lstStyle/>
        <a:p>
          <a:r>
            <a:rPr lang="en-US" sz="1100" dirty="0" smtClean="0"/>
            <a:t> </a:t>
          </a:r>
          <a:r>
            <a:rPr lang="en-US" sz="1100" b="1" i="0" u="sng" dirty="0" smtClean="0"/>
            <a:t>Bring concepts and relationships into the ISO191xx framework</a:t>
          </a:r>
          <a:endParaRPr lang="en-AU" sz="1100" b="1" i="0" dirty="0"/>
        </a:p>
      </dgm:t>
    </dgm:pt>
    <dgm:pt modelId="{3D67F92E-6F3A-4AB5-B695-6236264FA7C9}" type="parTrans" cxnId="{89CAA169-C814-48A2-8F5A-F8612ACF7D51}">
      <dgm:prSet/>
      <dgm:spPr/>
      <dgm:t>
        <a:bodyPr/>
        <a:lstStyle/>
        <a:p>
          <a:endParaRPr lang="en-AU"/>
        </a:p>
      </dgm:t>
    </dgm:pt>
    <dgm:pt modelId="{E68CE804-ABF2-4452-B277-D4B8C54BD88E}" type="sibTrans" cxnId="{89CAA169-C814-48A2-8F5A-F8612ACF7D51}">
      <dgm:prSet/>
      <dgm:spPr/>
      <dgm:t>
        <a:bodyPr/>
        <a:lstStyle/>
        <a:p>
          <a:endParaRPr lang="en-AU"/>
        </a:p>
      </dgm:t>
    </dgm:pt>
    <dgm:pt modelId="{36D80A00-02B1-415B-9E05-C69D60C6B931}">
      <dgm:prSet phldrT="[Text]" custT="1"/>
      <dgm:spPr/>
      <dgm:t>
        <a:bodyPr/>
        <a:lstStyle/>
        <a:p>
          <a:r>
            <a:rPr lang="en-AU" sz="1400" b="1" dirty="0" smtClean="0"/>
            <a:t>Physical</a:t>
          </a:r>
          <a:endParaRPr lang="en-AU" sz="1400" b="1" dirty="0"/>
        </a:p>
      </dgm:t>
    </dgm:pt>
    <dgm:pt modelId="{E204453A-0805-4F2D-9589-CA1A28E3E7BB}" type="parTrans" cxnId="{F4011947-F633-476B-AC42-349856DDBBB0}">
      <dgm:prSet/>
      <dgm:spPr/>
      <dgm:t>
        <a:bodyPr/>
        <a:lstStyle/>
        <a:p>
          <a:endParaRPr lang="en-AU"/>
        </a:p>
      </dgm:t>
    </dgm:pt>
    <dgm:pt modelId="{68E24AB8-D221-472B-A1B2-E063FFEF2487}" type="sibTrans" cxnId="{F4011947-F633-476B-AC42-349856DDBBB0}">
      <dgm:prSet/>
      <dgm:spPr/>
      <dgm:t>
        <a:bodyPr/>
        <a:lstStyle/>
        <a:p>
          <a:endParaRPr lang="en-AU"/>
        </a:p>
      </dgm:t>
    </dgm:pt>
    <dgm:pt modelId="{CBA08CD8-E9D5-49B3-BB2A-1654A6DDA472}">
      <dgm:prSet phldrT="[Text]" custT="1"/>
      <dgm:spPr/>
      <dgm:t>
        <a:bodyPr/>
        <a:lstStyle/>
        <a:p>
          <a:r>
            <a:rPr lang="en-AU" sz="1400" b="1" dirty="0" smtClean="0"/>
            <a:t>Test</a:t>
          </a:r>
        </a:p>
      </dgm:t>
    </dgm:pt>
    <dgm:pt modelId="{8A54FC2B-2FCD-42B6-B225-A94D8E84E726}" type="parTrans" cxnId="{EC47046F-5B4E-4B81-86FA-C42FC653FD91}">
      <dgm:prSet/>
      <dgm:spPr/>
      <dgm:t>
        <a:bodyPr/>
        <a:lstStyle/>
        <a:p>
          <a:endParaRPr lang="en-AU"/>
        </a:p>
      </dgm:t>
    </dgm:pt>
    <dgm:pt modelId="{5116923E-1E58-45C2-BE2C-4B070CE15CC6}" type="sibTrans" cxnId="{EC47046F-5B4E-4B81-86FA-C42FC653FD91}">
      <dgm:prSet/>
      <dgm:spPr/>
      <dgm:t>
        <a:bodyPr/>
        <a:lstStyle/>
        <a:p>
          <a:endParaRPr lang="en-AU"/>
        </a:p>
      </dgm:t>
    </dgm:pt>
    <dgm:pt modelId="{71D00498-A822-4B2C-9DC3-14AB1D7C52A2}">
      <dgm:prSet custT="1"/>
      <dgm:spPr/>
      <dgm:t>
        <a:bodyPr/>
        <a:lstStyle/>
        <a:p>
          <a:r>
            <a:rPr lang="en-US" sz="1100" dirty="0" smtClean="0"/>
            <a:t> Compile existing data and products</a:t>
          </a:r>
          <a:endParaRPr lang="en-US" sz="1100" dirty="0"/>
        </a:p>
      </dgm:t>
    </dgm:pt>
    <dgm:pt modelId="{EC77F78C-2588-4940-9BD5-46757ED4A2B8}" type="parTrans" cxnId="{EB989824-1FD0-4BE9-9FB3-A261241F3502}">
      <dgm:prSet/>
      <dgm:spPr/>
      <dgm:t>
        <a:bodyPr/>
        <a:lstStyle/>
        <a:p>
          <a:endParaRPr lang="en-AU"/>
        </a:p>
      </dgm:t>
    </dgm:pt>
    <dgm:pt modelId="{9F731C08-2B9C-4F08-8D87-D3EF8E86E279}" type="sibTrans" cxnId="{EB989824-1FD0-4BE9-9FB3-A261241F3502}">
      <dgm:prSet/>
      <dgm:spPr/>
      <dgm:t>
        <a:bodyPr/>
        <a:lstStyle/>
        <a:p>
          <a:endParaRPr lang="en-AU"/>
        </a:p>
      </dgm:t>
    </dgm:pt>
    <dgm:pt modelId="{80C9EDB4-7FC4-4023-A71A-9C5D2A0F24D7}">
      <dgm:prSet custT="1"/>
      <dgm:spPr/>
      <dgm:t>
        <a:bodyPr/>
        <a:lstStyle/>
        <a:p>
          <a:r>
            <a:rPr lang="en-US" sz="1100" b="1" u="sng" dirty="0" smtClean="0"/>
            <a:t> Modeller + Domain expert dialogue</a:t>
          </a:r>
          <a:endParaRPr lang="en-US" sz="1100" dirty="0"/>
        </a:p>
      </dgm:t>
    </dgm:pt>
    <dgm:pt modelId="{B7D62D63-F7D7-4A32-9D17-2ACBD36EA292}" type="parTrans" cxnId="{09E9BAF3-20F0-400F-BE43-814D1CFDE289}">
      <dgm:prSet/>
      <dgm:spPr/>
      <dgm:t>
        <a:bodyPr/>
        <a:lstStyle/>
        <a:p>
          <a:endParaRPr lang="en-AU"/>
        </a:p>
      </dgm:t>
    </dgm:pt>
    <dgm:pt modelId="{5705511C-129A-49B2-A688-9CC64E91ACD9}" type="sibTrans" cxnId="{09E9BAF3-20F0-400F-BE43-814D1CFDE289}">
      <dgm:prSet/>
      <dgm:spPr/>
      <dgm:t>
        <a:bodyPr/>
        <a:lstStyle/>
        <a:p>
          <a:endParaRPr lang="en-AU"/>
        </a:p>
      </dgm:t>
    </dgm:pt>
    <dgm:pt modelId="{7CCFC746-2A3B-4C97-98EA-020A24E95A20}">
      <dgm:prSet phldrT="[Text]" custT="1"/>
      <dgm:spPr/>
      <dgm:t>
        <a:bodyPr/>
        <a:lstStyle/>
        <a:p>
          <a:r>
            <a:rPr lang="en-US" sz="1100" b="1" u="sng" dirty="0" smtClean="0"/>
            <a:t> Generate a data document</a:t>
          </a:r>
          <a:r>
            <a:rPr lang="en-US" sz="1100" dirty="0" smtClean="0"/>
            <a:t>/file/table /graph from the physical model</a:t>
          </a:r>
          <a:endParaRPr lang="en-AU" sz="1100" dirty="0" smtClean="0"/>
        </a:p>
      </dgm:t>
    </dgm:pt>
    <dgm:pt modelId="{D1422820-210E-4834-B0BD-5E07E9A45A9A}" type="parTrans" cxnId="{C6115C71-BE76-4EC4-9CCB-AA43C7D7BBC7}">
      <dgm:prSet/>
      <dgm:spPr/>
      <dgm:t>
        <a:bodyPr/>
        <a:lstStyle/>
        <a:p>
          <a:endParaRPr lang="en-AU"/>
        </a:p>
      </dgm:t>
    </dgm:pt>
    <dgm:pt modelId="{62BB444E-F218-435C-967F-C626A2808243}" type="sibTrans" cxnId="{C6115C71-BE76-4EC4-9CCB-AA43C7D7BBC7}">
      <dgm:prSet/>
      <dgm:spPr/>
      <dgm:t>
        <a:bodyPr/>
        <a:lstStyle/>
        <a:p>
          <a:endParaRPr lang="en-AU"/>
        </a:p>
      </dgm:t>
    </dgm:pt>
    <dgm:pt modelId="{45877362-7FBB-439C-93FB-D7C668475C13}">
      <dgm:prSet custT="1"/>
      <dgm:spPr/>
      <dgm:t>
        <a:bodyPr/>
        <a:lstStyle/>
        <a:p>
          <a:r>
            <a:rPr lang="en-US" sz="1100" dirty="0" smtClean="0"/>
            <a:t> Identify and review domain content models, in the light of other potential use cases</a:t>
          </a:r>
          <a:endParaRPr lang="en-US" sz="1100" dirty="0"/>
        </a:p>
      </dgm:t>
    </dgm:pt>
    <dgm:pt modelId="{99C83751-15C3-4BFD-AB90-164EC10D633F}" type="parTrans" cxnId="{E6DA69D9-25D3-4ABB-AA15-469BF2252CFE}">
      <dgm:prSet/>
      <dgm:spPr/>
      <dgm:t>
        <a:bodyPr/>
        <a:lstStyle/>
        <a:p>
          <a:endParaRPr lang="en-AU"/>
        </a:p>
      </dgm:t>
    </dgm:pt>
    <dgm:pt modelId="{A0ACF94B-E57D-4D71-AF5F-5BA108621AE2}" type="sibTrans" cxnId="{E6DA69D9-25D3-4ABB-AA15-469BF2252CFE}">
      <dgm:prSet/>
      <dgm:spPr/>
      <dgm:t>
        <a:bodyPr/>
        <a:lstStyle/>
        <a:p>
          <a:endParaRPr lang="en-AU"/>
        </a:p>
      </dgm:t>
    </dgm:pt>
    <dgm:pt modelId="{335BA5E1-6701-4634-B33A-C3F433FF9897}">
      <dgm:prSet phldrT="[Text]" custT="1"/>
      <dgm:spPr/>
      <dgm:t>
        <a:bodyPr/>
        <a:lstStyle/>
        <a:p>
          <a:r>
            <a:rPr lang="en-US" sz="1100" dirty="0" smtClean="0"/>
            <a:t> Create model (for specific technology platform such as GML) representing:</a:t>
          </a:r>
          <a:endParaRPr lang="en-AU" sz="1100" dirty="0"/>
        </a:p>
      </dgm:t>
    </dgm:pt>
    <dgm:pt modelId="{37CF8640-A0BF-4806-AAA6-379048E46A5A}" type="parTrans" cxnId="{7679333F-C1AD-4E7D-AC08-42DDCDA2C39F}">
      <dgm:prSet/>
      <dgm:spPr/>
      <dgm:t>
        <a:bodyPr/>
        <a:lstStyle/>
        <a:p>
          <a:endParaRPr lang="en-AU"/>
        </a:p>
      </dgm:t>
    </dgm:pt>
    <dgm:pt modelId="{F486C71F-3944-4418-A6A6-EBCAC32A0786}" type="sibTrans" cxnId="{7679333F-C1AD-4E7D-AC08-42DDCDA2C39F}">
      <dgm:prSet/>
      <dgm:spPr/>
      <dgm:t>
        <a:bodyPr/>
        <a:lstStyle/>
        <a:p>
          <a:endParaRPr lang="en-AU"/>
        </a:p>
      </dgm:t>
    </dgm:pt>
    <dgm:pt modelId="{8C1A5F38-8BE0-41D3-AF39-525C2F501F87}">
      <dgm:prSet custT="1"/>
      <dgm:spPr/>
      <dgm:t>
        <a:bodyPr/>
        <a:lstStyle/>
        <a:p>
          <a:r>
            <a:rPr lang="en-US" sz="1100" dirty="0" smtClean="0"/>
            <a:t> Is it useful/does it work? - </a:t>
          </a:r>
          <a:r>
            <a:rPr lang="en-US" sz="1100" b="1" u="sng" dirty="0" smtClean="0"/>
            <a:t>compare against use case</a:t>
          </a:r>
          <a:r>
            <a:rPr lang="en-US" sz="1100" dirty="0" smtClean="0"/>
            <a:t>. Both existing product implied use cases and new use cases.</a:t>
          </a:r>
          <a:endParaRPr lang="en-US" sz="1100" dirty="0"/>
        </a:p>
      </dgm:t>
    </dgm:pt>
    <dgm:pt modelId="{B47AF654-7EEC-4480-A2AA-5CCBA14A3B5A}" type="parTrans" cxnId="{158FDBF0-E161-4196-B9AE-78B0BB83A3EB}">
      <dgm:prSet/>
      <dgm:spPr/>
      <dgm:t>
        <a:bodyPr/>
        <a:lstStyle/>
        <a:p>
          <a:endParaRPr lang="en-AU"/>
        </a:p>
      </dgm:t>
    </dgm:pt>
    <dgm:pt modelId="{C95D760E-309D-47CD-988C-BDB485DEACA4}" type="sibTrans" cxnId="{158FDBF0-E161-4196-B9AE-78B0BB83A3EB}">
      <dgm:prSet/>
      <dgm:spPr/>
      <dgm:t>
        <a:bodyPr/>
        <a:lstStyle/>
        <a:p>
          <a:endParaRPr lang="en-AU"/>
        </a:p>
      </dgm:t>
    </dgm:pt>
    <dgm:pt modelId="{9D2D3817-D559-441A-9509-ED34B20869A8}">
      <dgm:prSet phldrT="[Text]" custT="1"/>
      <dgm:spPr/>
      <dgm:t>
        <a:bodyPr/>
        <a:lstStyle/>
        <a:p>
          <a:r>
            <a:rPr lang="en-US" sz="1100" dirty="0" smtClean="0"/>
            <a:t> the whole logical model </a:t>
          </a:r>
          <a:endParaRPr lang="en-AU" sz="1100" dirty="0"/>
        </a:p>
      </dgm:t>
    </dgm:pt>
    <dgm:pt modelId="{BBEAFB8B-581C-45AB-BD52-001EE8316A33}" type="parTrans" cxnId="{068F1A83-B2E8-45BC-99CC-48D5635C0F00}">
      <dgm:prSet/>
      <dgm:spPr/>
      <dgm:t>
        <a:bodyPr/>
        <a:lstStyle/>
        <a:p>
          <a:endParaRPr lang="en-AU"/>
        </a:p>
      </dgm:t>
    </dgm:pt>
    <dgm:pt modelId="{4E1EB9E2-572B-4299-AC86-3685C50AF3B7}" type="sibTrans" cxnId="{068F1A83-B2E8-45BC-99CC-48D5635C0F00}">
      <dgm:prSet/>
      <dgm:spPr/>
      <dgm:t>
        <a:bodyPr/>
        <a:lstStyle/>
        <a:p>
          <a:endParaRPr lang="en-AU"/>
        </a:p>
      </dgm:t>
    </dgm:pt>
    <dgm:pt modelId="{BADBC3A8-11F0-4601-9FAF-BB5DDF032898}">
      <dgm:prSet phldrT="[Text]" custT="1"/>
      <dgm:spPr/>
      <dgm:t>
        <a:bodyPr/>
        <a:lstStyle/>
        <a:p>
          <a:r>
            <a:rPr lang="en-US" sz="1100" dirty="0" smtClean="0"/>
            <a:t> subset of logical model - the product model</a:t>
          </a:r>
          <a:endParaRPr lang="en-AU" sz="1100" dirty="0"/>
        </a:p>
      </dgm:t>
    </dgm:pt>
    <dgm:pt modelId="{A6EEB7B3-8EE7-476F-804A-2F8F8079E444}" type="parTrans" cxnId="{F17C16C6-5FCE-4721-A1AE-4E656945D1EA}">
      <dgm:prSet/>
      <dgm:spPr/>
      <dgm:t>
        <a:bodyPr/>
        <a:lstStyle/>
        <a:p>
          <a:endParaRPr lang="en-AU"/>
        </a:p>
      </dgm:t>
    </dgm:pt>
    <dgm:pt modelId="{606B4523-5374-4F1F-A5BD-BAB4BC4A012D}" type="sibTrans" cxnId="{F17C16C6-5FCE-4721-A1AE-4E656945D1EA}">
      <dgm:prSet/>
      <dgm:spPr/>
      <dgm:t>
        <a:bodyPr/>
        <a:lstStyle/>
        <a:p>
          <a:endParaRPr lang="en-AU"/>
        </a:p>
      </dgm:t>
    </dgm:pt>
    <dgm:pt modelId="{E6F5588F-9F40-4F2B-BC2C-C2AACF7CDF4E}">
      <dgm:prSet phldrT="[Text]" custT="1"/>
      <dgm:spPr/>
      <dgm:t>
        <a:bodyPr/>
        <a:lstStyle/>
        <a:p>
          <a:r>
            <a:rPr lang="en-AU" sz="1400" b="1" dirty="0" smtClean="0"/>
            <a:t>Conceptual</a:t>
          </a:r>
        </a:p>
      </dgm:t>
    </dgm:pt>
    <dgm:pt modelId="{CF22EFE5-3C13-49EC-B98F-139F590B11F8}" type="parTrans" cxnId="{ECDEEF67-439D-46AE-921C-7A703C5E8C7D}">
      <dgm:prSet/>
      <dgm:spPr/>
      <dgm:t>
        <a:bodyPr/>
        <a:lstStyle/>
        <a:p>
          <a:endParaRPr lang="en-AU"/>
        </a:p>
      </dgm:t>
    </dgm:pt>
    <dgm:pt modelId="{C5218C92-CB0A-4676-BB87-D5393406AD37}" type="sibTrans" cxnId="{ECDEEF67-439D-46AE-921C-7A703C5E8C7D}">
      <dgm:prSet/>
      <dgm:spPr/>
      <dgm:t>
        <a:bodyPr/>
        <a:lstStyle/>
        <a:p>
          <a:endParaRPr lang="en-AU"/>
        </a:p>
      </dgm:t>
    </dgm:pt>
    <dgm:pt modelId="{82430470-27D0-4EED-9900-794EFC9A7DCB}">
      <dgm:prSet phldrT="[Text]" custT="1"/>
      <dgm:spPr/>
      <dgm:t>
        <a:bodyPr/>
        <a:lstStyle/>
        <a:p>
          <a:r>
            <a:rPr lang="en-US" sz="1100" dirty="0" smtClean="0"/>
            <a:t> Identify components that use standard types e.g. CRS, geometry, names</a:t>
          </a:r>
          <a:endParaRPr lang="en-AU" sz="1100" dirty="0"/>
        </a:p>
      </dgm:t>
    </dgm:pt>
    <dgm:pt modelId="{DDBD4C15-2565-4E90-909A-CB486D2ED049}" type="parTrans" cxnId="{53D3092B-E92E-4C5E-85DA-1FDCA653696D}">
      <dgm:prSet/>
      <dgm:spPr/>
      <dgm:t>
        <a:bodyPr/>
        <a:lstStyle/>
        <a:p>
          <a:endParaRPr lang="en-AU"/>
        </a:p>
      </dgm:t>
    </dgm:pt>
    <dgm:pt modelId="{C94DE8C8-65D4-4C09-AEC6-D8960C16D930}" type="sibTrans" cxnId="{53D3092B-E92E-4C5E-85DA-1FDCA653696D}">
      <dgm:prSet/>
      <dgm:spPr/>
      <dgm:t>
        <a:bodyPr/>
        <a:lstStyle/>
        <a:p>
          <a:endParaRPr lang="en-AU"/>
        </a:p>
      </dgm:t>
    </dgm:pt>
    <dgm:pt modelId="{3CE84B7D-593A-4AC9-B7CF-5C8F460FD53A}">
      <dgm:prSet phldrT="[Text]" custT="1"/>
      <dgm:spPr/>
      <dgm:t>
        <a:bodyPr/>
        <a:lstStyle/>
        <a:p>
          <a:r>
            <a:rPr lang="en-US" sz="1100" dirty="0" smtClean="0"/>
            <a:t> Apply standard patterns – ‘feature has geometry’</a:t>
          </a:r>
          <a:endParaRPr lang="en-AU" sz="1100" dirty="0"/>
        </a:p>
      </dgm:t>
    </dgm:pt>
    <dgm:pt modelId="{A83A1D8D-734E-4E0C-8965-CF79FBAFAAAF}" type="parTrans" cxnId="{91C4DB14-5011-4464-87C5-49498148F49A}">
      <dgm:prSet/>
      <dgm:spPr/>
      <dgm:t>
        <a:bodyPr/>
        <a:lstStyle/>
        <a:p>
          <a:endParaRPr lang="en-AU"/>
        </a:p>
      </dgm:t>
    </dgm:pt>
    <dgm:pt modelId="{0FFA8EB0-DE10-4A5F-8568-871BB14B067D}" type="sibTrans" cxnId="{91C4DB14-5011-4464-87C5-49498148F49A}">
      <dgm:prSet/>
      <dgm:spPr/>
      <dgm:t>
        <a:bodyPr/>
        <a:lstStyle/>
        <a:p>
          <a:endParaRPr lang="en-AU"/>
        </a:p>
      </dgm:t>
    </dgm:pt>
    <dgm:pt modelId="{57764A6F-028B-4BC9-8F25-8CC735B8D520}">
      <dgm:prSet custT="1"/>
      <dgm:spPr/>
      <dgm:t>
        <a:bodyPr/>
        <a:lstStyle/>
        <a:p>
          <a:r>
            <a:rPr lang="en-US" sz="1100" dirty="0" smtClean="0"/>
            <a:t> Document common concepts and properties required by the use cases  </a:t>
          </a:r>
          <a:endParaRPr lang="en-US" sz="1100" dirty="0"/>
        </a:p>
      </dgm:t>
    </dgm:pt>
    <dgm:pt modelId="{CA9B0A27-7A9C-4281-98DC-A6C8E62B9E05}" type="parTrans" cxnId="{ED3AEA7F-314E-4629-A90E-16E5F46D0297}">
      <dgm:prSet/>
      <dgm:spPr/>
      <dgm:t>
        <a:bodyPr/>
        <a:lstStyle/>
        <a:p>
          <a:endParaRPr lang="en-AU"/>
        </a:p>
      </dgm:t>
    </dgm:pt>
    <dgm:pt modelId="{0474C3F0-C4B7-4750-A767-89871295677D}" type="sibTrans" cxnId="{ED3AEA7F-314E-4629-A90E-16E5F46D0297}">
      <dgm:prSet/>
      <dgm:spPr/>
      <dgm:t>
        <a:bodyPr/>
        <a:lstStyle/>
        <a:p>
          <a:endParaRPr lang="en-AU"/>
        </a:p>
      </dgm:t>
    </dgm:pt>
    <dgm:pt modelId="{5138FAB1-EC00-407E-A573-E99E28B0928A}">
      <dgm:prSet phldrT="[Text]" custT="1"/>
      <dgm:spPr/>
      <dgm:t>
        <a:bodyPr/>
        <a:lstStyle/>
        <a:p>
          <a:r>
            <a:rPr lang="en-AU" sz="1100" dirty="0"/>
            <a:t> Create implementation (such as XML schema)</a:t>
          </a:r>
        </a:p>
      </dgm:t>
    </dgm:pt>
    <dgm:pt modelId="{370508CC-81D3-43F2-86B3-C3C5E921696A}" type="parTrans" cxnId="{F6232330-88DD-48A6-B923-740F66716618}">
      <dgm:prSet/>
      <dgm:spPr/>
      <dgm:t>
        <a:bodyPr/>
        <a:lstStyle/>
        <a:p>
          <a:endParaRPr lang="en-AU"/>
        </a:p>
      </dgm:t>
    </dgm:pt>
    <dgm:pt modelId="{DCF00AAF-141E-4B4D-81BC-04B248776080}" type="sibTrans" cxnId="{F6232330-88DD-48A6-B923-740F66716618}">
      <dgm:prSet/>
      <dgm:spPr/>
      <dgm:t>
        <a:bodyPr/>
        <a:lstStyle/>
        <a:p>
          <a:endParaRPr lang="en-AU"/>
        </a:p>
      </dgm:t>
    </dgm:pt>
    <dgm:pt modelId="{F2180388-1354-496A-8569-7A3B1F8722C6}" type="pres">
      <dgm:prSet presAssocID="{73AC1026-C41B-4DAD-B40C-D67F26B04BB9}" presName="linearFlow" presStyleCnt="0">
        <dgm:presLayoutVars>
          <dgm:dir/>
          <dgm:animLvl val="lvl"/>
          <dgm:resizeHandles val="exact"/>
        </dgm:presLayoutVars>
      </dgm:prSet>
      <dgm:spPr/>
      <dgm:t>
        <a:bodyPr/>
        <a:lstStyle/>
        <a:p>
          <a:endParaRPr lang="en-AU"/>
        </a:p>
      </dgm:t>
    </dgm:pt>
    <dgm:pt modelId="{12246243-8188-492D-A6A5-E6A0BADDF86B}" type="pres">
      <dgm:prSet presAssocID="{E6F5588F-9F40-4F2B-BC2C-C2AACF7CDF4E}" presName="composite" presStyleCnt="0"/>
      <dgm:spPr/>
    </dgm:pt>
    <dgm:pt modelId="{E853292E-8373-4E0B-B68C-2C34EFC3389C}" type="pres">
      <dgm:prSet presAssocID="{E6F5588F-9F40-4F2B-BC2C-C2AACF7CDF4E}" presName="parentText" presStyleLbl="alignNode1" presStyleIdx="0" presStyleCnt="4" custScaleX="102541" custLinFactNeighborX="-29640">
        <dgm:presLayoutVars>
          <dgm:chMax val="1"/>
          <dgm:bulletEnabled val="1"/>
        </dgm:presLayoutVars>
      </dgm:prSet>
      <dgm:spPr/>
      <dgm:t>
        <a:bodyPr/>
        <a:lstStyle/>
        <a:p>
          <a:endParaRPr lang="en-AU"/>
        </a:p>
      </dgm:t>
    </dgm:pt>
    <dgm:pt modelId="{C0B9BA6B-4177-4106-8365-AC5FD32FFDCD}" type="pres">
      <dgm:prSet presAssocID="{E6F5588F-9F40-4F2B-BC2C-C2AACF7CDF4E}" presName="descendantText" presStyleLbl="alignAcc1" presStyleIdx="0" presStyleCnt="4" custScaleX="82567" custScaleY="111844" custLinFactNeighborX="-8771" custLinFactNeighborY="6589">
        <dgm:presLayoutVars>
          <dgm:bulletEnabled val="1"/>
        </dgm:presLayoutVars>
      </dgm:prSet>
      <dgm:spPr/>
      <dgm:t>
        <a:bodyPr/>
        <a:lstStyle/>
        <a:p>
          <a:endParaRPr lang="en-AU"/>
        </a:p>
      </dgm:t>
    </dgm:pt>
    <dgm:pt modelId="{049D3C1B-19FD-4F27-A6FD-98742A0DF8AB}" type="pres">
      <dgm:prSet presAssocID="{C5218C92-CB0A-4676-BB87-D5393406AD37}" presName="sp" presStyleCnt="0"/>
      <dgm:spPr/>
    </dgm:pt>
    <dgm:pt modelId="{B27BD33B-7F23-4FBE-924A-3A3A37D3721C}" type="pres">
      <dgm:prSet presAssocID="{A1EE2352-8C23-47B8-BDCF-7C80EB2C4971}" presName="composite" presStyleCnt="0"/>
      <dgm:spPr/>
    </dgm:pt>
    <dgm:pt modelId="{43BC3EC8-8BF4-4B83-A795-85B8BA322C25}" type="pres">
      <dgm:prSet presAssocID="{A1EE2352-8C23-47B8-BDCF-7C80EB2C4971}" presName="parentText" presStyleLbl="alignNode1" presStyleIdx="1" presStyleCnt="4" custScaleX="102541" custLinFactNeighborX="-29640">
        <dgm:presLayoutVars>
          <dgm:chMax val="1"/>
          <dgm:bulletEnabled val="1"/>
        </dgm:presLayoutVars>
      </dgm:prSet>
      <dgm:spPr/>
      <dgm:t>
        <a:bodyPr/>
        <a:lstStyle/>
        <a:p>
          <a:endParaRPr lang="en-AU"/>
        </a:p>
      </dgm:t>
    </dgm:pt>
    <dgm:pt modelId="{CA32D252-4AFF-491F-BAA1-3825C48ED2E7}" type="pres">
      <dgm:prSet presAssocID="{A1EE2352-8C23-47B8-BDCF-7C80EB2C4971}" presName="descendantText" presStyleLbl="alignAcc1" presStyleIdx="1" presStyleCnt="4" custScaleX="84848" custScaleY="109178" custLinFactNeighborX="-7408" custLinFactNeighborY="9200">
        <dgm:presLayoutVars>
          <dgm:bulletEnabled val="1"/>
        </dgm:presLayoutVars>
      </dgm:prSet>
      <dgm:spPr/>
      <dgm:t>
        <a:bodyPr/>
        <a:lstStyle/>
        <a:p>
          <a:endParaRPr lang="en-AU"/>
        </a:p>
      </dgm:t>
    </dgm:pt>
    <dgm:pt modelId="{1ABAAAFF-1D82-4DA1-A98B-B151C75AB45A}" type="pres">
      <dgm:prSet presAssocID="{C1CF5551-106E-4C58-85AF-57EB8DF92271}" presName="sp" presStyleCnt="0"/>
      <dgm:spPr/>
    </dgm:pt>
    <dgm:pt modelId="{F6359E38-D216-4639-B60E-C351D948B51A}" type="pres">
      <dgm:prSet presAssocID="{36D80A00-02B1-415B-9E05-C69D60C6B931}" presName="composite" presStyleCnt="0"/>
      <dgm:spPr/>
    </dgm:pt>
    <dgm:pt modelId="{928A1F84-808F-48B2-AA9C-AFCFD4288FF9}" type="pres">
      <dgm:prSet presAssocID="{36D80A00-02B1-415B-9E05-C69D60C6B931}" presName="parentText" presStyleLbl="alignNode1" presStyleIdx="2" presStyleCnt="4" custScaleX="102541" custLinFactNeighborX="-29640">
        <dgm:presLayoutVars>
          <dgm:chMax val="1"/>
          <dgm:bulletEnabled val="1"/>
        </dgm:presLayoutVars>
      </dgm:prSet>
      <dgm:spPr/>
      <dgm:t>
        <a:bodyPr/>
        <a:lstStyle/>
        <a:p>
          <a:endParaRPr lang="en-AU"/>
        </a:p>
      </dgm:t>
    </dgm:pt>
    <dgm:pt modelId="{1187BCF8-2830-4307-86B3-DD3DFC7BB7A8}" type="pres">
      <dgm:prSet presAssocID="{36D80A00-02B1-415B-9E05-C69D60C6B931}" presName="descendantText" presStyleLbl="alignAcc1" presStyleIdx="2" presStyleCnt="4" custScaleX="87036" custScaleY="115592" custLinFactNeighborX="-7425" custLinFactNeighborY="10173">
        <dgm:presLayoutVars>
          <dgm:bulletEnabled val="1"/>
        </dgm:presLayoutVars>
      </dgm:prSet>
      <dgm:spPr/>
      <dgm:t>
        <a:bodyPr/>
        <a:lstStyle/>
        <a:p>
          <a:endParaRPr lang="en-AU"/>
        </a:p>
      </dgm:t>
    </dgm:pt>
    <dgm:pt modelId="{0786EDBF-F845-47B9-A2AD-305DF21B8954}" type="pres">
      <dgm:prSet presAssocID="{68E24AB8-D221-472B-A1B2-E063FFEF2487}" presName="sp" presStyleCnt="0"/>
      <dgm:spPr/>
    </dgm:pt>
    <dgm:pt modelId="{AF34C9B1-1FD9-4EA6-AF03-31631FBFEBBD}" type="pres">
      <dgm:prSet presAssocID="{CBA08CD8-E9D5-49B3-BB2A-1654A6DDA472}" presName="composite" presStyleCnt="0"/>
      <dgm:spPr/>
    </dgm:pt>
    <dgm:pt modelId="{39C9A5FF-313B-46E0-B659-C25A929082C9}" type="pres">
      <dgm:prSet presAssocID="{CBA08CD8-E9D5-49B3-BB2A-1654A6DDA472}" presName="parentText" presStyleLbl="alignNode1" presStyleIdx="3" presStyleCnt="4" custScaleX="102541" custLinFactNeighborX="-29640">
        <dgm:presLayoutVars>
          <dgm:chMax val="1"/>
          <dgm:bulletEnabled val="1"/>
        </dgm:presLayoutVars>
      </dgm:prSet>
      <dgm:spPr/>
      <dgm:t>
        <a:bodyPr/>
        <a:lstStyle/>
        <a:p>
          <a:endParaRPr lang="en-AU"/>
        </a:p>
      </dgm:t>
    </dgm:pt>
    <dgm:pt modelId="{3CB1B9AF-6450-49F0-982E-E916059D2639}" type="pres">
      <dgm:prSet presAssocID="{CBA08CD8-E9D5-49B3-BB2A-1654A6DDA472}" presName="descendantText" presStyleLbl="alignAcc1" presStyleIdx="3" presStyleCnt="4" custScaleX="86377" custLinFactNeighborX="-7498">
        <dgm:presLayoutVars>
          <dgm:bulletEnabled val="1"/>
        </dgm:presLayoutVars>
      </dgm:prSet>
      <dgm:spPr/>
      <dgm:t>
        <a:bodyPr/>
        <a:lstStyle/>
        <a:p>
          <a:endParaRPr lang="en-AU"/>
        </a:p>
      </dgm:t>
    </dgm:pt>
  </dgm:ptLst>
  <dgm:cxnLst>
    <dgm:cxn modelId="{4D7D738D-56AA-4D0B-805C-49D5FB322FE3}" type="presOf" srcId="{8C1A5F38-8BE0-41D3-AF39-525C2F501F87}" destId="{3CB1B9AF-6450-49F0-982E-E916059D2639}" srcOrd="0" destOrd="1" presId="urn:microsoft.com/office/officeart/2005/8/layout/chevron2"/>
    <dgm:cxn modelId="{A0ED45DF-8ADA-4E00-A997-462D6CA86973}" type="presOf" srcId="{BADBC3A8-11F0-4601-9FAF-BB5DDF032898}" destId="{1187BCF8-2830-4307-86B3-DD3DFC7BB7A8}" srcOrd="0" destOrd="2" presId="urn:microsoft.com/office/officeart/2005/8/layout/chevron2"/>
    <dgm:cxn modelId="{7679333F-C1AD-4E7D-AC08-42DDCDA2C39F}" srcId="{36D80A00-02B1-415B-9E05-C69D60C6B931}" destId="{335BA5E1-6701-4634-B33A-C3F433FF9897}" srcOrd="0" destOrd="0" parTransId="{37CF8640-A0BF-4806-AAA6-379048E46A5A}" sibTransId="{F486C71F-3944-4418-A6A6-EBCAC32A0786}"/>
    <dgm:cxn modelId="{2B3758AF-4B5D-4062-87D7-2AD125957201}" type="presOf" srcId="{7CCFC746-2A3B-4C97-98EA-020A24E95A20}" destId="{3CB1B9AF-6450-49F0-982E-E916059D2639}" srcOrd="0" destOrd="0" presId="urn:microsoft.com/office/officeart/2005/8/layout/chevron2"/>
    <dgm:cxn modelId="{732B1234-FE04-4158-9AF9-5559121EC6F8}" srcId="{E6F5588F-9F40-4F2B-BC2C-C2AACF7CDF4E}" destId="{D45E73A9-2DAD-46B9-A684-595EEA17A65D}" srcOrd="0" destOrd="0" parTransId="{D626A7D5-8ED6-4980-A44B-0A87AAF42715}" sibTransId="{4D229434-08D8-4EB6-B25D-AF5BE9BCCBB1}"/>
    <dgm:cxn modelId="{C6115C71-BE76-4EC4-9CCB-AA43C7D7BBC7}" srcId="{CBA08CD8-E9D5-49B3-BB2A-1654A6DDA472}" destId="{7CCFC746-2A3B-4C97-98EA-020A24E95A20}" srcOrd="0" destOrd="0" parTransId="{D1422820-210E-4834-B0BD-5E07E9A45A9A}" sibTransId="{62BB444E-F218-435C-967F-C626A2808243}"/>
    <dgm:cxn modelId="{53D3092B-E92E-4C5E-85DA-1FDCA653696D}" srcId="{A1EE2352-8C23-47B8-BDCF-7C80EB2C4971}" destId="{82430470-27D0-4EED-9900-794EFC9A7DCB}" srcOrd="1" destOrd="0" parTransId="{DDBD4C15-2565-4E90-909A-CB486D2ED049}" sibTransId="{C94DE8C8-65D4-4C09-AEC6-D8960C16D930}"/>
    <dgm:cxn modelId="{EDBAA353-A84A-4FDA-B2FD-4B263A4EED57}" type="presOf" srcId="{45877362-7FBB-439C-93FB-D7C668475C13}" destId="{CA32D252-4AFF-491F-BAA1-3825C48ED2E7}" srcOrd="0" destOrd="3" presId="urn:microsoft.com/office/officeart/2005/8/layout/chevron2"/>
    <dgm:cxn modelId="{F4011947-F633-476B-AC42-349856DDBBB0}" srcId="{73AC1026-C41B-4DAD-B40C-D67F26B04BB9}" destId="{36D80A00-02B1-415B-9E05-C69D60C6B931}" srcOrd="2" destOrd="0" parTransId="{E204453A-0805-4F2D-9589-CA1A28E3E7BB}" sibTransId="{68E24AB8-D221-472B-A1B2-E063FFEF2487}"/>
    <dgm:cxn modelId="{7913B430-C30A-4723-8476-DDA4A518D7B3}" type="presOf" srcId="{3CE84B7D-593A-4AC9-B7CF-5C8F460FD53A}" destId="{CA32D252-4AFF-491F-BAA1-3825C48ED2E7}" srcOrd="0" destOrd="2" presId="urn:microsoft.com/office/officeart/2005/8/layout/chevron2"/>
    <dgm:cxn modelId="{068F1A83-B2E8-45BC-99CC-48D5635C0F00}" srcId="{335BA5E1-6701-4634-B33A-C3F433FF9897}" destId="{9D2D3817-D559-441A-9509-ED34B20869A8}" srcOrd="0" destOrd="0" parTransId="{BBEAFB8B-581C-45AB-BD52-001EE8316A33}" sibTransId="{4E1EB9E2-572B-4299-AC86-3685C50AF3B7}"/>
    <dgm:cxn modelId="{ADF3230D-6EAE-4615-B373-5476353B991E}" type="presOf" srcId="{AAE97933-50B1-4E5E-A1C6-12C2468DB554}" destId="{CA32D252-4AFF-491F-BAA1-3825C48ED2E7}" srcOrd="0" destOrd="0" presId="urn:microsoft.com/office/officeart/2005/8/layout/chevron2"/>
    <dgm:cxn modelId="{DC0E29C7-59B4-46F9-9A90-1428922FAAEE}" type="presOf" srcId="{71D00498-A822-4B2C-9DC3-14AB1D7C52A2}" destId="{C0B9BA6B-4177-4106-8365-AC5FD32FFDCD}" srcOrd="0" destOrd="1" presId="urn:microsoft.com/office/officeart/2005/8/layout/chevron2"/>
    <dgm:cxn modelId="{F6232330-88DD-48A6-B923-740F66716618}" srcId="{36D80A00-02B1-415B-9E05-C69D60C6B931}" destId="{5138FAB1-EC00-407E-A573-E99E28B0928A}" srcOrd="1" destOrd="0" parTransId="{370508CC-81D3-43F2-86B3-C3C5E921696A}" sibTransId="{DCF00AAF-141E-4B4D-81BC-04B248776080}"/>
    <dgm:cxn modelId="{E39AAE03-978C-43B0-8938-097C74D274B8}" type="presOf" srcId="{9D2D3817-D559-441A-9509-ED34B20869A8}" destId="{1187BCF8-2830-4307-86B3-DD3DFC7BB7A8}" srcOrd="0" destOrd="1" presId="urn:microsoft.com/office/officeart/2005/8/layout/chevron2"/>
    <dgm:cxn modelId="{CA54409B-2A76-4430-92D6-F6CFD008F1D4}" type="presOf" srcId="{57764A6F-028B-4BC9-8F25-8CC735B8D520}" destId="{C0B9BA6B-4177-4106-8365-AC5FD32FFDCD}" srcOrd="0" destOrd="2" presId="urn:microsoft.com/office/officeart/2005/8/layout/chevron2"/>
    <dgm:cxn modelId="{ECDEEF67-439D-46AE-921C-7A703C5E8C7D}" srcId="{73AC1026-C41B-4DAD-B40C-D67F26B04BB9}" destId="{E6F5588F-9F40-4F2B-BC2C-C2AACF7CDF4E}" srcOrd="0" destOrd="0" parTransId="{CF22EFE5-3C13-49EC-B98F-139F590B11F8}" sibTransId="{C5218C92-CB0A-4676-BB87-D5393406AD37}"/>
    <dgm:cxn modelId="{E6DA69D9-25D3-4ABB-AA15-469BF2252CFE}" srcId="{A1EE2352-8C23-47B8-BDCF-7C80EB2C4971}" destId="{45877362-7FBB-439C-93FB-D7C668475C13}" srcOrd="3" destOrd="0" parTransId="{99C83751-15C3-4BFD-AB90-164EC10D633F}" sibTransId="{A0ACF94B-E57D-4D71-AF5F-5BA108621AE2}"/>
    <dgm:cxn modelId="{158FDBF0-E161-4196-B9AE-78B0BB83A3EB}" srcId="{CBA08CD8-E9D5-49B3-BB2A-1654A6DDA472}" destId="{8C1A5F38-8BE0-41D3-AF39-525C2F501F87}" srcOrd="1" destOrd="0" parTransId="{B47AF654-7EEC-4480-A2AA-5CCBA14A3B5A}" sibTransId="{C95D760E-309D-47CD-988C-BDB485DEACA4}"/>
    <dgm:cxn modelId="{95607A90-4B48-4789-9DA0-AA18580F4F30}" type="presOf" srcId="{80C9EDB4-7FC4-4023-A71A-9C5D2A0F24D7}" destId="{C0B9BA6B-4177-4106-8365-AC5FD32FFDCD}" srcOrd="0" destOrd="3" presId="urn:microsoft.com/office/officeart/2005/8/layout/chevron2"/>
    <dgm:cxn modelId="{98EAD8AA-3196-4BE1-842D-0B6E45CB2ADE}" type="presOf" srcId="{A1EE2352-8C23-47B8-BDCF-7C80EB2C4971}" destId="{43BC3EC8-8BF4-4B83-A795-85B8BA322C25}" srcOrd="0" destOrd="0" presId="urn:microsoft.com/office/officeart/2005/8/layout/chevron2"/>
    <dgm:cxn modelId="{921A8DD8-09A4-4E71-B3B6-CB3BC20B12D8}" type="presOf" srcId="{5138FAB1-EC00-407E-A573-E99E28B0928A}" destId="{1187BCF8-2830-4307-86B3-DD3DFC7BB7A8}" srcOrd="0" destOrd="3" presId="urn:microsoft.com/office/officeart/2005/8/layout/chevron2"/>
    <dgm:cxn modelId="{A2D9665E-496F-4B82-ADA0-27CBAB7A6FC0}" srcId="{73AC1026-C41B-4DAD-B40C-D67F26B04BB9}" destId="{A1EE2352-8C23-47B8-BDCF-7C80EB2C4971}" srcOrd="1" destOrd="0" parTransId="{6DCE1B24-D33E-4495-A226-EFCF376FFC8B}" sibTransId="{C1CF5551-106E-4C58-85AF-57EB8DF92271}"/>
    <dgm:cxn modelId="{01E519BB-9463-400A-B2E3-741C8BBC9B0A}" type="presOf" srcId="{E6F5588F-9F40-4F2B-BC2C-C2AACF7CDF4E}" destId="{E853292E-8373-4E0B-B68C-2C34EFC3389C}" srcOrd="0" destOrd="0" presId="urn:microsoft.com/office/officeart/2005/8/layout/chevron2"/>
    <dgm:cxn modelId="{56191FFD-67FF-47A8-8D04-46514263CE3E}" type="presOf" srcId="{D45E73A9-2DAD-46B9-A684-595EEA17A65D}" destId="{C0B9BA6B-4177-4106-8365-AC5FD32FFDCD}" srcOrd="0" destOrd="0" presId="urn:microsoft.com/office/officeart/2005/8/layout/chevron2"/>
    <dgm:cxn modelId="{C44B7754-4143-4002-9A63-97DE3ED22CD5}" type="presOf" srcId="{73AC1026-C41B-4DAD-B40C-D67F26B04BB9}" destId="{F2180388-1354-496A-8569-7A3B1F8722C6}" srcOrd="0" destOrd="0" presId="urn:microsoft.com/office/officeart/2005/8/layout/chevron2"/>
    <dgm:cxn modelId="{5F1D8F30-F1A6-4266-BEDF-38AF98987425}" type="presOf" srcId="{335BA5E1-6701-4634-B33A-C3F433FF9897}" destId="{1187BCF8-2830-4307-86B3-DD3DFC7BB7A8}" srcOrd="0" destOrd="0" presId="urn:microsoft.com/office/officeart/2005/8/layout/chevron2"/>
    <dgm:cxn modelId="{50232A91-19C5-461D-9D57-0B9F64076D51}" type="presOf" srcId="{CBA08CD8-E9D5-49B3-BB2A-1654A6DDA472}" destId="{39C9A5FF-313B-46E0-B659-C25A929082C9}" srcOrd="0" destOrd="0" presId="urn:microsoft.com/office/officeart/2005/8/layout/chevron2"/>
    <dgm:cxn modelId="{F17C16C6-5FCE-4721-A1AE-4E656945D1EA}" srcId="{335BA5E1-6701-4634-B33A-C3F433FF9897}" destId="{BADBC3A8-11F0-4601-9FAF-BB5DDF032898}" srcOrd="1" destOrd="0" parTransId="{A6EEB7B3-8EE7-476F-804A-2F8F8079E444}" sibTransId="{606B4523-5374-4F1F-A5BD-BAB4BC4A012D}"/>
    <dgm:cxn modelId="{89CAA169-C814-48A2-8F5A-F8612ACF7D51}" srcId="{A1EE2352-8C23-47B8-BDCF-7C80EB2C4971}" destId="{AAE97933-50B1-4E5E-A1C6-12C2468DB554}" srcOrd="0" destOrd="0" parTransId="{3D67F92E-6F3A-4AB5-B695-6236264FA7C9}" sibTransId="{E68CE804-ABF2-4452-B277-D4B8C54BD88E}"/>
    <dgm:cxn modelId="{E3C50B11-DFF8-4E51-8F4D-BCD63B8B464A}" type="presOf" srcId="{36D80A00-02B1-415B-9E05-C69D60C6B931}" destId="{928A1F84-808F-48B2-AA9C-AFCFD4288FF9}" srcOrd="0" destOrd="0" presId="urn:microsoft.com/office/officeart/2005/8/layout/chevron2"/>
    <dgm:cxn modelId="{91C4DB14-5011-4464-87C5-49498148F49A}" srcId="{A1EE2352-8C23-47B8-BDCF-7C80EB2C4971}" destId="{3CE84B7D-593A-4AC9-B7CF-5C8F460FD53A}" srcOrd="2" destOrd="0" parTransId="{A83A1D8D-734E-4E0C-8965-CF79FBAFAAAF}" sibTransId="{0FFA8EB0-DE10-4A5F-8568-871BB14B067D}"/>
    <dgm:cxn modelId="{B38CDE76-0715-4270-A1E0-EEF8C26CB770}" type="presOf" srcId="{82430470-27D0-4EED-9900-794EFC9A7DCB}" destId="{CA32D252-4AFF-491F-BAA1-3825C48ED2E7}" srcOrd="0" destOrd="1" presId="urn:microsoft.com/office/officeart/2005/8/layout/chevron2"/>
    <dgm:cxn modelId="{ED3AEA7F-314E-4629-A90E-16E5F46D0297}" srcId="{E6F5588F-9F40-4F2B-BC2C-C2AACF7CDF4E}" destId="{57764A6F-028B-4BC9-8F25-8CC735B8D520}" srcOrd="2" destOrd="0" parTransId="{CA9B0A27-7A9C-4281-98DC-A6C8E62B9E05}" sibTransId="{0474C3F0-C4B7-4750-A767-89871295677D}"/>
    <dgm:cxn modelId="{09E9BAF3-20F0-400F-BE43-814D1CFDE289}" srcId="{E6F5588F-9F40-4F2B-BC2C-C2AACF7CDF4E}" destId="{80C9EDB4-7FC4-4023-A71A-9C5D2A0F24D7}" srcOrd="3" destOrd="0" parTransId="{B7D62D63-F7D7-4A32-9D17-2ACBD36EA292}" sibTransId="{5705511C-129A-49B2-A688-9CC64E91ACD9}"/>
    <dgm:cxn modelId="{EB989824-1FD0-4BE9-9FB3-A261241F3502}" srcId="{E6F5588F-9F40-4F2B-BC2C-C2AACF7CDF4E}" destId="{71D00498-A822-4B2C-9DC3-14AB1D7C52A2}" srcOrd="1" destOrd="0" parTransId="{EC77F78C-2588-4940-9BD5-46757ED4A2B8}" sibTransId="{9F731C08-2B9C-4F08-8D87-D3EF8E86E279}"/>
    <dgm:cxn modelId="{EC47046F-5B4E-4B81-86FA-C42FC653FD91}" srcId="{73AC1026-C41B-4DAD-B40C-D67F26B04BB9}" destId="{CBA08CD8-E9D5-49B3-BB2A-1654A6DDA472}" srcOrd="3" destOrd="0" parTransId="{8A54FC2B-2FCD-42B6-B225-A94D8E84E726}" sibTransId="{5116923E-1E58-45C2-BE2C-4B070CE15CC6}"/>
    <dgm:cxn modelId="{06A0C75C-561B-4C14-8C72-8D43922CBDDD}" type="presParOf" srcId="{F2180388-1354-496A-8569-7A3B1F8722C6}" destId="{12246243-8188-492D-A6A5-E6A0BADDF86B}" srcOrd="0" destOrd="0" presId="urn:microsoft.com/office/officeart/2005/8/layout/chevron2"/>
    <dgm:cxn modelId="{177B1325-6D9B-4FE8-8164-4E3B08BA264C}" type="presParOf" srcId="{12246243-8188-492D-A6A5-E6A0BADDF86B}" destId="{E853292E-8373-4E0B-B68C-2C34EFC3389C}" srcOrd="0" destOrd="0" presId="urn:microsoft.com/office/officeart/2005/8/layout/chevron2"/>
    <dgm:cxn modelId="{1D60C0E7-A139-4F51-A6D4-8773A597450D}" type="presParOf" srcId="{12246243-8188-492D-A6A5-E6A0BADDF86B}" destId="{C0B9BA6B-4177-4106-8365-AC5FD32FFDCD}" srcOrd="1" destOrd="0" presId="urn:microsoft.com/office/officeart/2005/8/layout/chevron2"/>
    <dgm:cxn modelId="{4DB98443-20D2-48C4-9222-E0004134302E}" type="presParOf" srcId="{F2180388-1354-496A-8569-7A3B1F8722C6}" destId="{049D3C1B-19FD-4F27-A6FD-98742A0DF8AB}" srcOrd="1" destOrd="0" presId="urn:microsoft.com/office/officeart/2005/8/layout/chevron2"/>
    <dgm:cxn modelId="{DA555AC5-C076-41BF-938B-2096C1137676}" type="presParOf" srcId="{F2180388-1354-496A-8569-7A3B1F8722C6}" destId="{B27BD33B-7F23-4FBE-924A-3A3A37D3721C}" srcOrd="2" destOrd="0" presId="urn:microsoft.com/office/officeart/2005/8/layout/chevron2"/>
    <dgm:cxn modelId="{E6C6744F-F144-4B3E-B1FF-87E3427C3436}" type="presParOf" srcId="{B27BD33B-7F23-4FBE-924A-3A3A37D3721C}" destId="{43BC3EC8-8BF4-4B83-A795-85B8BA322C25}" srcOrd="0" destOrd="0" presId="urn:microsoft.com/office/officeart/2005/8/layout/chevron2"/>
    <dgm:cxn modelId="{6854978C-6A72-432E-B996-8511D8936A0B}" type="presParOf" srcId="{B27BD33B-7F23-4FBE-924A-3A3A37D3721C}" destId="{CA32D252-4AFF-491F-BAA1-3825C48ED2E7}" srcOrd="1" destOrd="0" presId="urn:microsoft.com/office/officeart/2005/8/layout/chevron2"/>
    <dgm:cxn modelId="{6FD95053-6113-4898-9E3C-6CC451AB5D89}" type="presParOf" srcId="{F2180388-1354-496A-8569-7A3B1F8722C6}" destId="{1ABAAAFF-1D82-4DA1-A98B-B151C75AB45A}" srcOrd="3" destOrd="0" presId="urn:microsoft.com/office/officeart/2005/8/layout/chevron2"/>
    <dgm:cxn modelId="{0C188AC6-56A5-4448-9900-C3340242CBD8}" type="presParOf" srcId="{F2180388-1354-496A-8569-7A3B1F8722C6}" destId="{F6359E38-D216-4639-B60E-C351D948B51A}" srcOrd="4" destOrd="0" presId="urn:microsoft.com/office/officeart/2005/8/layout/chevron2"/>
    <dgm:cxn modelId="{33D830CE-6EC7-4197-A616-DBB5BE37FFC0}" type="presParOf" srcId="{F6359E38-D216-4639-B60E-C351D948B51A}" destId="{928A1F84-808F-48B2-AA9C-AFCFD4288FF9}" srcOrd="0" destOrd="0" presId="urn:microsoft.com/office/officeart/2005/8/layout/chevron2"/>
    <dgm:cxn modelId="{98F432E9-EC5D-4D9B-BD0C-5129DAFC493B}" type="presParOf" srcId="{F6359E38-D216-4639-B60E-C351D948B51A}" destId="{1187BCF8-2830-4307-86B3-DD3DFC7BB7A8}" srcOrd="1" destOrd="0" presId="urn:microsoft.com/office/officeart/2005/8/layout/chevron2"/>
    <dgm:cxn modelId="{5B6F0A4A-398E-415F-9ED4-BF662C7744E0}" type="presParOf" srcId="{F2180388-1354-496A-8569-7A3B1F8722C6}" destId="{0786EDBF-F845-47B9-A2AD-305DF21B8954}" srcOrd="5" destOrd="0" presId="urn:microsoft.com/office/officeart/2005/8/layout/chevron2"/>
    <dgm:cxn modelId="{6DA0C6D4-F490-4F55-99CF-F0359CE17908}" type="presParOf" srcId="{F2180388-1354-496A-8569-7A3B1F8722C6}" destId="{AF34C9B1-1FD9-4EA6-AF03-31631FBFEBBD}" srcOrd="6" destOrd="0" presId="urn:microsoft.com/office/officeart/2005/8/layout/chevron2"/>
    <dgm:cxn modelId="{2B3C66B2-314E-4CD5-96FD-CECB8B3388E4}" type="presParOf" srcId="{AF34C9B1-1FD9-4EA6-AF03-31631FBFEBBD}" destId="{39C9A5FF-313B-46E0-B659-C25A929082C9}" srcOrd="0" destOrd="0" presId="urn:microsoft.com/office/officeart/2005/8/layout/chevron2"/>
    <dgm:cxn modelId="{74BD3A08-5BB3-48A9-8AD0-AC09BA2C3E2C}" type="presParOf" srcId="{AF34C9B1-1FD9-4EA6-AF03-31631FBFEBBD}" destId="{3CB1B9AF-6450-49F0-982E-E916059D2639}"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53292E-8373-4E0B-B68C-2C34EFC3389C}">
      <dsp:nvSpPr>
        <dsp:cNvPr id="0" name=""/>
        <dsp:cNvSpPr/>
      </dsp:nvSpPr>
      <dsp:spPr>
        <a:xfrm rot="5400000">
          <a:off x="-167601" y="225814"/>
          <a:ext cx="1187768" cy="85256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AU" sz="1400" b="1" kern="1200" dirty="0" smtClean="0"/>
            <a:t>Conceptual</a:t>
          </a:r>
        </a:p>
      </dsp:txBody>
      <dsp:txXfrm rot="-5400000">
        <a:off x="1" y="484494"/>
        <a:ext cx="852564" cy="335204"/>
      </dsp:txXfrm>
    </dsp:sp>
    <dsp:sp modelId="{C0B9BA6B-4177-4106-8365-AC5FD32FFDCD}">
      <dsp:nvSpPr>
        <dsp:cNvPr id="0" name=""/>
        <dsp:cNvSpPr/>
      </dsp:nvSpPr>
      <dsp:spPr>
        <a:xfrm rot="5400000">
          <a:off x="2764798" y="-1687039"/>
          <a:ext cx="863945" cy="43647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smtClean="0"/>
            <a:t> Define requirements and use cases</a:t>
          </a:r>
          <a:endParaRPr lang="en-AU" sz="1100" kern="1200" dirty="0"/>
        </a:p>
        <a:p>
          <a:pPr marL="57150" lvl="1" indent="-57150" algn="l" defTabSz="488950">
            <a:lnSpc>
              <a:spcPct val="90000"/>
            </a:lnSpc>
            <a:spcBef>
              <a:spcPct val="0"/>
            </a:spcBef>
            <a:spcAft>
              <a:spcPct val="15000"/>
            </a:spcAft>
            <a:buChar char="••"/>
          </a:pPr>
          <a:r>
            <a:rPr lang="en-US" sz="1100" kern="1200" dirty="0" smtClean="0"/>
            <a:t> Compile existing data and products</a:t>
          </a:r>
          <a:endParaRPr lang="en-US" sz="1100" kern="1200" dirty="0"/>
        </a:p>
        <a:p>
          <a:pPr marL="57150" lvl="1" indent="-57150" algn="l" defTabSz="488950">
            <a:lnSpc>
              <a:spcPct val="90000"/>
            </a:lnSpc>
            <a:spcBef>
              <a:spcPct val="0"/>
            </a:spcBef>
            <a:spcAft>
              <a:spcPct val="15000"/>
            </a:spcAft>
            <a:buChar char="••"/>
          </a:pPr>
          <a:r>
            <a:rPr lang="en-US" sz="1100" kern="1200" dirty="0" smtClean="0"/>
            <a:t> Document common concepts and properties required by the use cases  </a:t>
          </a:r>
          <a:endParaRPr lang="en-US" sz="1100" kern="1200" dirty="0"/>
        </a:p>
        <a:p>
          <a:pPr marL="57150" lvl="1" indent="-57150" algn="l" defTabSz="488950">
            <a:lnSpc>
              <a:spcPct val="90000"/>
            </a:lnSpc>
            <a:spcBef>
              <a:spcPct val="0"/>
            </a:spcBef>
            <a:spcAft>
              <a:spcPct val="15000"/>
            </a:spcAft>
            <a:buChar char="••"/>
          </a:pPr>
          <a:r>
            <a:rPr lang="en-US" sz="1100" b="1" u="sng" kern="1200" dirty="0" smtClean="0"/>
            <a:t> Modeller + Domain expert dialogue</a:t>
          </a:r>
          <a:endParaRPr lang="en-US" sz="1100" kern="1200" dirty="0"/>
        </a:p>
      </dsp:txBody>
      <dsp:txXfrm rot="-5400000">
        <a:off x="1014395" y="105538"/>
        <a:ext cx="4322578" cy="779597"/>
      </dsp:txXfrm>
    </dsp:sp>
    <dsp:sp modelId="{43BC3EC8-8BF4-4B83-A795-85B8BA322C25}">
      <dsp:nvSpPr>
        <dsp:cNvPr id="0" name=""/>
        <dsp:cNvSpPr/>
      </dsp:nvSpPr>
      <dsp:spPr>
        <a:xfrm rot="5400000">
          <a:off x="-167601" y="1307383"/>
          <a:ext cx="1187768" cy="85256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AU" sz="1400" b="1" kern="1200" dirty="0" smtClean="0"/>
            <a:t>Logical</a:t>
          </a:r>
          <a:endParaRPr lang="en-AU" sz="1400" b="1" kern="1200" dirty="0"/>
        </a:p>
      </dsp:txBody>
      <dsp:txXfrm rot="-5400000">
        <a:off x="1" y="1566063"/>
        <a:ext cx="852564" cy="335204"/>
      </dsp:txXfrm>
    </dsp:sp>
    <dsp:sp modelId="{CA32D252-4AFF-491F-BAA1-3825C48ED2E7}">
      <dsp:nvSpPr>
        <dsp:cNvPr id="0" name=""/>
        <dsp:cNvSpPr/>
      </dsp:nvSpPr>
      <dsp:spPr>
        <a:xfrm rot="5400000">
          <a:off x="2909571" y="-707787"/>
          <a:ext cx="842908" cy="460924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smtClean="0"/>
            <a:t> </a:t>
          </a:r>
          <a:r>
            <a:rPr lang="en-US" sz="1100" b="1" i="0" u="sng" kern="1200" dirty="0" smtClean="0"/>
            <a:t>Bring concepts and relationships into the ISO191xx framework</a:t>
          </a:r>
          <a:endParaRPr lang="en-AU" sz="1100" b="1" i="0" kern="1200" dirty="0"/>
        </a:p>
        <a:p>
          <a:pPr marL="57150" lvl="1" indent="-57150" algn="l" defTabSz="488950">
            <a:lnSpc>
              <a:spcPct val="90000"/>
            </a:lnSpc>
            <a:spcBef>
              <a:spcPct val="0"/>
            </a:spcBef>
            <a:spcAft>
              <a:spcPct val="15000"/>
            </a:spcAft>
            <a:buChar char="••"/>
          </a:pPr>
          <a:r>
            <a:rPr lang="en-US" sz="1100" kern="1200" dirty="0" smtClean="0"/>
            <a:t> Identify components that use standard types e.g. CRS, geometry, names</a:t>
          </a:r>
          <a:endParaRPr lang="en-AU" sz="1100" kern="1200" dirty="0"/>
        </a:p>
        <a:p>
          <a:pPr marL="57150" lvl="1" indent="-57150" algn="l" defTabSz="488950">
            <a:lnSpc>
              <a:spcPct val="90000"/>
            </a:lnSpc>
            <a:spcBef>
              <a:spcPct val="0"/>
            </a:spcBef>
            <a:spcAft>
              <a:spcPct val="15000"/>
            </a:spcAft>
            <a:buChar char="••"/>
          </a:pPr>
          <a:r>
            <a:rPr lang="en-US" sz="1100" kern="1200" dirty="0" smtClean="0"/>
            <a:t> Apply standard patterns – ‘feature has geometry’</a:t>
          </a:r>
          <a:endParaRPr lang="en-AU" sz="1100" kern="1200" dirty="0"/>
        </a:p>
        <a:p>
          <a:pPr marL="57150" lvl="1" indent="-57150" algn="l" defTabSz="488950">
            <a:lnSpc>
              <a:spcPct val="90000"/>
            </a:lnSpc>
            <a:spcBef>
              <a:spcPct val="0"/>
            </a:spcBef>
            <a:spcAft>
              <a:spcPct val="15000"/>
            </a:spcAft>
            <a:buChar char="••"/>
          </a:pPr>
          <a:r>
            <a:rPr lang="en-US" sz="1100" kern="1200" dirty="0" smtClean="0"/>
            <a:t> Identify and review domain content models, in the light of other potential use cases</a:t>
          </a:r>
          <a:endParaRPr lang="en-US" sz="1100" kern="1200" dirty="0"/>
        </a:p>
      </dsp:txBody>
      <dsp:txXfrm rot="-5400000">
        <a:off x="1026403" y="1216528"/>
        <a:ext cx="4568098" cy="760614"/>
      </dsp:txXfrm>
    </dsp:sp>
    <dsp:sp modelId="{928A1F84-808F-48B2-AA9C-AFCFD4288FF9}">
      <dsp:nvSpPr>
        <dsp:cNvPr id="0" name=""/>
        <dsp:cNvSpPr/>
      </dsp:nvSpPr>
      <dsp:spPr>
        <a:xfrm rot="5400000">
          <a:off x="-167601" y="2413712"/>
          <a:ext cx="1187768" cy="85256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AU" sz="1400" b="1" kern="1200" dirty="0" smtClean="0"/>
            <a:t>Physical</a:t>
          </a:r>
          <a:endParaRPr lang="en-AU" sz="1400" b="1" kern="1200" dirty="0"/>
        </a:p>
      </dsp:txBody>
      <dsp:txXfrm rot="-5400000">
        <a:off x="1" y="2672392"/>
        <a:ext cx="852564" cy="335204"/>
      </dsp:txXfrm>
    </dsp:sp>
    <dsp:sp modelId="{1187BCF8-2830-4307-86B3-DD3DFC7BB7A8}">
      <dsp:nvSpPr>
        <dsp:cNvPr id="0" name=""/>
        <dsp:cNvSpPr/>
      </dsp:nvSpPr>
      <dsp:spPr>
        <a:xfrm rot="5400000">
          <a:off x="2942923" y="286280"/>
          <a:ext cx="892427" cy="484879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smtClean="0"/>
            <a:t> Create model (for specific technology platform such as GML) representing:</a:t>
          </a:r>
          <a:endParaRPr lang="en-AU" sz="1100" kern="1200" dirty="0"/>
        </a:p>
        <a:p>
          <a:pPr marL="114300" lvl="2" indent="-57150" algn="l" defTabSz="488950">
            <a:lnSpc>
              <a:spcPct val="90000"/>
            </a:lnSpc>
            <a:spcBef>
              <a:spcPct val="0"/>
            </a:spcBef>
            <a:spcAft>
              <a:spcPct val="15000"/>
            </a:spcAft>
            <a:buChar char="••"/>
          </a:pPr>
          <a:r>
            <a:rPr lang="en-US" sz="1100" kern="1200" dirty="0" smtClean="0"/>
            <a:t> the whole logical model </a:t>
          </a:r>
          <a:endParaRPr lang="en-AU" sz="1100" kern="1200" dirty="0"/>
        </a:p>
        <a:p>
          <a:pPr marL="114300" lvl="2" indent="-57150" algn="l" defTabSz="488950">
            <a:lnSpc>
              <a:spcPct val="90000"/>
            </a:lnSpc>
            <a:spcBef>
              <a:spcPct val="0"/>
            </a:spcBef>
            <a:spcAft>
              <a:spcPct val="15000"/>
            </a:spcAft>
            <a:buChar char="••"/>
          </a:pPr>
          <a:r>
            <a:rPr lang="en-US" sz="1100" kern="1200" dirty="0" smtClean="0"/>
            <a:t> subset of logical model - the product model</a:t>
          </a:r>
          <a:endParaRPr lang="en-AU" sz="1100" kern="1200" dirty="0"/>
        </a:p>
        <a:p>
          <a:pPr marL="57150" lvl="1" indent="-57150" algn="l" defTabSz="488950">
            <a:lnSpc>
              <a:spcPct val="90000"/>
            </a:lnSpc>
            <a:spcBef>
              <a:spcPct val="0"/>
            </a:spcBef>
            <a:spcAft>
              <a:spcPct val="15000"/>
            </a:spcAft>
            <a:buChar char="••"/>
          </a:pPr>
          <a:r>
            <a:rPr lang="en-AU" sz="1100" kern="1200" dirty="0"/>
            <a:t> Create implementation (such as XML schema)</a:t>
          </a:r>
        </a:p>
      </dsp:txBody>
      <dsp:txXfrm rot="-5400000">
        <a:off x="964742" y="2308027"/>
        <a:ext cx="4805226" cy="805297"/>
      </dsp:txXfrm>
    </dsp:sp>
    <dsp:sp modelId="{39C9A5FF-313B-46E0-B659-C25A929082C9}">
      <dsp:nvSpPr>
        <dsp:cNvPr id="0" name=""/>
        <dsp:cNvSpPr/>
      </dsp:nvSpPr>
      <dsp:spPr>
        <a:xfrm rot="5400000">
          <a:off x="-167601" y="3459852"/>
          <a:ext cx="1187768" cy="85256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AU" sz="1400" b="1" kern="1200" dirty="0" smtClean="0"/>
            <a:t>Test</a:t>
          </a:r>
        </a:p>
      </dsp:txBody>
      <dsp:txXfrm rot="-5400000">
        <a:off x="1" y="3718532"/>
        <a:ext cx="852564" cy="335204"/>
      </dsp:txXfrm>
    </dsp:sp>
    <dsp:sp modelId="{3CB1B9AF-6450-49F0-982E-E916059D2639}">
      <dsp:nvSpPr>
        <dsp:cNvPr id="0" name=""/>
        <dsp:cNvSpPr/>
      </dsp:nvSpPr>
      <dsp:spPr>
        <a:xfrm rot="5400000">
          <a:off x="2981718" y="1289844"/>
          <a:ext cx="772049" cy="477686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u="sng" kern="1200" dirty="0" smtClean="0"/>
            <a:t> Generate a data document</a:t>
          </a:r>
          <a:r>
            <a:rPr lang="en-US" sz="1100" kern="1200" dirty="0" smtClean="0"/>
            <a:t>/file/table /graph from the physical model</a:t>
          </a:r>
          <a:endParaRPr lang="en-AU" sz="1100" kern="1200" dirty="0" smtClean="0"/>
        </a:p>
        <a:p>
          <a:pPr marL="57150" lvl="1" indent="-57150" algn="l" defTabSz="488950">
            <a:lnSpc>
              <a:spcPct val="90000"/>
            </a:lnSpc>
            <a:spcBef>
              <a:spcPct val="0"/>
            </a:spcBef>
            <a:spcAft>
              <a:spcPct val="15000"/>
            </a:spcAft>
            <a:buChar char="••"/>
          </a:pPr>
          <a:r>
            <a:rPr lang="en-US" sz="1100" kern="1200" dirty="0" smtClean="0"/>
            <a:t> Is it useful/does it work? - </a:t>
          </a:r>
          <a:r>
            <a:rPr lang="en-US" sz="1100" b="1" u="sng" kern="1200" dirty="0" smtClean="0"/>
            <a:t>compare against use case</a:t>
          </a:r>
          <a:r>
            <a:rPr lang="en-US" sz="1100" kern="1200" dirty="0" smtClean="0"/>
            <a:t>. Both existing product implied use cases and new use cases.</a:t>
          </a:r>
          <a:endParaRPr lang="en-US" sz="1100" kern="1200" dirty="0"/>
        </a:p>
      </dsp:txBody>
      <dsp:txXfrm rot="-5400000">
        <a:off x="979311" y="3329939"/>
        <a:ext cx="4739175" cy="69667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7B1361C2BE409EBDFB39ACDE4774BE"/>
        <w:category>
          <w:name w:val="General"/>
          <w:gallery w:val="placeholder"/>
        </w:category>
        <w:types>
          <w:type w:val="bbPlcHdr"/>
        </w:types>
        <w:behaviors>
          <w:behavior w:val="content"/>
        </w:behaviors>
        <w:guid w:val="{2EC4919B-4AC9-4571-A1F5-FA5FAB466E38}"/>
      </w:docPartPr>
      <w:docPartBody>
        <w:p w:rsidR="009477C8" w:rsidRDefault="00B0746C" w:rsidP="00B0746C">
          <w:pPr>
            <w:pStyle w:val="C07B1361C2BE409EBDFB39ACDE4774BE"/>
          </w:pPr>
          <w:r w:rsidRPr="00FD367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altName w:val="Palatino Linotype"/>
    <w:panose1 w:val="02040502050505030304"/>
    <w:charset w:val="00"/>
    <w:family w:val="roman"/>
    <w:pitch w:val="variable"/>
    <w:sig w:usb0="E0000287" w:usb1="40000013"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20"/>
  <w:characterSpacingControl w:val="doNotCompress"/>
  <w:compat>
    <w:useFELayout/>
    <w:compatSetting w:name="compatibilityMode" w:uri="http://schemas.microsoft.com/office/word" w:val="12"/>
  </w:compat>
  <w:rsids>
    <w:rsidRoot w:val="00157009"/>
    <w:rsid w:val="000030A9"/>
    <w:rsid w:val="00097AB5"/>
    <w:rsid w:val="00157009"/>
    <w:rsid w:val="001D48EF"/>
    <w:rsid w:val="001D5C5D"/>
    <w:rsid w:val="003150EF"/>
    <w:rsid w:val="00346BAD"/>
    <w:rsid w:val="003711A7"/>
    <w:rsid w:val="004C4990"/>
    <w:rsid w:val="006B52E4"/>
    <w:rsid w:val="006F1F53"/>
    <w:rsid w:val="00751307"/>
    <w:rsid w:val="00772C22"/>
    <w:rsid w:val="00787101"/>
    <w:rsid w:val="007C13E8"/>
    <w:rsid w:val="007E4D44"/>
    <w:rsid w:val="00830EB5"/>
    <w:rsid w:val="008D2D00"/>
    <w:rsid w:val="0091492F"/>
    <w:rsid w:val="009477C8"/>
    <w:rsid w:val="00AC04D1"/>
    <w:rsid w:val="00B057F8"/>
    <w:rsid w:val="00B0746C"/>
    <w:rsid w:val="00BB5C07"/>
    <w:rsid w:val="00C85C64"/>
    <w:rsid w:val="00D21E0A"/>
    <w:rsid w:val="00DA155E"/>
    <w:rsid w:val="00E14E82"/>
    <w:rsid w:val="00EA23F9"/>
    <w:rsid w:val="00FA24C9"/>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46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4C9"/>
    <w:rPr>
      <w:color w:val="808080"/>
    </w:rPr>
  </w:style>
  <w:style w:type="paragraph" w:customStyle="1" w:styleId="FB22596CD219473E96491D43A7347C4E">
    <w:name w:val="FB22596CD219473E96491D43A7347C4E"/>
    <w:rsid w:val="00B0746C"/>
  </w:style>
  <w:style w:type="paragraph" w:customStyle="1" w:styleId="C07B1361C2BE409EBDFB39ACDE4774BE">
    <w:name w:val="C07B1361C2BE409EBDFB39ACDE4774BE"/>
    <w:rsid w:val="00B074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CSIRO Midday">
      <a:dk1>
        <a:sysClr val="windowText" lastClr="000000"/>
      </a:dk1>
      <a:lt1>
        <a:srgbClr val="FBFEFF"/>
      </a:lt1>
      <a:dk2>
        <a:srgbClr val="000000"/>
      </a:dk2>
      <a:lt2>
        <a:srgbClr val="FBFE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B3227-CF60-403D-85DE-144EC7386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CSIRO_ReportTemplate_Formal_120222.dotx</Template>
  <TotalTime>569</TotalTime>
  <Pages>62</Pages>
  <Words>28648</Words>
  <Characters>163294</Characters>
  <Application>Microsoft Office Word</Application>
  <DocSecurity>0</DocSecurity>
  <Lines>1360</Lines>
  <Paragraphs>383</Paragraphs>
  <ScaleCrop>false</ScaleCrop>
  <HeadingPairs>
    <vt:vector size="2" baseType="variant">
      <vt:variant>
        <vt:lpstr>Title</vt:lpstr>
      </vt:variant>
      <vt:variant>
        <vt:i4>1</vt:i4>
      </vt:variant>
    </vt:vector>
  </HeadingPairs>
  <TitlesOfParts>
    <vt:vector size="1" baseType="lpstr">
      <vt:lpstr>A Data Specification Framework for the Foundation Spatial Data Framework</vt:lpstr>
    </vt:vector>
  </TitlesOfParts>
  <Company>CSIRO</Company>
  <LinksUpToDate>false</LinksUpToDate>
  <CharactersWithSpaces>191559</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Data Specification Framework for the Foundation Spatial Data Framework</dc:title>
  <dc:creator>Box, Paul (L&amp;W, North Ryde)</dc:creator>
  <cp:lastModifiedBy>Simons, Bruce (L&amp;W, Highett)</cp:lastModifiedBy>
  <cp:revision>33</cp:revision>
  <cp:lastPrinted>2012-02-13T06:58:00Z</cp:lastPrinted>
  <dcterms:created xsi:type="dcterms:W3CDTF">2015-04-06T22:00:00Z</dcterms:created>
  <dcterms:modified xsi:type="dcterms:W3CDTF">2015-04-08T00:05:00Z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